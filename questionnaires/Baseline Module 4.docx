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5"/>
        <w:tblW w:w="10620" w:type="dxa"/>
        <w:tblInd w:w="-635" w:type="dxa"/>
        <w:tblLayout w:type="fixed"/>
        <w:tblLook w:val="04A0" w:firstRow="1" w:lastRow="0" w:firstColumn="1" w:lastColumn="0" w:noHBand="0" w:noVBand="1"/>
      </w:tblPr>
      <w:tblGrid>
        <w:gridCol w:w="1260"/>
        <w:gridCol w:w="1710"/>
        <w:gridCol w:w="7650"/>
      </w:tblGrid>
      <w:tr w:rsidR="2EE61DD8" w14:paraId="15A1B34C" w14:textId="77777777" w:rsidTr="7657CF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3940591" w14:textId="2666D5E8" w:rsidR="2EE61DD8" w:rsidRDefault="0FC45AAF" w:rsidP="001E5906">
            <w:r w:rsidRPr="0FC45AAF">
              <w:t>DATE</w:t>
            </w:r>
          </w:p>
        </w:tc>
        <w:tc>
          <w:tcPr>
            <w:tcW w:w="1710" w:type="dxa"/>
          </w:tcPr>
          <w:p w14:paraId="38ADC1AC" w14:textId="0DADFB2F" w:rsidR="2EE61DD8" w:rsidRDefault="2EE61DD8" w:rsidP="2EE61DD8">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1"/>
                <w:szCs w:val="21"/>
              </w:rPr>
            </w:pPr>
            <w:r w:rsidRPr="2EE61DD8">
              <w:rPr>
                <w:rFonts w:ascii="Calibri" w:eastAsia="Calibri" w:hAnsi="Calibri" w:cs="Calibri"/>
                <w:sz w:val="21"/>
                <w:szCs w:val="21"/>
              </w:rPr>
              <w:t>TEAM MEMBER</w:t>
            </w:r>
          </w:p>
        </w:tc>
        <w:tc>
          <w:tcPr>
            <w:tcW w:w="7650" w:type="dxa"/>
          </w:tcPr>
          <w:p w14:paraId="5762B61E" w14:textId="7B3697B3" w:rsidR="2EE61DD8" w:rsidRDefault="2EE61DD8" w:rsidP="2EE61DD8">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1"/>
                <w:szCs w:val="21"/>
              </w:rPr>
            </w:pPr>
            <w:r w:rsidRPr="2EE61DD8">
              <w:rPr>
                <w:rFonts w:ascii="Calibri" w:eastAsia="Calibri" w:hAnsi="Calibri" w:cs="Calibri"/>
                <w:sz w:val="21"/>
                <w:szCs w:val="21"/>
              </w:rPr>
              <w:t>CHANGE</w:t>
            </w:r>
          </w:p>
        </w:tc>
      </w:tr>
      <w:tr w:rsidR="2EE61DD8" w14:paraId="665F24FE"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20B80FE8" w14:textId="18840746" w:rsidR="2EE61DD8" w:rsidRDefault="2606BFA3" w:rsidP="2EE61DD8">
            <w:pPr>
              <w:spacing w:line="259" w:lineRule="auto"/>
              <w:rPr>
                <w:rFonts w:ascii="Calibri" w:eastAsia="Calibri" w:hAnsi="Calibri" w:cs="Calibri"/>
                <w:sz w:val="21"/>
                <w:szCs w:val="21"/>
              </w:rPr>
            </w:pPr>
            <w:r w:rsidRPr="2606BFA3">
              <w:rPr>
                <w:rFonts w:ascii="Calibri" w:eastAsia="Calibri" w:hAnsi="Calibri" w:cs="Calibri"/>
                <w:sz w:val="21"/>
                <w:szCs w:val="21"/>
              </w:rPr>
              <w:t>4</w:t>
            </w:r>
            <w:r w:rsidR="008D095D">
              <w:rPr>
                <w:rFonts w:ascii="Calibri" w:eastAsia="Calibri" w:hAnsi="Calibri" w:cs="Calibri"/>
                <w:sz w:val="21"/>
                <w:szCs w:val="21"/>
              </w:rPr>
              <w:t>/</w:t>
            </w:r>
            <w:r w:rsidRPr="2606BFA3">
              <w:rPr>
                <w:rFonts w:ascii="Calibri" w:eastAsia="Calibri" w:hAnsi="Calibri" w:cs="Calibri"/>
                <w:sz w:val="21"/>
                <w:szCs w:val="21"/>
              </w:rPr>
              <w:t>20</w:t>
            </w:r>
            <w:r w:rsidR="008D095D">
              <w:rPr>
                <w:rFonts w:ascii="Calibri" w:eastAsia="Calibri" w:hAnsi="Calibri" w:cs="Calibri"/>
                <w:sz w:val="21"/>
                <w:szCs w:val="21"/>
              </w:rPr>
              <w:t>/</w:t>
            </w:r>
            <w:r w:rsidRPr="2606BFA3">
              <w:rPr>
                <w:rFonts w:ascii="Calibri" w:eastAsia="Calibri" w:hAnsi="Calibri" w:cs="Calibri"/>
                <w:sz w:val="21"/>
                <w:szCs w:val="21"/>
              </w:rPr>
              <w:t>2020</w:t>
            </w:r>
          </w:p>
        </w:tc>
        <w:tc>
          <w:tcPr>
            <w:tcW w:w="1710" w:type="dxa"/>
          </w:tcPr>
          <w:p w14:paraId="7DDB45DA" w14:textId="0C4AECF5" w:rsidR="2EE61DD8" w:rsidRDefault="2606BFA3" w:rsidP="2EE61DD8">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2606BFA3">
              <w:rPr>
                <w:rFonts w:ascii="Calibri" w:eastAsia="Calibri" w:hAnsi="Calibri" w:cs="Calibri"/>
                <w:sz w:val="21"/>
                <w:szCs w:val="21"/>
              </w:rPr>
              <w:t>Alaina Shreves</w:t>
            </w:r>
          </w:p>
        </w:tc>
        <w:tc>
          <w:tcPr>
            <w:tcW w:w="7650" w:type="dxa"/>
          </w:tcPr>
          <w:p w14:paraId="0BB2B21E" w14:textId="047BEC91" w:rsidR="2EE61DD8" w:rsidRDefault="2606BFA3" w:rsidP="2EE61DD8">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2606BFA3">
              <w:rPr>
                <w:rFonts w:ascii="Calibri" w:eastAsia="Calibri" w:hAnsi="Calibri" w:cs="Calibri"/>
                <w:sz w:val="21"/>
                <w:szCs w:val="21"/>
              </w:rPr>
              <w:t>Changed title of module</w:t>
            </w:r>
          </w:p>
        </w:tc>
      </w:tr>
      <w:tr w:rsidR="2EE61DD8" w14:paraId="55B48E4C"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39537EAE" w14:textId="0F2EE4BD" w:rsidR="2EE61DD8" w:rsidRDefault="71CC2ABE" w:rsidP="2EE61DD8">
            <w:pPr>
              <w:spacing w:line="259" w:lineRule="auto"/>
              <w:rPr>
                <w:rFonts w:ascii="Calibri" w:eastAsia="Calibri" w:hAnsi="Calibri" w:cs="Calibri"/>
                <w:sz w:val="21"/>
                <w:szCs w:val="21"/>
              </w:rPr>
            </w:pPr>
            <w:r w:rsidRPr="71CC2ABE">
              <w:rPr>
                <w:rFonts w:ascii="Calibri" w:eastAsia="Calibri" w:hAnsi="Calibri" w:cs="Calibri"/>
                <w:sz w:val="21"/>
                <w:szCs w:val="21"/>
              </w:rPr>
              <w:t>3</w:t>
            </w:r>
            <w:r w:rsidR="008D095D">
              <w:rPr>
                <w:rFonts w:ascii="Calibri" w:eastAsia="Calibri" w:hAnsi="Calibri" w:cs="Calibri"/>
                <w:sz w:val="21"/>
                <w:szCs w:val="21"/>
              </w:rPr>
              <w:t>/</w:t>
            </w:r>
            <w:r w:rsidRPr="71CC2ABE">
              <w:rPr>
                <w:rFonts w:ascii="Calibri" w:eastAsia="Calibri" w:hAnsi="Calibri" w:cs="Calibri"/>
                <w:sz w:val="21"/>
                <w:szCs w:val="21"/>
              </w:rPr>
              <w:t>4</w:t>
            </w:r>
            <w:r w:rsidR="008D095D">
              <w:rPr>
                <w:rFonts w:ascii="Calibri" w:eastAsia="Calibri" w:hAnsi="Calibri" w:cs="Calibri"/>
                <w:sz w:val="21"/>
                <w:szCs w:val="21"/>
              </w:rPr>
              <w:t>/</w:t>
            </w:r>
            <w:r w:rsidRPr="71CC2ABE">
              <w:rPr>
                <w:rFonts w:ascii="Calibri" w:eastAsia="Calibri" w:hAnsi="Calibri" w:cs="Calibri"/>
                <w:sz w:val="21"/>
                <w:szCs w:val="21"/>
              </w:rPr>
              <w:t>2021</w:t>
            </w:r>
          </w:p>
        </w:tc>
        <w:tc>
          <w:tcPr>
            <w:tcW w:w="1710" w:type="dxa"/>
          </w:tcPr>
          <w:p w14:paraId="0EADD05C" w14:textId="50D02D68" w:rsidR="2EE61DD8" w:rsidRDefault="71CC2ABE" w:rsidP="2EE61DD8">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1CC2ABE">
              <w:rPr>
                <w:rFonts w:ascii="Calibri" w:eastAsia="Calibri" w:hAnsi="Calibri" w:cs="Calibri"/>
                <w:sz w:val="21"/>
                <w:szCs w:val="21"/>
              </w:rPr>
              <w:t>Deanna DePietro</w:t>
            </w:r>
          </w:p>
        </w:tc>
        <w:tc>
          <w:tcPr>
            <w:tcW w:w="7650" w:type="dxa"/>
          </w:tcPr>
          <w:p w14:paraId="6C395D1D" w14:textId="6F43CE43" w:rsidR="2EE61DD8" w:rsidRDefault="71CC2ABE" w:rsidP="2EE61DD8">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71CC2ABE">
              <w:rPr>
                <w:rFonts w:ascii="Calibri" w:eastAsia="Calibri" w:hAnsi="Calibri" w:cs="Calibri"/>
              </w:rPr>
              <w:t>Reviewed language for style and clarity and tracked edits/suggestions</w:t>
            </w:r>
          </w:p>
        </w:tc>
      </w:tr>
      <w:tr w:rsidR="2EE61DD8" w14:paraId="04D10E6F"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4A9567CE" w14:textId="2ABDA741" w:rsidR="2EE61DD8" w:rsidRDefault="71CC2ABE" w:rsidP="2EE61DD8">
            <w:pPr>
              <w:spacing w:line="259" w:lineRule="auto"/>
              <w:rPr>
                <w:rFonts w:ascii="Calibri" w:eastAsia="Calibri" w:hAnsi="Calibri" w:cs="Calibri"/>
                <w:sz w:val="21"/>
                <w:szCs w:val="21"/>
              </w:rPr>
            </w:pPr>
            <w:r w:rsidRPr="71CC2ABE">
              <w:rPr>
                <w:rFonts w:ascii="Calibri" w:eastAsia="Calibri" w:hAnsi="Calibri" w:cs="Calibri"/>
                <w:sz w:val="21"/>
                <w:szCs w:val="21"/>
              </w:rPr>
              <w:t>5/17/2021</w:t>
            </w:r>
          </w:p>
        </w:tc>
        <w:tc>
          <w:tcPr>
            <w:tcW w:w="1710" w:type="dxa"/>
          </w:tcPr>
          <w:p w14:paraId="4694E53D" w14:textId="4D4A3187" w:rsidR="2EE61DD8" w:rsidRDefault="71CC2ABE" w:rsidP="2EE61DD8">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1CC2ABE">
              <w:rPr>
                <w:rFonts w:ascii="Calibri" w:eastAsia="Calibri" w:hAnsi="Calibri" w:cs="Calibri"/>
                <w:sz w:val="21"/>
                <w:szCs w:val="21"/>
              </w:rPr>
              <w:t>Alaina Shreves</w:t>
            </w:r>
          </w:p>
        </w:tc>
        <w:tc>
          <w:tcPr>
            <w:tcW w:w="7650" w:type="dxa"/>
          </w:tcPr>
          <w:p w14:paraId="113E99DF" w14:textId="4A310122" w:rsidR="2EE61DD8" w:rsidRDefault="71CC2ABE" w:rsidP="2EE61DD8">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1CC2ABE">
              <w:rPr>
                <w:rFonts w:ascii="Calibri" w:eastAsia="Calibri" w:hAnsi="Calibri" w:cs="Calibri"/>
                <w:sz w:val="21"/>
                <w:szCs w:val="21"/>
              </w:rPr>
              <w:t>Fixed spacing issues</w:t>
            </w:r>
          </w:p>
        </w:tc>
      </w:tr>
      <w:tr w:rsidR="7064A06B" w14:paraId="44EC061B"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2715CA11" w14:textId="43765BD6" w:rsidR="7064A06B" w:rsidRDefault="7064A06B" w:rsidP="7064A06B">
            <w:pPr>
              <w:spacing w:line="259" w:lineRule="auto"/>
              <w:rPr>
                <w:rFonts w:ascii="Calibri" w:eastAsia="Calibri" w:hAnsi="Calibri" w:cs="Calibri"/>
                <w:sz w:val="21"/>
                <w:szCs w:val="21"/>
              </w:rPr>
            </w:pPr>
            <w:r w:rsidRPr="7064A06B">
              <w:rPr>
                <w:rFonts w:ascii="Calibri" w:eastAsia="Calibri" w:hAnsi="Calibri" w:cs="Calibri"/>
                <w:sz w:val="21"/>
                <w:szCs w:val="21"/>
              </w:rPr>
              <w:t>5/17/2021</w:t>
            </w:r>
          </w:p>
        </w:tc>
        <w:tc>
          <w:tcPr>
            <w:tcW w:w="1710" w:type="dxa"/>
          </w:tcPr>
          <w:p w14:paraId="5D7CA3DF" w14:textId="258C6A4F" w:rsidR="7064A06B" w:rsidRDefault="7064A06B" w:rsidP="7064A06B">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064A06B">
              <w:rPr>
                <w:rFonts w:ascii="Calibri" w:eastAsia="Calibri" w:hAnsi="Calibri" w:cs="Calibri"/>
                <w:sz w:val="21"/>
                <w:szCs w:val="21"/>
              </w:rPr>
              <w:t>Alaina Shreves</w:t>
            </w:r>
          </w:p>
        </w:tc>
        <w:tc>
          <w:tcPr>
            <w:tcW w:w="7650" w:type="dxa"/>
          </w:tcPr>
          <w:p w14:paraId="527166AE" w14:textId="18CE6014" w:rsidR="7064A06B" w:rsidRDefault="3F8E3E66" w:rsidP="7064A06B">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3F8E3E66">
              <w:rPr>
                <w:rFonts w:ascii="Calibri" w:eastAsia="Calibri" w:hAnsi="Calibri" w:cs="Calibri"/>
                <w:sz w:val="21"/>
                <w:szCs w:val="21"/>
              </w:rPr>
              <w:t>Updating module text to reflect GitHub issue (</w:t>
            </w:r>
            <w:hyperlink r:id="rId8">
              <w:r w:rsidRPr="3F8E3E66">
                <w:rPr>
                  <w:rStyle w:val="Hyperlink"/>
                  <w:rFonts w:ascii="Calibri" w:eastAsia="Calibri" w:hAnsi="Calibri" w:cs="Calibri"/>
                  <w:sz w:val="21"/>
                  <w:szCs w:val="21"/>
                </w:rPr>
                <w:t>https://github.com/episphere/quest/issues/194</w:t>
              </w:r>
            </w:hyperlink>
            <w:r w:rsidRPr="3F8E3E66">
              <w:rPr>
                <w:rFonts w:ascii="Calibri" w:eastAsia="Calibri" w:hAnsi="Calibri" w:cs="Calibri"/>
                <w:sz w:val="21"/>
                <w:szCs w:val="21"/>
              </w:rPr>
              <w:t>) that mentions age fields should be eliminated and ask about year only</w:t>
            </w:r>
          </w:p>
        </w:tc>
      </w:tr>
      <w:tr w:rsidR="3079BCA5" w14:paraId="785B1D1D"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4BEF3CE0" w14:textId="228C3952" w:rsidR="3079BCA5" w:rsidRDefault="3079BCA5" w:rsidP="3079BCA5">
            <w:pPr>
              <w:spacing w:line="259" w:lineRule="auto"/>
              <w:rPr>
                <w:rFonts w:ascii="Calibri" w:eastAsia="Calibri" w:hAnsi="Calibri" w:cs="Calibri"/>
                <w:sz w:val="21"/>
                <w:szCs w:val="21"/>
              </w:rPr>
            </w:pPr>
            <w:r w:rsidRPr="3079BCA5">
              <w:rPr>
                <w:rFonts w:ascii="Calibri" w:eastAsia="Calibri" w:hAnsi="Calibri" w:cs="Calibri"/>
                <w:sz w:val="21"/>
                <w:szCs w:val="21"/>
              </w:rPr>
              <w:t>5/18/2021</w:t>
            </w:r>
          </w:p>
        </w:tc>
        <w:tc>
          <w:tcPr>
            <w:tcW w:w="1710" w:type="dxa"/>
          </w:tcPr>
          <w:p w14:paraId="4BFB3923" w14:textId="14A404E8" w:rsidR="3079BCA5" w:rsidRDefault="3079BCA5" w:rsidP="3079BCA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3079BCA5">
              <w:rPr>
                <w:rFonts w:ascii="Calibri" w:eastAsia="Calibri" w:hAnsi="Calibri" w:cs="Calibri"/>
                <w:sz w:val="21"/>
                <w:szCs w:val="21"/>
              </w:rPr>
              <w:t>Alaina Shreves</w:t>
            </w:r>
          </w:p>
        </w:tc>
        <w:tc>
          <w:tcPr>
            <w:tcW w:w="7650" w:type="dxa"/>
          </w:tcPr>
          <w:p w14:paraId="5AE3D233" w14:textId="17FEE84F" w:rsidR="3079BCA5" w:rsidRDefault="3079BCA5" w:rsidP="3079BCA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3079BCA5">
              <w:rPr>
                <w:rFonts w:ascii="Calibri" w:eastAsia="Calibri" w:hAnsi="Calibri" w:cs="Calibri"/>
                <w:sz w:val="21"/>
                <w:szCs w:val="21"/>
              </w:rPr>
              <w:t>Made sure Deanna’s edits carried throughout</w:t>
            </w:r>
          </w:p>
        </w:tc>
      </w:tr>
      <w:tr w:rsidR="710C56B4" w14:paraId="0149F7EB"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18A35287" w14:textId="4C319B1A" w:rsidR="710C56B4" w:rsidRDefault="710C56B4" w:rsidP="710C56B4">
            <w:pPr>
              <w:spacing w:line="259" w:lineRule="auto"/>
              <w:rPr>
                <w:rFonts w:ascii="Calibri" w:eastAsia="Calibri" w:hAnsi="Calibri" w:cs="Calibri"/>
                <w:sz w:val="21"/>
                <w:szCs w:val="21"/>
              </w:rPr>
            </w:pPr>
            <w:r w:rsidRPr="710C56B4">
              <w:rPr>
                <w:rFonts w:ascii="Calibri" w:eastAsia="Calibri" w:hAnsi="Calibri" w:cs="Calibri"/>
                <w:sz w:val="21"/>
                <w:szCs w:val="21"/>
              </w:rPr>
              <w:t>5/21/2021</w:t>
            </w:r>
          </w:p>
        </w:tc>
        <w:tc>
          <w:tcPr>
            <w:tcW w:w="1710" w:type="dxa"/>
          </w:tcPr>
          <w:p w14:paraId="5614D8F9" w14:textId="7FD909A7" w:rsidR="710C56B4" w:rsidRDefault="710C56B4" w:rsidP="710C56B4">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10C56B4">
              <w:rPr>
                <w:rFonts w:ascii="Calibri" w:eastAsia="Calibri" w:hAnsi="Calibri" w:cs="Calibri"/>
                <w:sz w:val="21"/>
                <w:szCs w:val="21"/>
              </w:rPr>
              <w:t>Alaina Shreves</w:t>
            </w:r>
          </w:p>
        </w:tc>
        <w:tc>
          <w:tcPr>
            <w:tcW w:w="7650" w:type="dxa"/>
          </w:tcPr>
          <w:p w14:paraId="64878E48" w14:textId="65286C13" w:rsidR="710C56B4" w:rsidRDefault="710C56B4" w:rsidP="710C56B4">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10C56B4">
              <w:rPr>
                <w:rFonts w:ascii="Calibri" w:eastAsia="Calibri" w:hAnsi="Calibri" w:cs="Calibri"/>
                <w:sz w:val="21"/>
                <w:szCs w:val="21"/>
              </w:rPr>
              <w:t>Added trademark symbols (®) and fixed some capitalization in brand names</w:t>
            </w:r>
          </w:p>
        </w:tc>
      </w:tr>
      <w:tr w:rsidR="5AA3D6E5" w14:paraId="7F93F7DC"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7A2A5C18" w14:textId="2362416C" w:rsidR="5AA3D6E5" w:rsidRDefault="5AA3D6E5" w:rsidP="5AA3D6E5">
            <w:pPr>
              <w:spacing w:line="259" w:lineRule="auto"/>
              <w:rPr>
                <w:rFonts w:ascii="Calibri" w:eastAsia="Calibri" w:hAnsi="Calibri" w:cs="Calibri"/>
                <w:sz w:val="21"/>
                <w:szCs w:val="21"/>
              </w:rPr>
            </w:pPr>
            <w:r w:rsidRPr="5AA3D6E5">
              <w:rPr>
                <w:rFonts w:ascii="Calibri" w:eastAsia="Calibri" w:hAnsi="Calibri" w:cs="Calibri"/>
                <w:sz w:val="21"/>
                <w:szCs w:val="21"/>
              </w:rPr>
              <w:t>6/11/2021</w:t>
            </w:r>
          </w:p>
        </w:tc>
        <w:tc>
          <w:tcPr>
            <w:tcW w:w="1710" w:type="dxa"/>
          </w:tcPr>
          <w:p w14:paraId="4941B801" w14:textId="7F26DDB5" w:rsidR="5AA3D6E5" w:rsidRDefault="5AA3D6E5" w:rsidP="5AA3D6E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5AA3D6E5">
              <w:rPr>
                <w:rFonts w:ascii="Calibri" w:eastAsia="Calibri" w:hAnsi="Calibri" w:cs="Calibri"/>
                <w:sz w:val="21"/>
                <w:szCs w:val="21"/>
              </w:rPr>
              <w:t>Aileen Cunnane</w:t>
            </w:r>
          </w:p>
        </w:tc>
        <w:tc>
          <w:tcPr>
            <w:tcW w:w="7650" w:type="dxa"/>
          </w:tcPr>
          <w:p w14:paraId="764ADECD" w14:textId="23E4B8B0" w:rsidR="5AA3D6E5" w:rsidRDefault="71CC2ABE" w:rsidP="71CC2ABE">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1CC2ABE">
              <w:rPr>
                <w:rFonts w:ascii="Calibri" w:eastAsia="Calibri" w:hAnsi="Calibri" w:cs="Calibri"/>
                <w:sz w:val="21"/>
                <w:szCs w:val="21"/>
              </w:rPr>
              <w:t>Edited wording in questions 26, 27, and the intro sentence right before Q26.</w:t>
            </w:r>
          </w:p>
        </w:tc>
      </w:tr>
      <w:tr w:rsidR="00E40C91" w14:paraId="2D2D9B7E"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59456885" w14:textId="1CD8691E" w:rsidR="00E40C91" w:rsidRPr="5AA3D6E5" w:rsidRDefault="00E40C91" w:rsidP="5AA3D6E5">
            <w:pPr>
              <w:rPr>
                <w:rFonts w:ascii="Calibri" w:eastAsia="Calibri" w:hAnsi="Calibri" w:cs="Calibri"/>
                <w:sz w:val="21"/>
                <w:szCs w:val="21"/>
              </w:rPr>
            </w:pPr>
            <w:r>
              <w:rPr>
                <w:rFonts w:ascii="Calibri" w:eastAsia="Calibri" w:hAnsi="Calibri" w:cs="Calibri"/>
                <w:sz w:val="21"/>
                <w:szCs w:val="21"/>
              </w:rPr>
              <w:t>8/2/2021</w:t>
            </w:r>
          </w:p>
        </w:tc>
        <w:tc>
          <w:tcPr>
            <w:tcW w:w="1710" w:type="dxa"/>
          </w:tcPr>
          <w:p w14:paraId="56C7A283" w14:textId="407B2F60" w:rsidR="00E40C91" w:rsidRPr="5AA3D6E5" w:rsidRDefault="00E40C91" w:rsidP="5AA3D6E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Pr>
                <w:rFonts w:ascii="Calibri" w:eastAsia="Calibri" w:hAnsi="Calibri" w:cs="Calibri"/>
                <w:sz w:val="21"/>
                <w:szCs w:val="21"/>
              </w:rPr>
              <w:t>Julie Cusack</w:t>
            </w:r>
          </w:p>
        </w:tc>
        <w:tc>
          <w:tcPr>
            <w:tcW w:w="7650" w:type="dxa"/>
          </w:tcPr>
          <w:p w14:paraId="43B26085" w14:textId="4B6988EF" w:rsidR="00E40C91" w:rsidRPr="5AA3D6E5" w:rsidRDefault="00DA2F3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Pr>
                <w:rFonts w:ascii="Calibri" w:eastAsia="Calibri" w:hAnsi="Calibri" w:cs="Calibri"/>
                <w:sz w:val="21"/>
                <w:szCs w:val="21"/>
              </w:rPr>
              <w:t>Fixed Box error and replaced “</w:t>
            </w:r>
            <w:r w:rsidR="00474F4D">
              <w:rPr>
                <w:rFonts w:ascii="Segoe UI Emoji" w:hAnsi="Segoe UI Emoji" w:cs="Segoe UI Emoji"/>
                <w:color w:val="111111"/>
                <w:sz w:val="20"/>
                <w:szCs w:val="20"/>
                <w:shd w:val="clear" w:color="auto" w:fill="FFFFFF"/>
              </w:rPr>
              <w:t>◻</w:t>
            </w:r>
            <w:r w:rsidR="00474F4D">
              <w:rPr>
                <w:rFonts w:ascii="Calibri" w:eastAsia="Calibri" w:hAnsi="Calibri" w:cs="Calibri"/>
                <w:sz w:val="21"/>
                <w:szCs w:val="21"/>
              </w:rPr>
              <w:t>”</w:t>
            </w:r>
            <w:r>
              <w:rPr>
                <w:rFonts w:ascii="Calibri" w:eastAsia="Calibri" w:hAnsi="Calibri" w:cs="Calibri"/>
                <w:sz w:val="21"/>
                <w:szCs w:val="21"/>
              </w:rPr>
              <w:t xml:space="preserve"> with correct response values. R</w:t>
            </w:r>
            <w:r w:rsidR="00E40C91">
              <w:rPr>
                <w:rFonts w:ascii="Calibri" w:eastAsia="Calibri" w:hAnsi="Calibri" w:cs="Calibri"/>
                <w:sz w:val="21"/>
                <w:szCs w:val="21"/>
              </w:rPr>
              <w:t>eplaced old quest values with connect values</w:t>
            </w:r>
            <w:r>
              <w:rPr>
                <w:rFonts w:ascii="Calibri" w:eastAsia="Calibri" w:hAnsi="Calibri" w:cs="Calibri"/>
                <w:sz w:val="21"/>
                <w:szCs w:val="21"/>
              </w:rPr>
              <w:t xml:space="preserve"> in DISPLAY</w:t>
            </w:r>
          </w:p>
        </w:tc>
      </w:tr>
      <w:tr w:rsidR="51E8062D" w14:paraId="67B9D605"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2B168D7C" w14:textId="27E0703D" w:rsidR="51E8062D" w:rsidRDefault="71CC2ABE" w:rsidP="51E8062D">
            <w:pPr>
              <w:rPr>
                <w:rFonts w:ascii="Calibri" w:eastAsia="Calibri" w:hAnsi="Calibri" w:cs="Calibri"/>
                <w:sz w:val="21"/>
                <w:szCs w:val="21"/>
              </w:rPr>
            </w:pPr>
            <w:r w:rsidRPr="71CC2ABE">
              <w:rPr>
                <w:rFonts w:ascii="Calibri" w:eastAsia="Calibri" w:hAnsi="Calibri" w:cs="Calibri"/>
                <w:sz w:val="21"/>
                <w:szCs w:val="21"/>
              </w:rPr>
              <w:t>11/15/2021</w:t>
            </w:r>
          </w:p>
        </w:tc>
        <w:tc>
          <w:tcPr>
            <w:tcW w:w="1710" w:type="dxa"/>
          </w:tcPr>
          <w:p w14:paraId="1E7DE0EF" w14:textId="4956FE5D" w:rsidR="51E8062D" w:rsidRDefault="71CC2ABE" w:rsidP="51E8062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1CC2ABE">
              <w:rPr>
                <w:rFonts w:ascii="Calibri" w:eastAsia="Calibri" w:hAnsi="Calibri" w:cs="Calibri"/>
                <w:sz w:val="21"/>
                <w:szCs w:val="21"/>
              </w:rPr>
              <w:t>Neal and Julie</w:t>
            </w:r>
          </w:p>
        </w:tc>
        <w:tc>
          <w:tcPr>
            <w:tcW w:w="7650" w:type="dxa"/>
          </w:tcPr>
          <w:p w14:paraId="3A56FFAE" w14:textId="1C1A1207" w:rsidR="51E8062D" w:rsidRDefault="71CC2ABE" w:rsidP="51E8062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1CC2ABE">
              <w:rPr>
                <w:rFonts w:ascii="Calibri" w:eastAsia="Calibri" w:hAnsi="Calibri" w:cs="Calibri"/>
                <w:sz w:val="21"/>
                <w:szCs w:val="21"/>
              </w:rPr>
              <w:t>Update about commuting to instead ask about commuting in 2019</w:t>
            </w:r>
          </w:p>
        </w:tc>
      </w:tr>
      <w:tr w:rsidR="36CB55D2" w14:paraId="031A1CCB"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00992FAD" w14:textId="447610B9" w:rsidR="36CB55D2" w:rsidRDefault="71CC2ABE" w:rsidP="36CB55D2">
            <w:pPr>
              <w:rPr>
                <w:rFonts w:ascii="Calibri" w:eastAsia="Calibri" w:hAnsi="Calibri" w:cs="Calibri"/>
                <w:sz w:val="21"/>
                <w:szCs w:val="21"/>
              </w:rPr>
            </w:pPr>
            <w:r w:rsidRPr="71CC2ABE">
              <w:rPr>
                <w:rFonts w:ascii="Calibri" w:eastAsia="Calibri" w:hAnsi="Calibri" w:cs="Calibri"/>
                <w:sz w:val="21"/>
                <w:szCs w:val="21"/>
              </w:rPr>
              <w:t>11/18/2021</w:t>
            </w:r>
          </w:p>
        </w:tc>
        <w:tc>
          <w:tcPr>
            <w:tcW w:w="1710" w:type="dxa"/>
          </w:tcPr>
          <w:p w14:paraId="0B4B52DD" w14:textId="57DDC8B0" w:rsidR="36CB55D2" w:rsidRDefault="71CC2ABE" w:rsidP="36CB55D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1CC2ABE">
              <w:rPr>
                <w:rFonts w:ascii="Calibri" w:eastAsia="Calibri" w:hAnsi="Calibri" w:cs="Calibri"/>
                <w:sz w:val="21"/>
                <w:szCs w:val="21"/>
              </w:rPr>
              <w:t>Amelia Roberts</w:t>
            </w:r>
          </w:p>
        </w:tc>
        <w:tc>
          <w:tcPr>
            <w:tcW w:w="7650" w:type="dxa"/>
          </w:tcPr>
          <w:p w14:paraId="75C686DA" w14:textId="6BCB382A" w:rsidR="36CB55D2" w:rsidRDefault="71CC2ABE" w:rsidP="36CB55D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1CC2ABE">
              <w:rPr>
                <w:rFonts w:ascii="Calibri" w:eastAsia="Calibri" w:hAnsi="Calibri" w:cs="Calibri"/>
                <w:sz w:val="21"/>
                <w:szCs w:val="21"/>
              </w:rPr>
              <w:t>No change, submitted to IRB in amendment 8</w:t>
            </w:r>
          </w:p>
        </w:tc>
      </w:tr>
      <w:tr w:rsidR="36E70860" w14:paraId="5AAC4F15"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43E3CA17" w14:textId="28507F6D" w:rsidR="36E70860" w:rsidRDefault="36E70860" w:rsidP="36E70860">
            <w:pPr>
              <w:rPr>
                <w:rFonts w:ascii="Calibri" w:eastAsia="Calibri" w:hAnsi="Calibri" w:cs="Calibri"/>
                <w:sz w:val="21"/>
                <w:szCs w:val="21"/>
              </w:rPr>
            </w:pPr>
            <w:r w:rsidRPr="36E70860">
              <w:rPr>
                <w:rFonts w:ascii="Calibri" w:eastAsia="Calibri" w:hAnsi="Calibri" w:cs="Calibri"/>
                <w:sz w:val="21"/>
                <w:szCs w:val="21"/>
              </w:rPr>
              <w:t>1/5/2022</w:t>
            </w:r>
          </w:p>
        </w:tc>
        <w:tc>
          <w:tcPr>
            <w:tcW w:w="1710" w:type="dxa"/>
          </w:tcPr>
          <w:p w14:paraId="45E8CC50" w14:textId="7AC73FF1" w:rsidR="36E70860" w:rsidRDefault="36E70860" w:rsidP="36E708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36E70860">
              <w:rPr>
                <w:rFonts w:ascii="Calibri" w:eastAsia="Calibri" w:hAnsi="Calibri" w:cs="Calibri"/>
                <w:sz w:val="21"/>
                <w:szCs w:val="21"/>
              </w:rPr>
              <w:t>Julie Cusack</w:t>
            </w:r>
          </w:p>
        </w:tc>
        <w:tc>
          <w:tcPr>
            <w:tcW w:w="7650" w:type="dxa"/>
          </w:tcPr>
          <w:p w14:paraId="617A9320" w14:textId="7B2DE3D8" w:rsidR="36E70860" w:rsidRDefault="36E70860" w:rsidP="36E708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36E70860">
              <w:rPr>
                <w:rFonts w:ascii="Calibri" w:eastAsia="Calibri" w:hAnsi="Calibri" w:cs="Calibri"/>
                <w:sz w:val="21"/>
                <w:szCs w:val="21"/>
              </w:rPr>
              <w:t>Updated CURWORKYR1 for month and year responses to CURWORKYR1_Month and CURWORKYR1_Year</w:t>
            </w:r>
          </w:p>
        </w:tc>
      </w:tr>
      <w:tr w:rsidR="75FB6FDB" w14:paraId="172D3D68"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0830EB6F" w14:textId="1EA99E3F" w:rsidR="75FB6FDB" w:rsidRDefault="75FB6FDB" w:rsidP="75FB6FDB">
            <w:pPr>
              <w:rPr>
                <w:rFonts w:ascii="Calibri" w:eastAsia="Calibri" w:hAnsi="Calibri" w:cs="Calibri"/>
                <w:sz w:val="21"/>
                <w:szCs w:val="21"/>
              </w:rPr>
            </w:pPr>
            <w:r w:rsidRPr="75FB6FDB">
              <w:rPr>
                <w:rFonts w:ascii="Calibri" w:eastAsia="Calibri" w:hAnsi="Calibri" w:cs="Calibri"/>
                <w:sz w:val="21"/>
                <w:szCs w:val="21"/>
              </w:rPr>
              <w:t>1/21/2022</w:t>
            </w:r>
          </w:p>
        </w:tc>
        <w:tc>
          <w:tcPr>
            <w:tcW w:w="1710" w:type="dxa"/>
          </w:tcPr>
          <w:p w14:paraId="3DC6409F" w14:textId="4345660C" w:rsidR="75FB6FDB" w:rsidRDefault="518FB67D" w:rsidP="75FB6FD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518FB67D">
              <w:rPr>
                <w:rFonts w:ascii="Calibri" w:eastAsia="Calibri" w:hAnsi="Calibri" w:cs="Calibri"/>
                <w:sz w:val="21"/>
                <w:szCs w:val="21"/>
              </w:rPr>
              <w:t>Julie Cusack</w:t>
            </w:r>
          </w:p>
        </w:tc>
        <w:tc>
          <w:tcPr>
            <w:tcW w:w="7650" w:type="dxa"/>
          </w:tcPr>
          <w:p w14:paraId="65A3766D" w14:textId="169DCEB0" w:rsidR="75FB6FDB" w:rsidRDefault="75FB6FDB" w:rsidP="75FB6FD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5FB6FDB">
              <w:rPr>
                <w:rFonts w:ascii="Calibri" w:eastAsia="Calibri" w:hAnsi="Calibri" w:cs="Calibri"/>
                <w:sz w:val="21"/>
                <w:szCs w:val="21"/>
              </w:rPr>
              <w:t>Updated HOMEADD1_3 – HOMEADD11_3 to fill the previous address in the loop</w:t>
            </w:r>
          </w:p>
        </w:tc>
      </w:tr>
      <w:tr w:rsidR="518FB67D" w14:paraId="08BCB3CF"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0B15B82D" w14:textId="5ECBDFCD" w:rsidR="518FB67D" w:rsidRDefault="518FB67D" w:rsidP="518FB67D">
            <w:pPr>
              <w:rPr>
                <w:rFonts w:ascii="Calibri" w:eastAsia="Calibri" w:hAnsi="Calibri" w:cs="Calibri"/>
                <w:sz w:val="21"/>
                <w:szCs w:val="21"/>
              </w:rPr>
            </w:pPr>
            <w:r w:rsidRPr="518FB67D">
              <w:rPr>
                <w:rFonts w:ascii="Calibri" w:eastAsia="Calibri" w:hAnsi="Calibri" w:cs="Calibri"/>
                <w:sz w:val="21"/>
                <w:szCs w:val="21"/>
              </w:rPr>
              <w:t>2/25/2022</w:t>
            </w:r>
          </w:p>
        </w:tc>
        <w:tc>
          <w:tcPr>
            <w:tcW w:w="1710" w:type="dxa"/>
          </w:tcPr>
          <w:p w14:paraId="6FF8C243" w14:textId="04C18916" w:rsidR="518FB67D" w:rsidRDefault="518FB67D" w:rsidP="518FB67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518FB67D">
              <w:rPr>
                <w:rFonts w:ascii="Calibri" w:eastAsia="Calibri" w:hAnsi="Calibri" w:cs="Calibri"/>
                <w:sz w:val="21"/>
                <w:szCs w:val="21"/>
              </w:rPr>
              <w:t>Julie Cusack</w:t>
            </w:r>
          </w:p>
        </w:tc>
        <w:tc>
          <w:tcPr>
            <w:tcW w:w="7650" w:type="dxa"/>
          </w:tcPr>
          <w:p w14:paraId="1C807027" w14:textId="548C1AFC" w:rsidR="518FB67D" w:rsidRDefault="518FB67D" w:rsidP="518FB67D">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0"/>
                <w:szCs w:val="20"/>
              </w:rPr>
            </w:pPr>
            <w:r w:rsidRPr="518FB67D">
              <w:rPr>
                <w:rFonts w:ascii="Calibri" w:eastAsia="Calibri" w:hAnsi="Calibri" w:cs="Calibri"/>
                <w:color w:val="000000" w:themeColor="text1"/>
                <w:sz w:val="20"/>
                <w:szCs w:val="20"/>
              </w:rPr>
              <w:t>Added Closing remark on submit survey screen: “Thank you for completing this section of the survey.” to END</w:t>
            </w:r>
          </w:p>
        </w:tc>
      </w:tr>
      <w:tr w:rsidR="06B3F9F9" w14:paraId="45921995"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467D3B89" w14:textId="0E91479A" w:rsidR="06B3F9F9" w:rsidRDefault="06B3F9F9" w:rsidP="06B3F9F9">
            <w:pPr>
              <w:rPr>
                <w:rFonts w:ascii="Calibri" w:eastAsia="Calibri" w:hAnsi="Calibri" w:cs="Calibri"/>
                <w:sz w:val="21"/>
                <w:szCs w:val="21"/>
              </w:rPr>
            </w:pPr>
            <w:r w:rsidRPr="06B3F9F9">
              <w:rPr>
                <w:rFonts w:ascii="Calibri" w:eastAsia="Calibri" w:hAnsi="Calibri" w:cs="Calibri"/>
                <w:sz w:val="21"/>
                <w:szCs w:val="21"/>
              </w:rPr>
              <w:t>4/25/2022</w:t>
            </w:r>
          </w:p>
        </w:tc>
        <w:tc>
          <w:tcPr>
            <w:tcW w:w="1710" w:type="dxa"/>
          </w:tcPr>
          <w:p w14:paraId="66B05ACD" w14:textId="74989A54" w:rsidR="06B3F9F9" w:rsidRDefault="06B3F9F9" w:rsidP="06B3F9F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06B3F9F9">
              <w:rPr>
                <w:rFonts w:ascii="Calibri" w:eastAsia="Calibri" w:hAnsi="Calibri" w:cs="Calibri"/>
                <w:sz w:val="21"/>
                <w:szCs w:val="21"/>
              </w:rPr>
              <w:t>Julie Cusack</w:t>
            </w:r>
          </w:p>
        </w:tc>
        <w:tc>
          <w:tcPr>
            <w:tcW w:w="7650" w:type="dxa"/>
          </w:tcPr>
          <w:p w14:paraId="138A36A8" w14:textId="42A70E05" w:rsidR="06B3F9F9" w:rsidRDefault="06B3F9F9" w:rsidP="06B3F9F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0"/>
                <w:szCs w:val="20"/>
              </w:rPr>
            </w:pPr>
            <w:r w:rsidRPr="06B3F9F9">
              <w:rPr>
                <w:rFonts w:ascii="Calibri" w:eastAsia="Calibri" w:hAnsi="Calibri" w:cs="Calibri"/>
                <w:color w:val="000000" w:themeColor="text1"/>
                <w:sz w:val="20"/>
                <w:szCs w:val="20"/>
              </w:rPr>
              <w:t>Switching PREWORKRES and PREWORK order, and updating affected skip logic</w:t>
            </w:r>
          </w:p>
        </w:tc>
      </w:tr>
      <w:tr w:rsidR="734E444F" w14:paraId="2184CE42"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0F6E1595" w14:textId="054EDC12" w:rsidR="734E444F" w:rsidRDefault="734E444F" w:rsidP="734E444F">
            <w:pPr>
              <w:rPr>
                <w:rFonts w:ascii="Calibri" w:eastAsia="Calibri" w:hAnsi="Calibri" w:cs="Calibri"/>
                <w:sz w:val="21"/>
                <w:szCs w:val="21"/>
              </w:rPr>
            </w:pPr>
            <w:r w:rsidRPr="734E444F">
              <w:rPr>
                <w:rFonts w:ascii="Calibri" w:eastAsia="Calibri" w:hAnsi="Calibri" w:cs="Calibri"/>
                <w:sz w:val="21"/>
                <w:szCs w:val="21"/>
              </w:rPr>
              <w:t>6/10/22</w:t>
            </w:r>
          </w:p>
        </w:tc>
        <w:tc>
          <w:tcPr>
            <w:tcW w:w="1710" w:type="dxa"/>
          </w:tcPr>
          <w:p w14:paraId="4FF04901" w14:textId="14726AA8" w:rsidR="734E444F" w:rsidRDefault="734E444F" w:rsidP="734E444F">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734E444F">
              <w:rPr>
                <w:rFonts w:ascii="Calibri" w:eastAsia="Calibri" w:hAnsi="Calibri" w:cs="Calibri"/>
                <w:sz w:val="21"/>
                <w:szCs w:val="21"/>
              </w:rPr>
              <w:t>Julie Cusack</w:t>
            </w:r>
          </w:p>
        </w:tc>
        <w:tc>
          <w:tcPr>
            <w:tcW w:w="7650" w:type="dxa"/>
          </w:tcPr>
          <w:p w14:paraId="2DFAED70" w14:textId="5F39DD45" w:rsidR="734E444F" w:rsidRDefault="734E444F" w:rsidP="734E444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0"/>
                <w:szCs w:val="20"/>
              </w:rPr>
            </w:pPr>
            <w:r w:rsidRPr="734E444F">
              <w:rPr>
                <w:rFonts w:ascii="Calibri" w:eastAsia="Calibri" w:hAnsi="Calibri" w:cs="Calibri"/>
                <w:color w:val="000000" w:themeColor="text1"/>
                <w:sz w:val="20"/>
                <w:szCs w:val="20"/>
              </w:rPr>
              <w:t>Updated skip logic for CURWORKT7 and CURWORKT8 NR. Updating CURWORKT11-CURWORKT13 skip logic directions. Updating CURWORK10 and PREWORKT7 skip logic</w:t>
            </w:r>
          </w:p>
        </w:tc>
      </w:tr>
      <w:tr w:rsidR="7657CF3D" w14:paraId="0078BABB" w14:textId="77777777" w:rsidTr="7657CF3D">
        <w:trPr>
          <w:trHeight w:val="300"/>
        </w:trPr>
        <w:tc>
          <w:tcPr>
            <w:cnfStyle w:val="001000000000" w:firstRow="0" w:lastRow="0" w:firstColumn="1" w:lastColumn="0" w:oddVBand="0" w:evenVBand="0" w:oddHBand="0" w:evenHBand="0" w:firstRowFirstColumn="0" w:firstRowLastColumn="0" w:lastRowFirstColumn="0" w:lastRowLastColumn="0"/>
            <w:tcW w:w="10620" w:type="dxa"/>
            <w:gridSpan w:val="3"/>
          </w:tcPr>
          <w:p w14:paraId="2F0414B8" w14:textId="68111B6A" w:rsidR="7657CF3D" w:rsidRDefault="7657CF3D" w:rsidP="7657CF3D">
            <w:pPr>
              <w:rPr>
                <w:rFonts w:ascii="Calibri" w:eastAsia="Calibri" w:hAnsi="Calibri" w:cs="Calibri"/>
                <w:sz w:val="21"/>
                <w:szCs w:val="21"/>
              </w:rPr>
            </w:pPr>
            <w:r w:rsidRPr="7657CF3D">
              <w:rPr>
                <w:rFonts w:ascii="Calibri" w:eastAsia="Calibri" w:hAnsi="Calibri" w:cs="Calibri"/>
                <w:sz w:val="21"/>
                <w:szCs w:val="21"/>
              </w:rPr>
              <w:t>7/5/22 - PROD PUSH 1</w:t>
            </w:r>
          </w:p>
        </w:tc>
      </w:tr>
      <w:tr w:rsidR="3824E2A9" w14:paraId="1E566DE9"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033E2F6A" w14:textId="42EC6C11" w:rsidR="3824E2A9" w:rsidRDefault="3824E2A9" w:rsidP="3824E2A9">
            <w:pPr>
              <w:rPr>
                <w:rFonts w:ascii="Calibri" w:eastAsia="Calibri" w:hAnsi="Calibri" w:cs="Calibri"/>
                <w:sz w:val="21"/>
                <w:szCs w:val="21"/>
              </w:rPr>
            </w:pPr>
            <w:r w:rsidRPr="3824E2A9">
              <w:rPr>
                <w:rFonts w:ascii="Calibri" w:eastAsia="Calibri" w:hAnsi="Calibri" w:cs="Calibri"/>
                <w:sz w:val="21"/>
                <w:szCs w:val="21"/>
              </w:rPr>
              <w:t>7/11/22</w:t>
            </w:r>
          </w:p>
        </w:tc>
        <w:tc>
          <w:tcPr>
            <w:tcW w:w="1710" w:type="dxa"/>
          </w:tcPr>
          <w:p w14:paraId="2095AB18" w14:textId="4DA5B750" w:rsidR="3824E2A9" w:rsidRDefault="3824E2A9" w:rsidP="3824E2A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3824E2A9">
              <w:rPr>
                <w:rFonts w:ascii="Calibri" w:eastAsia="Calibri" w:hAnsi="Calibri" w:cs="Calibri"/>
                <w:sz w:val="21"/>
                <w:szCs w:val="21"/>
              </w:rPr>
              <w:t>Julie Cusack</w:t>
            </w:r>
          </w:p>
        </w:tc>
        <w:tc>
          <w:tcPr>
            <w:tcW w:w="7650" w:type="dxa"/>
          </w:tcPr>
          <w:p w14:paraId="7CC2F5F3" w14:textId="746178EB" w:rsidR="3824E2A9" w:rsidRDefault="3824E2A9" w:rsidP="3824E2A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3824E2A9">
              <w:rPr>
                <w:rFonts w:ascii="Calibri" w:eastAsia="Calibri" w:hAnsi="Calibri" w:cs="Calibri"/>
                <w:color w:val="000000" w:themeColor="text1"/>
                <w:sz w:val="19"/>
                <w:szCs w:val="19"/>
              </w:rPr>
              <w:t>Adding response to PREWORK1. Updating PREWORK2 skip logic. Updating PREWORKCONFIRM fill directions. Updating PREWORKYR1 skip logic.</w:t>
            </w:r>
          </w:p>
        </w:tc>
      </w:tr>
      <w:tr w:rsidR="2FD6CAE2" w14:paraId="7BDDD370"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64FAB077" w14:textId="30E4B837" w:rsidR="2FD6CAE2" w:rsidRDefault="2FD6CAE2" w:rsidP="2FD6CAE2">
            <w:pPr>
              <w:rPr>
                <w:rFonts w:ascii="Calibri" w:eastAsia="Calibri" w:hAnsi="Calibri" w:cs="Calibri"/>
                <w:sz w:val="21"/>
                <w:szCs w:val="21"/>
              </w:rPr>
            </w:pPr>
            <w:r w:rsidRPr="2FD6CAE2">
              <w:rPr>
                <w:rFonts w:ascii="Calibri" w:eastAsia="Calibri" w:hAnsi="Calibri" w:cs="Calibri"/>
                <w:sz w:val="21"/>
                <w:szCs w:val="21"/>
              </w:rPr>
              <w:t>7/21/22</w:t>
            </w:r>
          </w:p>
        </w:tc>
        <w:tc>
          <w:tcPr>
            <w:tcW w:w="1710" w:type="dxa"/>
          </w:tcPr>
          <w:p w14:paraId="405CFFE5" w14:textId="27B2CC2F" w:rsidR="2FD6CAE2" w:rsidRDefault="2FD6CAE2" w:rsidP="2FD6CAE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2FD6CAE2">
              <w:rPr>
                <w:rFonts w:ascii="Calibri" w:eastAsia="Calibri" w:hAnsi="Calibri" w:cs="Calibri"/>
                <w:sz w:val="21"/>
                <w:szCs w:val="21"/>
              </w:rPr>
              <w:t>Julie Cusack</w:t>
            </w:r>
          </w:p>
        </w:tc>
        <w:tc>
          <w:tcPr>
            <w:tcW w:w="7650" w:type="dxa"/>
          </w:tcPr>
          <w:p w14:paraId="7F7AB5B7" w14:textId="1990B35A" w:rsidR="2FD6CAE2" w:rsidRDefault="2FD6CAE2" w:rsidP="2FD6CAE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2FD6CAE2">
              <w:rPr>
                <w:rFonts w:ascii="Calibri" w:eastAsia="Calibri" w:hAnsi="Calibri" w:cs="Calibri"/>
                <w:color w:val="000000" w:themeColor="text1"/>
                <w:sz w:val="19"/>
                <w:szCs w:val="19"/>
              </w:rPr>
              <w:t>Splitting PREWORK1 into PREWORK1A, PREWORK1B</w:t>
            </w:r>
          </w:p>
        </w:tc>
      </w:tr>
      <w:tr w:rsidR="0FC45AAF" w14:paraId="5459B6F1"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3DC28DC3" w14:textId="4F22EA21" w:rsidR="0FC45AAF" w:rsidRDefault="0FC45AAF" w:rsidP="0FC45AAF">
            <w:pPr>
              <w:rPr>
                <w:rFonts w:ascii="Calibri" w:eastAsia="Calibri" w:hAnsi="Calibri" w:cs="Calibri"/>
                <w:sz w:val="21"/>
                <w:szCs w:val="21"/>
              </w:rPr>
            </w:pPr>
            <w:r w:rsidRPr="0FC45AAF">
              <w:rPr>
                <w:rFonts w:ascii="Calibri" w:eastAsia="Calibri" w:hAnsi="Calibri" w:cs="Calibri"/>
                <w:sz w:val="21"/>
                <w:szCs w:val="21"/>
              </w:rPr>
              <w:t>7/26/22</w:t>
            </w:r>
          </w:p>
        </w:tc>
        <w:tc>
          <w:tcPr>
            <w:tcW w:w="1710" w:type="dxa"/>
          </w:tcPr>
          <w:p w14:paraId="285FEB97" w14:textId="0AE453C8" w:rsidR="0FC45AAF" w:rsidRDefault="0FC45AAF" w:rsidP="0FC45AAF">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0FC45AAF">
              <w:rPr>
                <w:rFonts w:ascii="Calibri" w:eastAsia="Calibri" w:hAnsi="Calibri" w:cs="Calibri"/>
                <w:sz w:val="21"/>
                <w:szCs w:val="21"/>
              </w:rPr>
              <w:t>Julie Cusack</w:t>
            </w:r>
          </w:p>
        </w:tc>
        <w:tc>
          <w:tcPr>
            <w:tcW w:w="7650" w:type="dxa"/>
          </w:tcPr>
          <w:p w14:paraId="63D7540E" w14:textId="734C3921" w:rsidR="0FC45AAF" w:rsidRDefault="55E9CC54" w:rsidP="55E9CC54">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55E9CC54">
              <w:rPr>
                <w:rFonts w:ascii="Calibri" w:eastAsia="Calibri" w:hAnsi="Calibri" w:cs="Calibri"/>
                <w:color w:val="000000" w:themeColor="text1"/>
                <w:sz w:val="19"/>
                <w:szCs w:val="19"/>
              </w:rPr>
              <w:t>Replaced “-” with “to” and “/” with “per”</w:t>
            </w:r>
          </w:p>
        </w:tc>
      </w:tr>
      <w:tr w:rsidR="55E9CC54" w14:paraId="5B9D0D3E"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4DA994EC" w14:textId="0E3EAF14" w:rsidR="55E9CC54" w:rsidRDefault="55E9CC54" w:rsidP="55E9CC54">
            <w:pPr>
              <w:rPr>
                <w:rFonts w:ascii="Calibri" w:eastAsia="Calibri" w:hAnsi="Calibri" w:cs="Calibri"/>
                <w:sz w:val="21"/>
                <w:szCs w:val="21"/>
              </w:rPr>
            </w:pPr>
            <w:r w:rsidRPr="55E9CC54">
              <w:rPr>
                <w:rFonts w:ascii="Calibri" w:eastAsia="Calibri" w:hAnsi="Calibri" w:cs="Calibri"/>
                <w:sz w:val="21"/>
                <w:szCs w:val="21"/>
              </w:rPr>
              <w:t>7/27/22</w:t>
            </w:r>
          </w:p>
        </w:tc>
        <w:tc>
          <w:tcPr>
            <w:tcW w:w="1710" w:type="dxa"/>
          </w:tcPr>
          <w:p w14:paraId="7DB6BB77" w14:textId="7C682D25" w:rsidR="55E9CC54" w:rsidRDefault="55E9CC54" w:rsidP="55E9CC5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55E9CC54">
              <w:rPr>
                <w:rFonts w:ascii="Calibri" w:eastAsia="Calibri" w:hAnsi="Calibri" w:cs="Calibri"/>
                <w:sz w:val="21"/>
                <w:szCs w:val="21"/>
              </w:rPr>
              <w:t>Julie Cusack</w:t>
            </w:r>
          </w:p>
        </w:tc>
        <w:tc>
          <w:tcPr>
            <w:tcW w:w="7650" w:type="dxa"/>
          </w:tcPr>
          <w:p w14:paraId="048D0F79" w14:textId="6C745C46" w:rsidR="55E9CC54" w:rsidRDefault="55E9CC54" w:rsidP="55E9CC54">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55E9CC54">
              <w:rPr>
                <w:rFonts w:ascii="Calibri" w:eastAsia="Calibri" w:hAnsi="Calibri" w:cs="Calibri"/>
                <w:color w:val="000000" w:themeColor="text1"/>
                <w:sz w:val="19"/>
                <w:szCs w:val="19"/>
              </w:rPr>
              <w:t>Editing thank you message at end</w:t>
            </w:r>
          </w:p>
        </w:tc>
      </w:tr>
      <w:tr w:rsidR="51FCC45C" w14:paraId="575B1DAA"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2ECE62DE" w14:textId="6E42DE29" w:rsidR="51FCC45C" w:rsidRDefault="51FCC45C" w:rsidP="51FCC45C">
            <w:pPr>
              <w:rPr>
                <w:rFonts w:ascii="Calibri" w:eastAsia="Calibri" w:hAnsi="Calibri" w:cs="Calibri"/>
                <w:sz w:val="21"/>
                <w:szCs w:val="21"/>
              </w:rPr>
            </w:pPr>
            <w:r w:rsidRPr="51FCC45C">
              <w:rPr>
                <w:rFonts w:ascii="Calibri" w:eastAsia="Calibri" w:hAnsi="Calibri" w:cs="Calibri"/>
                <w:sz w:val="21"/>
                <w:szCs w:val="21"/>
              </w:rPr>
              <w:t>8/2/22</w:t>
            </w:r>
          </w:p>
        </w:tc>
        <w:tc>
          <w:tcPr>
            <w:tcW w:w="1710" w:type="dxa"/>
          </w:tcPr>
          <w:p w14:paraId="500BA810" w14:textId="0DE94698" w:rsidR="51FCC45C" w:rsidRDefault="51FCC45C" w:rsidP="51FCC45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51FCC45C">
              <w:rPr>
                <w:rFonts w:ascii="Calibri" w:eastAsia="Calibri" w:hAnsi="Calibri" w:cs="Calibri"/>
                <w:sz w:val="21"/>
                <w:szCs w:val="21"/>
              </w:rPr>
              <w:t>Julie Cusack</w:t>
            </w:r>
          </w:p>
        </w:tc>
        <w:tc>
          <w:tcPr>
            <w:tcW w:w="7650" w:type="dxa"/>
          </w:tcPr>
          <w:p w14:paraId="694B2A98" w14:textId="471C8CD1" w:rsidR="51FCC45C" w:rsidRDefault="51FCC45C" w:rsidP="51FCC45C">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51FCC45C">
              <w:rPr>
                <w:rFonts w:ascii="Calibri" w:eastAsia="Calibri" w:hAnsi="Calibri" w:cs="Calibri"/>
                <w:color w:val="000000" w:themeColor="text1"/>
                <w:sz w:val="19"/>
                <w:szCs w:val="19"/>
              </w:rPr>
              <w:t>Added sentence to INTRORH</w:t>
            </w:r>
          </w:p>
        </w:tc>
      </w:tr>
      <w:tr w:rsidR="491AFD3C" w14:paraId="39B4511B"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2DE9A4E7" w14:textId="3BB77BC6" w:rsidR="491AFD3C" w:rsidRDefault="491AFD3C" w:rsidP="491AFD3C">
            <w:pPr>
              <w:rPr>
                <w:rFonts w:ascii="Calibri" w:eastAsia="Calibri" w:hAnsi="Calibri" w:cs="Calibri"/>
                <w:sz w:val="21"/>
                <w:szCs w:val="21"/>
              </w:rPr>
            </w:pPr>
            <w:r w:rsidRPr="491AFD3C">
              <w:rPr>
                <w:rFonts w:ascii="Calibri" w:eastAsia="Calibri" w:hAnsi="Calibri" w:cs="Calibri"/>
                <w:sz w:val="21"/>
                <w:szCs w:val="21"/>
              </w:rPr>
              <w:t>8/11/22</w:t>
            </w:r>
          </w:p>
        </w:tc>
        <w:tc>
          <w:tcPr>
            <w:tcW w:w="1710" w:type="dxa"/>
          </w:tcPr>
          <w:p w14:paraId="58C7C68D" w14:textId="23C81589" w:rsidR="491AFD3C" w:rsidRDefault="491AFD3C" w:rsidP="491AFD3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491AFD3C">
              <w:rPr>
                <w:rFonts w:ascii="Calibri" w:eastAsia="Calibri" w:hAnsi="Calibri" w:cs="Calibri"/>
                <w:sz w:val="21"/>
                <w:szCs w:val="21"/>
              </w:rPr>
              <w:t>Julie Cusack</w:t>
            </w:r>
          </w:p>
        </w:tc>
        <w:tc>
          <w:tcPr>
            <w:tcW w:w="7650" w:type="dxa"/>
          </w:tcPr>
          <w:p w14:paraId="0A05EEE2" w14:textId="18B5C6F1" w:rsidR="491AFD3C" w:rsidRDefault="491AFD3C" w:rsidP="491AFD3C">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491AFD3C">
              <w:rPr>
                <w:rFonts w:ascii="Calibri" w:eastAsia="Calibri" w:hAnsi="Calibri" w:cs="Calibri"/>
                <w:color w:val="000000" w:themeColor="text1"/>
                <w:sz w:val="19"/>
                <w:szCs w:val="19"/>
              </w:rPr>
              <w:t>Added CHILDTEST &amp; updated relevant skip logic</w:t>
            </w:r>
          </w:p>
        </w:tc>
      </w:tr>
      <w:tr w:rsidR="66CD5D3F" w14:paraId="622A1E5D"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35A5C26B" w14:textId="7A8FB904" w:rsidR="66CD5D3F" w:rsidRDefault="66CD5D3F" w:rsidP="66CD5D3F">
            <w:pPr>
              <w:rPr>
                <w:rFonts w:ascii="Calibri" w:eastAsia="Calibri" w:hAnsi="Calibri" w:cs="Calibri"/>
                <w:sz w:val="21"/>
                <w:szCs w:val="21"/>
              </w:rPr>
            </w:pPr>
            <w:r w:rsidRPr="66CD5D3F">
              <w:rPr>
                <w:rFonts w:ascii="Calibri" w:eastAsia="Calibri" w:hAnsi="Calibri" w:cs="Calibri"/>
                <w:sz w:val="21"/>
                <w:szCs w:val="21"/>
              </w:rPr>
              <w:t>8/19/22</w:t>
            </w:r>
          </w:p>
        </w:tc>
        <w:tc>
          <w:tcPr>
            <w:tcW w:w="1710" w:type="dxa"/>
          </w:tcPr>
          <w:p w14:paraId="5614DF02" w14:textId="698BE1B7" w:rsidR="66CD5D3F" w:rsidRDefault="66CD5D3F" w:rsidP="66CD5D3F">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66CD5D3F">
              <w:rPr>
                <w:rFonts w:ascii="Calibri" w:eastAsia="Calibri" w:hAnsi="Calibri" w:cs="Calibri"/>
                <w:sz w:val="21"/>
                <w:szCs w:val="21"/>
              </w:rPr>
              <w:t>Julie Cusack</w:t>
            </w:r>
          </w:p>
        </w:tc>
        <w:tc>
          <w:tcPr>
            <w:tcW w:w="7650" w:type="dxa"/>
          </w:tcPr>
          <w:p w14:paraId="54716BE7" w14:textId="6BEE3E93" w:rsidR="66CD5D3F" w:rsidRDefault="66CD5D3F" w:rsidP="66CD5D3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66CD5D3F">
              <w:rPr>
                <w:rFonts w:ascii="Calibri" w:eastAsia="Calibri" w:hAnsi="Calibri" w:cs="Calibri"/>
                <w:color w:val="000000" w:themeColor="text1"/>
                <w:sz w:val="19"/>
                <w:szCs w:val="19"/>
              </w:rPr>
              <w:t>Edited message at end</w:t>
            </w:r>
          </w:p>
        </w:tc>
      </w:tr>
      <w:tr w:rsidR="7657CF3D" w14:paraId="6497F962" w14:textId="77777777" w:rsidTr="7657CF3D">
        <w:trPr>
          <w:trHeight w:val="300"/>
        </w:trPr>
        <w:tc>
          <w:tcPr>
            <w:cnfStyle w:val="001000000000" w:firstRow="0" w:lastRow="0" w:firstColumn="1" w:lastColumn="0" w:oddVBand="0" w:evenVBand="0" w:oddHBand="0" w:evenHBand="0" w:firstRowFirstColumn="0" w:firstRowLastColumn="0" w:lastRowFirstColumn="0" w:lastRowLastColumn="0"/>
            <w:tcW w:w="10620" w:type="dxa"/>
            <w:gridSpan w:val="3"/>
          </w:tcPr>
          <w:p w14:paraId="518142A5" w14:textId="26FE6EBF" w:rsidR="7657CF3D" w:rsidRDefault="7657CF3D" w:rsidP="7657CF3D">
            <w:pPr>
              <w:rPr>
                <w:rFonts w:ascii="Calibri" w:eastAsia="Calibri" w:hAnsi="Calibri" w:cs="Calibri"/>
                <w:sz w:val="21"/>
                <w:szCs w:val="21"/>
              </w:rPr>
            </w:pPr>
            <w:r w:rsidRPr="7657CF3D">
              <w:rPr>
                <w:rFonts w:ascii="Calibri" w:eastAsia="Calibri" w:hAnsi="Calibri" w:cs="Calibri"/>
                <w:sz w:val="21"/>
                <w:szCs w:val="21"/>
              </w:rPr>
              <w:t>8/29/2022 - PROD PUSH 2</w:t>
            </w:r>
          </w:p>
        </w:tc>
      </w:tr>
      <w:tr w:rsidR="040DF085" w14:paraId="46A5EF12"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37A6C41F" w14:textId="208B1EB4" w:rsidR="040DF085" w:rsidRDefault="4F6DD506" w:rsidP="040DF085">
            <w:pPr>
              <w:rPr>
                <w:rFonts w:ascii="Calibri" w:eastAsia="Calibri" w:hAnsi="Calibri" w:cs="Calibri"/>
                <w:sz w:val="21"/>
                <w:szCs w:val="21"/>
              </w:rPr>
            </w:pPr>
            <w:r w:rsidRPr="4F6DD506">
              <w:rPr>
                <w:rFonts w:ascii="Calibri" w:eastAsia="Calibri" w:hAnsi="Calibri" w:cs="Calibri"/>
                <w:sz w:val="21"/>
                <w:szCs w:val="21"/>
              </w:rPr>
              <w:t>11/2/22</w:t>
            </w:r>
          </w:p>
        </w:tc>
        <w:tc>
          <w:tcPr>
            <w:tcW w:w="1710" w:type="dxa"/>
          </w:tcPr>
          <w:p w14:paraId="53062E9F" w14:textId="0E0FDD7F" w:rsidR="040DF085" w:rsidRDefault="040DF085" w:rsidP="040DF08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040DF085">
              <w:rPr>
                <w:rFonts w:ascii="Calibri" w:eastAsia="Calibri" w:hAnsi="Calibri" w:cs="Calibri"/>
                <w:sz w:val="21"/>
                <w:szCs w:val="21"/>
              </w:rPr>
              <w:t>Julie Cusack</w:t>
            </w:r>
          </w:p>
        </w:tc>
        <w:tc>
          <w:tcPr>
            <w:tcW w:w="7650" w:type="dxa"/>
          </w:tcPr>
          <w:p w14:paraId="1005FAEC" w14:textId="3324EA6E" w:rsidR="040DF085" w:rsidRDefault="4C20BAB3" w:rsidP="4C20BAB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4C20BAB3">
              <w:rPr>
                <w:rFonts w:ascii="Calibri" w:eastAsia="Calibri" w:hAnsi="Calibri" w:cs="Calibri"/>
                <w:color w:val="000000" w:themeColor="text1"/>
                <w:sz w:val="19"/>
                <w:szCs w:val="19"/>
              </w:rPr>
              <w:t>Added notes that HOMEADDs and SEASADDs are programmed iteratively, not in a loop. Changed SEASSADDSUM1 order to be after SEASHOME. Edited HOMEADDSUM response values</w:t>
            </w:r>
          </w:p>
        </w:tc>
      </w:tr>
      <w:tr w:rsidR="0A14DA4A" w14:paraId="41284125"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28A16BB7" w14:textId="48D04769" w:rsidR="0A14DA4A" w:rsidRDefault="0A14DA4A" w:rsidP="0A14DA4A">
            <w:pPr>
              <w:rPr>
                <w:rFonts w:ascii="Calibri" w:eastAsia="Calibri" w:hAnsi="Calibri" w:cs="Calibri"/>
                <w:sz w:val="21"/>
                <w:szCs w:val="21"/>
              </w:rPr>
            </w:pPr>
            <w:r w:rsidRPr="0A14DA4A">
              <w:rPr>
                <w:rFonts w:ascii="Calibri" w:eastAsia="Calibri" w:hAnsi="Calibri" w:cs="Calibri"/>
                <w:sz w:val="21"/>
                <w:szCs w:val="21"/>
              </w:rPr>
              <w:t>11/8/22</w:t>
            </w:r>
          </w:p>
        </w:tc>
        <w:tc>
          <w:tcPr>
            <w:tcW w:w="1710" w:type="dxa"/>
          </w:tcPr>
          <w:p w14:paraId="5E523C7E" w14:textId="5AF8EF85" w:rsidR="0A14DA4A" w:rsidRDefault="0A14DA4A" w:rsidP="0A14DA4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0A14DA4A">
              <w:rPr>
                <w:rFonts w:ascii="Calibri" w:eastAsia="Calibri" w:hAnsi="Calibri" w:cs="Calibri"/>
                <w:sz w:val="21"/>
                <w:szCs w:val="21"/>
              </w:rPr>
              <w:t>Julie Cusack</w:t>
            </w:r>
          </w:p>
        </w:tc>
        <w:tc>
          <w:tcPr>
            <w:tcW w:w="7650" w:type="dxa"/>
          </w:tcPr>
          <w:p w14:paraId="02A7389B" w14:textId="49894902" w:rsidR="0A14DA4A" w:rsidRDefault="0A14DA4A" w:rsidP="0A14DA4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0A14DA4A">
              <w:rPr>
                <w:rFonts w:ascii="Calibri" w:eastAsia="Calibri" w:hAnsi="Calibri" w:cs="Calibri"/>
                <w:color w:val="000000" w:themeColor="text1"/>
                <w:sz w:val="19"/>
                <w:szCs w:val="19"/>
              </w:rPr>
              <w:t>Added additional question text to INTRORH, HOMEADDSUM_11, INTROSH, SEASADDSUM_10</w:t>
            </w:r>
          </w:p>
        </w:tc>
      </w:tr>
      <w:tr w:rsidR="14AC53DC" w14:paraId="110592D0"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1812C819" w14:textId="1E694FAB" w:rsidR="14AC53DC" w:rsidRDefault="14AC53DC" w:rsidP="14AC53DC">
            <w:pPr>
              <w:rPr>
                <w:rFonts w:ascii="Calibri" w:eastAsia="Calibri" w:hAnsi="Calibri" w:cs="Calibri"/>
                <w:sz w:val="21"/>
                <w:szCs w:val="21"/>
              </w:rPr>
            </w:pPr>
            <w:r w:rsidRPr="14AC53DC">
              <w:rPr>
                <w:rFonts w:ascii="Calibri" w:eastAsia="Calibri" w:hAnsi="Calibri" w:cs="Calibri"/>
                <w:sz w:val="21"/>
                <w:szCs w:val="21"/>
              </w:rPr>
              <w:t>11/9/22</w:t>
            </w:r>
          </w:p>
        </w:tc>
        <w:tc>
          <w:tcPr>
            <w:tcW w:w="1710" w:type="dxa"/>
          </w:tcPr>
          <w:p w14:paraId="369FC489" w14:textId="74B7F4DB" w:rsidR="14AC53DC" w:rsidRDefault="14AC53DC" w:rsidP="14AC53D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14AC53DC">
              <w:rPr>
                <w:rFonts w:ascii="Calibri" w:eastAsia="Calibri" w:hAnsi="Calibri" w:cs="Calibri"/>
                <w:sz w:val="21"/>
                <w:szCs w:val="21"/>
              </w:rPr>
              <w:t>Julie Cusack</w:t>
            </w:r>
          </w:p>
        </w:tc>
        <w:tc>
          <w:tcPr>
            <w:tcW w:w="7650" w:type="dxa"/>
          </w:tcPr>
          <w:p w14:paraId="1C348297" w14:textId="31E8E624" w:rsidR="14AC53DC" w:rsidRDefault="14AC53DC" w:rsidP="14AC53DC">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14AC53DC">
              <w:rPr>
                <w:rFonts w:ascii="Calibri" w:eastAsia="Calibri" w:hAnsi="Calibri" w:cs="Calibri"/>
                <w:color w:val="000000" w:themeColor="text1"/>
                <w:sz w:val="19"/>
                <w:szCs w:val="19"/>
              </w:rPr>
              <w:t>Changed variable type from Num to Char for all street numbers – making note for programmers</w:t>
            </w:r>
          </w:p>
        </w:tc>
      </w:tr>
      <w:tr w:rsidR="154933FC" w14:paraId="4B6159B9"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3284C001" w14:textId="588980CA" w:rsidR="154933FC" w:rsidRDefault="154933FC" w:rsidP="154933FC">
            <w:pPr>
              <w:rPr>
                <w:rFonts w:ascii="Calibri" w:eastAsia="Calibri" w:hAnsi="Calibri" w:cs="Calibri"/>
                <w:sz w:val="21"/>
                <w:szCs w:val="21"/>
              </w:rPr>
            </w:pPr>
            <w:r w:rsidRPr="154933FC">
              <w:rPr>
                <w:rFonts w:ascii="Calibri" w:eastAsia="Calibri" w:hAnsi="Calibri" w:cs="Calibri"/>
                <w:sz w:val="21"/>
                <w:szCs w:val="21"/>
              </w:rPr>
              <w:t>12/8/22</w:t>
            </w:r>
          </w:p>
        </w:tc>
        <w:tc>
          <w:tcPr>
            <w:tcW w:w="1710" w:type="dxa"/>
          </w:tcPr>
          <w:p w14:paraId="37AE3829" w14:textId="7661847C" w:rsidR="154933FC" w:rsidRDefault="154933FC" w:rsidP="154933F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154933FC">
              <w:rPr>
                <w:rFonts w:ascii="Calibri" w:eastAsia="Calibri" w:hAnsi="Calibri" w:cs="Calibri"/>
                <w:sz w:val="21"/>
                <w:szCs w:val="21"/>
              </w:rPr>
              <w:t>Julie Cusack</w:t>
            </w:r>
          </w:p>
        </w:tc>
        <w:tc>
          <w:tcPr>
            <w:tcW w:w="7650" w:type="dxa"/>
          </w:tcPr>
          <w:p w14:paraId="260CB931" w14:textId="1F1F6F5F" w:rsidR="154933FC" w:rsidRDefault="154933FC" w:rsidP="154933FC">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154933FC">
              <w:rPr>
                <w:rFonts w:ascii="Calibri" w:eastAsia="Calibri" w:hAnsi="Calibri" w:cs="Calibri"/>
                <w:color w:val="000000" w:themeColor="text1"/>
                <w:sz w:val="19"/>
                <w:szCs w:val="19"/>
              </w:rPr>
              <w:t>Updated CURWORKT2, CURWORKT10, PREWORKT2, PREWORKT7, CURSCHT2, CURSCHT10 responses to harmonized responses and added note to researchers on programming format as grid but PWA display as multiple-choice questions</w:t>
            </w:r>
          </w:p>
        </w:tc>
      </w:tr>
      <w:tr w:rsidR="7657CF3D" w14:paraId="36E00886" w14:textId="77777777" w:rsidTr="7657CF3D">
        <w:trPr>
          <w:trHeight w:val="300"/>
        </w:trPr>
        <w:tc>
          <w:tcPr>
            <w:cnfStyle w:val="001000000000" w:firstRow="0" w:lastRow="0" w:firstColumn="1" w:lastColumn="0" w:oddVBand="0" w:evenVBand="0" w:oddHBand="0" w:evenHBand="0" w:firstRowFirstColumn="0" w:firstRowLastColumn="0" w:lastRowFirstColumn="0" w:lastRowLastColumn="0"/>
            <w:tcW w:w="10620" w:type="dxa"/>
            <w:gridSpan w:val="3"/>
          </w:tcPr>
          <w:p w14:paraId="291A43E2" w14:textId="70F69C6F" w:rsidR="7657CF3D" w:rsidRDefault="7657CF3D" w:rsidP="7657CF3D">
            <w:pPr>
              <w:rPr>
                <w:rFonts w:ascii="Calibri" w:eastAsia="Calibri" w:hAnsi="Calibri" w:cs="Calibri"/>
                <w:sz w:val="21"/>
                <w:szCs w:val="21"/>
              </w:rPr>
            </w:pPr>
            <w:r w:rsidRPr="7657CF3D">
              <w:rPr>
                <w:rFonts w:ascii="Calibri" w:eastAsia="Calibri" w:hAnsi="Calibri" w:cs="Calibri"/>
                <w:sz w:val="21"/>
                <w:szCs w:val="21"/>
              </w:rPr>
              <w:t>12/14/22 - PROD PUSH 3</w:t>
            </w:r>
          </w:p>
        </w:tc>
      </w:tr>
      <w:tr w:rsidR="7657CF3D" w14:paraId="2195F48F" w14:textId="77777777" w:rsidTr="7657CF3D">
        <w:trPr>
          <w:trHeight w:val="300"/>
        </w:trPr>
        <w:tc>
          <w:tcPr>
            <w:cnfStyle w:val="001000000000" w:firstRow="0" w:lastRow="0" w:firstColumn="1" w:lastColumn="0" w:oddVBand="0" w:evenVBand="0" w:oddHBand="0" w:evenHBand="0" w:firstRowFirstColumn="0" w:firstRowLastColumn="0" w:lastRowFirstColumn="0" w:lastRowLastColumn="0"/>
            <w:tcW w:w="10620" w:type="dxa"/>
            <w:gridSpan w:val="3"/>
          </w:tcPr>
          <w:p w14:paraId="5FCBD71F" w14:textId="4BE540BF" w:rsidR="7657CF3D" w:rsidRDefault="7657CF3D" w:rsidP="7657CF3D">
            <w:pPr>
              <w:rPr>
                <w:rFonts w:ascii="Calibri" w:eastAsia="Calibri" w:hAnsi="Calibri" w:cs="Calibri"/>
                <w:sz w:val="21"/>
                <w:szCs w:val="21"/>
              </w:rPr>
            </w:pPr>
            <w:r w:rsidRPr="7657CF3D">
              <w:rPr>
                <w:rFonts w:ascii="Calibri" w:eastAsia="Calibri" w:hAnsi="Calibri" w:cs="Calibri"/>
                <w:sz w:val="21"/>
                <w:szCs w:val="21"/>
              </w:rPr>
              <w:t>1/18/23 - PROD PUSH 4</w:t>
            </w:r>
          </w:p>
        </w:tc>
      </w:tr>
      <w:tr w:rsidR="001F2470" w14:paraId="246090CD" w14:textId="77777777" w:rsidTr="7657CF3D">
        <w:tc>
          <w:tcPr>
            <w:cnfStyle w:val="001000000000" w:firstRow="0" w:lastRow="0" w:firstColumn="1" w:lastColumn="0" w:oddVBand="0" w:evenVBand="0" w:oddHBand="0" w:evenHBand="0" w:firstRowFirstColumn="0" w:firstRowLastColumn="0" w:lastRowFirstColumn="0" w:lastRowLastColumn="0"/>
            <w:tcW w:w="1260" w:type="dxa"/>
          </w:tcPr>
          <w:p w14:paraId="69B8BC34" w14:textId="128BD5B4" w:rsidR="001A5697" w:rsidRPr="154933FC" w:rsidRDefault="001A5697" w:rsidP="154933FC">
            <w:pPr>
              <w:rPr>
                <w:rFonts w:ascii="Calibri" w:eastAsia="Calibri" w:hAnsi="Calibri" w:cs="Calibri"/>
                <w:sz w:val="21"/>
                <w:szCs w:val="21"/>
              </w:rPr>
            </w:pPr>
            <w:r>
              <w:rPr>
                <w:rFonts w:ascii="Calibri" w:eastAsia="Calibri" w:hAnsi="Calibri" w:cs="Calibri"/>
                <w:sz w:val="21"/>
                <w:szCs w:val="21"/>
              </w:rPr>
              <w:t>1/2</w:t>
            </w:r>
            <w:r w:rsidR="005D7387">
              <w:rPr>
                <w:rFonts w:ascii="Calibri" w:eastAsia="Calibri" w:hAnsi="Calibri" w:cs="Calibri"/>
                <w:sz w:val="21"/>
                <w:szCs w:val="21"/>
              </w:rPr>
              <w:t>5</w:t>
            </w:r>
            <w:r>
              <w:rPr>
                <w:rFonts w:ascii="Calibri" w:eastAsia="Calibri" w:hAnsi="Calibri" w:cs="Calibri"/>
                <w:sz w:val="21"/>
                <w:szCs w:val="21"/>
              </w:rPr>
              <w:t>/23</w:t>
            </w:r>
          </w:p>
        </w:tc>
        <w:tc>
          <w:tcPr>
            <w:tcW w:w="1710" w:type="dxa"/>
          </w:tcPr>
          <w:p w14:paraId="6F190ACD" w14:textId="09042C0B" w:rsidR="001F2470" w:rsidRPr="154933FC" w:rsidRDefault="001F2470" w:rsidP="154933F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Pr>
                <w:rFonts w:ascii="Calibri" w:eastAsia="Calibri" w:hAnsi="Calibri" w:cs="Calibri"/>
                <w:sz w:val="21"/>
                <w:szCs w:val="21"/>
              </w:rPr>
              <w:t>Julie Cusack</w:t>
            </w:r>
          </w:p>
        </w:tc>
        <w:tc>
          <w:tcPr>
            <w:tcW w:w="7650" w:type="dxa"/>
          </w:tcPr>
          <w:p w14:paraId="2EC05A9A" w14:textId="59CDB050" w:rsidR="001F2470" w:rsidRPr="154933FC" w:rsidRDefault="001F2470" w:rsidP="154933F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Pr>
                <w:rFonts w:ascii="Calibri" w:eastAsia="Calibri" w:hAnsi="Calibri" w:cs="Calibri"/>
                <w:color w:val="000000" w:themeColor="text1"/>
                <w:sz w:val="19"/>
                <w:szCs w:val="19"/>
              </w:rPr>
              <w:t xml:space="preserve">Wrote out </w:t>
            </w:r>
            <w:r w:rsidR="00EE2CE3">
              <w:rPr>
                <w:rFonts w:ascii="Calibri" w:eastAsia="Calibri" w:hAnsi="Calibri" w:cs="Calibri"/>
                <w:color w:val="000000" w:themeColor="text1"/>
                <w:sz w:val="19"/>
                <w:szCs w:val="19"/>
              </w:rPr>
              <w:t>questions</w:t>
            </w:r>
            <w:r>
              <w:rPr>
                <w:rFonts w:ascii="Calibri" w:eastAsia="Calibri" w:hAnsi="Calibri" w:cs="Calibri"/>
                <w:color w:val="000000" w:themeColor="text1"/>
                <w:sz w:val="19"/>
                <w:szCs w:val="19"/>
              </w:rPr>
              <w:t xml:space="preserve"> iteratively </w:t>
            </w:r>
            <w:r w:rsidR="00EE2CE3">
              <w:rPr>
                <w:rFonts w:ascii="Calibri" w:eastAsia="Calibri" w:hAnsi="Calibri" w:cs="Calibri"/>
                <w:color w:val="000000" w:themeColor="text1"/>
                <w:sz w:val="19"/>
                <w:szCs w:val="19"/>
              </w:rPr>
              <w:t xml:space="preserve">and removed </w:t>
            </w:r>
            <w:r w:rsidR="007C69FE">
              <w:rPr>
                <w:rFonts w:ascii="Calibri" w:eastAsia="Calibri" w:hAnsi="Calibri" w:cs="Calibri"/>
                <w:color w:val="000000" w:themeColor="text1"/>
                <w:sz w:val="19"/>
                <w:szCs w:val="19"/>
              </w:rPr>
              <w:t>note that questions are displayed as a loop although programmed iteratively</w:t>
            </w:r>
            <w:r w:rsidR="00E27CFC">
              <w:rPr>
                <w:rFonts w:ascii="Calibri" w:eastAsia="Calibri" w:hAnsi="Calibri" w:cs="Calibri"/>
                <w:color w:val="000000" w:themeColor="text1"/>
                <w:sz w:val="19"/>
                <w:szCs w:val="19"/>
              </w:rPr>
              <w:t xml:space="preserve"> </w:t>
            </w:r>
          </w:p>
        </w:tc>
      </w:tr>
      <w:tr w:rsidR="16B9493C" w14:paraId="67D2D19A" w14:textId="77777777" w:rsidTr="7657CF3D">
        <w:trPr>
          <w:trHeight w:val="300"/>
        </w:trPr>
        <w:tc>
          <w:tcPr>
            <w:cnfStyle w:val="001000000000" w:firstRow="0" w:lastRow="0" w:firstColumn="1" w:lastColumn="0" w:oddVBand="0" w:evenVBand="0" w:oddHBand="0" w:evenHBand="0" w:firstRowFirstColumn="0" w:firstRowLastColumn="0" w:lastRowFirstColumn="0" w:lastRowLastColumn="0"/>
            <w:tcW w:w="1260" w:type="dxa"/>
          </w:tcPr>
          <w:p w14:paraId="55405AB3" w14:textId="1F829871" w:rsidR="16B9493C" w:rsidRDefault="06059A50" w:rsidP="16B9493C">
            <w:pPr>
              <w:rPr>
                <w:rFonts w:ascii="Calibri" w:eastAsia="Calibri" w:hAnsi="Calibri" w:cs="Calibri"/>
                <w:sz w:val="21"/>
                <w:szCs w:val="21"/>
              </w:rPr>
            </w:pPr>
            <w:r w:rsidRPr="06059A50">
              <w:rPr>
                <w:rFonts w:ascii="Calibri" w:eastAsia="Calibri" w:hAnsi="Calibri" w:cs="Calibri"/>
                <w:sz w:val="21"/>
                <w:szCs w:val="21"/>
              </w:rPr>
              <w:t>2/24/23</w:t>
            </w:r>
          </w:p>
        </w:tc>
        <w:tc>
          <w:tcPr>
            <w:tcW w:w="1710" w:type="dxa"/>
          </w:tcPr>
          <w:p w14:paraId="1CA9566F" w14:textId="4580B34F" w:rsidR="16B9493C" w:rsidRDefault="16B9493C" w:rsidP="16B9493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1"/>
                <w:szCs w:val="21"/>
              </w:rPr>
            </w:pPr>
            <w:r w:rsidRPr="16B9493C">
              <w:rPr>
                <w:rFonts w:ascii="Calibri" w:eastAsia="Calibri" w:hAnsi="Calibri" w:cs="Calibri"/>
                <w:sz w:val="21"/>
                <w:szCs w:val="21"/>
              </w:rPr>
              <w:t>Julie Cusack</w:t>
            </w:r>
          </w:p>
        </w:tc>
        <w:tc>
          <w:tcPr>
            <w:tcW w:w="7650" w:type="dxa"/>
          </w:tcPr>
          <w:p w14:paraId="2AD591A4" w14:textId="299C05AF" w:rsidR="16B9493C" w:rsidRDefault="16B9493C" w:rsidP="16B9493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9"/>
                <w:szCs w:val="19"/>
              </w:rPr>
            </w:pPr>
            <w:r w:rsidRPr="16B9493C">
              <w:rPr>
                <w:rFonts w:ascii="Calibri" w:eastAsia="Calibri" w:hAnsi="Calibri" w:cs="Calibri"/>
                <w:color w:val="000000" w:themeColor="text1"/>
                <w:sz w:val="19"/>
                <w:szCs w:val="19"/>
              </w:rPr>
              <w:t>Added sentence to DRINKSWTR1 and DRINKSWTR2A-F question text to clarify question.</w:t>
            </w:r>
          </w:p>
        </w:tc>
      </w:tr>
    </w:tbl>
    <w:p w14:paraId="7516820B" w14:textId="25453E39" w:rsidR="2606BFA3" w:rsidRPr="001E5906" w:rsidRDefault="004B1CE7" w:rsidP="004B1CE7">
      <w:pPr>
        <w:pStyle w:val="Heading1"/>
        <w:spacing w:after="0"/>
        <w:rPr>
          <w:rFonts w:eastAsia="Times New Roman"/>
          <w:sz w:val="40"/>
          <w:szCs w:val="36"/>
        </w:rPr>
      </w:pPr>
      <w:bookmarkStart w:id="0" w:name="_Toc496540763"/>
      <w:r>
        <w:rPr>
          <w:rFonts w:eastAsia="Times New Roman"/>
          <w:sz w:val="40"/>
          <w:szCs w:val="36"/>
        </w:rPr>
        <w:lastRenderedPageBreak/>
        <w:t xml:space="preserve">[INTROM4] </w:t>
      </w:r>
      <w:r w:rsidR="4759246B" w:rsidRPr="001E5906">
        <w:rPr>
          <w:rFonts w:eastAsia="Times New Roman"/>
          <w:sz w:val="40"/>
          <w:szCs w:val="36"/>
        </w:rPr>
        <w:t>Module 4: Where You Live and Work</w:t>
      </w:r>
    </w:p>
    <w:p w14:paraId="19707DD7" w14:textId="4A573922" w:rsidR="001D254F" w:rsidRPr="00AF7794" w:rsidRDefault="3824E2A9" w:rsidP="001E5906">
      <w:r w:rsidRPr="3824E2A9">
        <w:t xml:space="preserve">The questions in this section are about places where you have lived and worked. Where we live and our daily commute to and from our homes, work, and school can affect our health in </w:t>
      </w:r>
      <w:proofErr w:type="gramStart"/>
      <w:r w:rsidRPr="3824E2A9">
        <w:t>a number of</w:t>
      </w:r>
      <w:proofErr w:type="gramEnd"/>
      <w:r w:rsidRPr="3824E2A9">
        <w:t xml:space="preserve"> ways.</w:t>
      </w:r>
    </w:p>
    <w:p w14:paraId="59F494F2" w14:textId="09F77022" w:rsidR="00B2356B" w:rsidRPr="00AF7794" w:rsidRDefault="001D0CF4" w:rsidP="001D0CF4">
      <w:pPr>
        <w:pStyle w:val="Heading1"/>
        <w:spacing w:after="0"/>
        <w:rPr>
          <w:rFonts w:eastAsia="Times New Roman"/>
        </w:rPr>
      </w:pPr>
      <w:r>
        <w:rPr>
          <w:rFonts w:eastAsia="Times New Roman"/>
        </w:rPr>
        <w:t xml:space="preserve">[INTRORH] </w:t>
      </w:r>
      <w:r w:rsidR="00B2356B" w:rsidRPr="00AF7794">
        <w:rPr>
          <w:rFonts w:eastAsia="Times New Roman"/>
        </w:rPr>
        <w:t>Residential History</w:t>
      </w:r>
      <w:bookmarkEnd w:id="0"/>
    </w:p>
    <w:p w14:paraId="13E2A850" w14:textId="7B7A561C" w:rsidR="001D254F" w:rsidRPr="004B1CE7" w:rsidRDefault="0A14DA4A" w:rsidP="004B1CE7">
      <w:pPr>
        <w:spacing w:line="240" w:lineRule="auto"/>
        <w:rPr>
          <w:rFonts w:eastAsia="Calibri"/>
        </w:rPr>
      </w:pPr>
      <w:r w:rsidRPr="0A14DA4A">
        <w:rPr>
          <w:rFonts w:eastAsia="Calibri"/>
        </w:rPr>
        <w:t>The next questions ask about where you live now and where you have lived in the past. The first questions are about the home(s) where you live most of the time. Questions about seasonal and vacation homes are at the end of this section. It is important that you share exact addresses, if possible. If you cannot remember your full address, please share as much information as you can. You can enter up to 11 home addresses and 10 seasonal and vacation home addresses.</w:t>
      </w:r>
    </w:p>
    <w:p w14:paraId="668424CC" w14:textId="55582334" w:rsidR="00B2356B" w:rsidRPr="00AF7794" w:rsidRDefault="71CC2ABE" w:rsidP="7DFB0838">
      <w:pPr>
        <w:spacing w:after="0" w:line="240" w:lineRule="auto"/>
        <w:rPr>
          <w:rFonts w:eastAsia="Calibri"/>
        </w:rPr>
      </w:pPr>
      <w:r w:rsidRPr="71CC2ABE">
        <w:rPr>
          <w:rFonts w:eastAsia="Calibri"/>
        </w:rPr>
        <w:t>You can include rural routes (RR) in your answers, but please do</w:t>
      </w:r>
      <w:r w:rsidRPr="71CC2ABE">
        <w:rPr>
          <w:rFonts w:eastAsia="Calibri"/>
          <w:b/>
          <w:bCs/>
        </w:rPr>
        <w:t xml:space="preserve"> not</w:t>
      </w:r>
      <w:r w:rsidRPr="71CC2ABE">
        <w:rPr>
          <w:rFonts w:eastAsia="Calibri"/>
        </w:rPr>
        <w:t xml:space="preserve"> include post office (PO) boxes.</w:t>
      </w:r>
    </w:p>
    <w:p w14:paraId="68DB306E" w14:textId="01A1FA1E" w:rsidR="001D254F" w:rsidRDefault="001D254F" w:rsidP="001D254F">
      <w:pPr>
        <w:spacing w:after="0" w:line="240" w:lineRule="auto"/>
        <w:rPr>
          <w:rFonts w:eastAsia="Calibri" w:cstheme="minorHAnsi"/>
          <w:b/>
        </w:rPr>
      </w:pPr>
    </w:p>
    <w:p w14:paraId="02C0E7BC" w14:textId="47423541" w:rsidR="00FB5746" w:rsidRPr="009B35E8" w:rsidRDefault="0060678D" w:rsidP="008B16AA">
      <w:pPr>
        <w:pStyle w:val="ListParagraph"/>
        <w:numPr>
          <w:ilvl w:val="0"/>
          <w:numId w:val="7"/>
        </w:numPr>
      </w:pPr>
      <w:r w:rsidRPr="00DE1301">
        <w:rPr>
          <w:rFonts w:eastAsia="Calibri" w:cstheme="minorHAnsi"/>
        </w:rPr>
        <w:t>[HOMEADD1</w:t>
      </w:r>
      <w:r w:rsidR="009C4A6E" w:rsidRPr="00DE1301">
        <w:rPr>
          <w:rFonts w:eastAsia="Calibri" w:cstheme="minorHAnsi"/>
        </w:rPr>
        <w:t>_1</w:t>
      </w:r>
      <w:r w:rsidRPr="00DE1301">
        <w:rPr>
          <w:rFonts w:eastAsia="Calibri" w:cstheme="minorHAnsi"/>
        </w:rPr>
        <w:t>]</w:t>
      </w:r>
      <w:r w:rsidRPr="00DE1301">
        <w:rPr>
          <w:rFonts w:eastAsia="Calibri" w:cstheme="minorHAnsi"/>
          <w:b/>
        </w:rPr>
        <w:t xml:space="preserve"> </w:t>
      </w:r>
      <w:r w:rsidR="00B2356B" w:rsidRPr="00DE1301">
        <w:rPr>
          <w:rFonts w:eastAsia="Calibri" w:cstheme="minorHAnsi"/>
        </w:rPr>
        <w:t xml:space="preserve">What is the full street address of </w:t>
      </w:r>
      <w:r w:rsidR="00C54D13" w:rsidRPr="00DE1301">
        <w:rPr>
          <w:rFonts w:eastAsia="Calibri" w:cstheme="minorHAnsi"/>
        </w:rPr>
        <w:t>the place where you live now?</w:t>
      </w:r>
      <w:bookmarkStart w:id="1" w:name="_Hlk536003868"/>
      <w:r w:rsidR="005A37E8" w:rsidRPr="00DE1301">
        <w:rPr>
          <w:rFonts w:eastAsia="Calibri" w:cstheme="minorHAnsi"/>
        </w:rPr>
        <w:t xml:space="preserve"> </w:t>
      </w:r>
    </w:p>
    <w:p w14:paraId="5445026B" w14:textId="564215BF" w:rsidR="00607C06" w:rsidRDefault="00E2713C" w:rsidP="00A67721">
      <w:pPr>
        <w:pStyle w:val="ListParagraph"/>
        <w:spacing w:before="240" w:after="0" w:line="240" w:lineRule="auto"/>
        <w:rPr>
          <w:rFonts w:eastAsia="Calibri"/>
        </w:rPr>
      </w:pPr>
      <w:r>
        <w:rPr>
          <w:rFonts w:eastAsia="Calibri"/>
          <w:b/>
          <w:bCs/>
        </w:rPr>
        <w:tab/>
      </w:r>
      <w:r w:rsidR="00A84B9C" w:rsidRPr="00DE1301">
        <w:rPr>
          <w:rFonts w:eastAsia="Calibri"/>
        </w:rPr>
        <w:t>Street number</w:t>
      </w:r>
      <w:r w:rsidR="00A84B9C">
        <w:rPr>
          <w:rFonts w:eastAsia="Calibri"/>
          <w:b/>
          <w:bCs/>
        </w:rPr>
        <w:t xml:space="preserve"> </w:t>
      </w:r>
      <w:r w:rsidR="006546EA">
        <w:rPr>
          <w:rFonts w:eastAsia="Calibri"/>
          <w:b/>
          <w:bCs/>
        </w:rPr>
        <w:tab/>
      </w:r>
      <w:r w:rsidR="006546EA">
        <w:rPr>
          <w:rFonts w:eastAsia="Calibri"/>
          <w:b/>
          <w:bCs/>
        </w:rPr>
        <w:tab/>
      </w:r>
      <w:r w:rsidR="006546EA">
        <w:rPr>
          <w:rFonts w:eastAsia="Calibri"/>
          <w:b/>
          <w:bCs/>
        </w:rPr>
        <w:tab/>
      </w:r>
      <w:r w:rsidR="006546EA">
        <w:rPr>
          <w:rFonts w:eastAsia="Calibri"/>
          <w:b/>
          <w:bCs/>
        </w:rPr>
        <w:tab/>
      </w:r>
      <w:r w:rsidR="0083597A" w:rsidRPr="004E0102">
        <w:rPr>
          <w:rFonts w:eastAsia="Calibri"/>
        </w:rPr>
        <w:t>|_____</w:t>
      </w:r>
      <w:r w:rsidR="0083597A">
        <w:rPr>
          <w:rFonts w:eastAsia="Calibri"/>
        </w:rPr>
        <w:t>__</w:t>
      </w:r>
      <w:r w:rsidR="0083597A" w:rsidRPr="004E0102">
        <w:rPr>
          <w:rFonts w:eastAsia="Calibri"/>
        </w:rPr>
        <w:t>_|</w:t>
      </w:r>
    </w:p>
    <w:p w14:paraId="3AA79A5F" w14:textId="3DE406CC" w:rsidR="00EA1898" w:rsidRDefault="00EA1898" w:rsidP="00DE1301">
      <w:pPr>
        <w:pStyle w:val="ListParagraph"/>
        <w:spacing w:after="0" w:line="240" w:lineRule="auto"/>
        <w:rPr>
          <w:rFonts w:eastAsia="Calibri"/>
        </w:rPr>
      </w:pPr>
      <w:r>
        <w:rPr>
          <w:rFonts w:eastAsia="Calibri"/>
        </w:rPr>
        <w:tab/>
      </w:r>
      <w:r w:rsidR="00810844">
        <w:rPr>
          <w:rFonts w:eastAsia="Calibri"/>
        </w:rPr>
        <w:t>Full Street name</w:t>
      </w:r>
      <w:r w:rsidR="0083597A">
        <w:rPr>
          <w:rFonts w:eastAsia="Calibri"/>
        </w:rPr>
        <w:t xml:space="preserve"> </w:t>
      </w:r>
      <w:r w:rsidR="0083597A">
        <w:rPr>
          <w:rFonts w:eastAsia="Calibri"/>
        </w:rPr>
        <w:tab/>
      </w:r>
      <w:r w:rsidR="0083597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76158465" w14:textId="6FE5A316" w:rsidR="00810844" w:rsidRDefault="00810844" w:rsidP="00DE1301">
      <w:pPr>
        <w:pStyle w:val="ListParagraph"/>
        <w:spacing w:after="0" w:line="240" w:lineRule="auto"/>
        <w:rPr>
          <w:rFonts w:eastAsia="Calibri"/>
        </w:rPr>
      </w:pPr>
      <w:r>
        <w:rPr>
          <w:rFonts w:eastAsia="Calibri"/>
        </w:rPr>
        <w:tab/>
        <w:t>Apartment, suite, unit, building, etc.</w:t>
      </w:r>
      <w:r w:rsidR="0083597A">
        <w:rPr>
          <w:rFonts w:eastAsia="Calibri"/>
        </w:rPr>
        <w:t xml:space="preserve"> </w:t>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23D54CCD" w14:textId="68DFD18E" w:rsidR="00810844" w:rsidRDefault="00810844" w:rsidP="00DE1301">
      <w:pPr>
        <w:pStyle w:val="ListParagraph"/>
        <w:spacing w:after="0" w:line="240" w:lineRule="auto"/>
        <w:rPr>
          <w:rFonts w:eastAsia="Calibri"/>
        </w:rPr>
      </w:pPr>
      <w:r>
        <w:rPr>
          <w:rFonts w:eastAsia="Calibri"/>
        </w:rPr>
        <w:tab/>
        <w:t>City</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3297AA22" w14:textId="6A18FA11" w:rsidR="00810844" w:rsidRDefault="00810844" w:rsidP="00DE1301">
      <w:pPr>
        <w:pStyle w:val="ListParagraph"/>
        <w:spacing w:after="0" w:line="240" w:lineRule="auto"/>
        <w:rPr>
          <w:rFonts w:eastAsia="Calibri"/>
        </w:rPr>
      </w:pPr>
      <w:r>
        <w:rPr>
          <w:rFonts w:eastAsia="Calibri"/>
        </w:rPr>
        <w:tab/>
        <w:t>State/Province</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40E3DE1F" w14:textId="28ED79E8" w:rsidR="00810844" w:rsidRDefault="00810844" w:rsidP="00DE1301">
      <w:pPr>
        <w:pStyle w:val="ListParagraph"/>
        <w:spacing w:after="0" w:line="240" w:lineRule="auto"/>
        <w:rPr>
          <w:rFonts w:eastAsia="Calibri"/>
        </w:rPr>
      </w:pPr>
      <w:r>
        <w:rPr>
          <w:rFonts w:eastAsia="Calibri"/>
        </w:rPr>
        <w:tab/>
      </w:r>
      <w:r w:rsidR="007F3286">
        <w:rPr>
          <w:rFonts w:eastAsia="Calibri"/>
        </w:rPr>
        <w:t>Zip code</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5B673252" w14:textId="0B71A5D2" w:rsidR="007F3286" w:rsidRDefault="007F3286" w:rsidP="00DE1301">
      <w:pPr>
        <w:pStyle w:val="ListParagraph"/>
        <w:spacing w:after="0" w:line="240" w:lineRule="auto"/>
        <w:rPr>
          <w:rFonts w:eastAsia="Calibri"/>
        </w:rPr>
      </w:pPr>
      <w:r>
        <w:rPr>
          <w:rFonts w:eastAsia="Calibri"/>
        </w:rPr>
        <w:tab/>
        <w:t>Country</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122E6CCA" w14:textId="28F7A679" w:rsidR="00527A14" w:rsidRPr="00DE1301" w:rsidRDefault="006546EA" w:rsidP="00DE1301">
      <w:pPr>
        <w:pStyle w:val="ListParagraph"/>
        <w:spacing w:after="0" w:line="240" w:lineRule="auto"/>
        <w:rPr>
          <w:rFonts w:eastAsia="Calibri"/>
          <w:i/>
          <w:iCs/>
        </w:rPr>
      </w:pPr>
      <w:r>
        <w:rPr>
          <w:rFonts w:eastAsia="Calibri"/>
        </w:rPr>
        <w:tab/>
      </w:r>
      <w:bookmarkEnd w:id="1"/>
      <w:r w:rsidR="71CC2ABE" w:rsidRPr="00DE1301">
        <w:rPr>
          <w:rFonts w:eastAsia="Calibri"/>
          <w:i/>
          <w:iCs/>
        </w:rPr>
        <w:t xml:space="preserve">NO RESPONSE </w:t>
      </w:r>
      <w:r w:rsidR="71CC2ABE" w:rsidRPr="00DE1301">
        <w:rPr>
          <w:rFonts w:ascii="Wingdings" w:eastAsia="Wingdings" w:hAnsi="Wingdings" w:cs="Wingdings"/>
          <w:i/>
          <w:iCs/>
        </w:rPr>
        <w:t>à</w:t>
      </w:r>
      <w:r w:rsidR="71CC2ABE" w:rsidRPr="00DE1301">
        <w:rPr>
          <w:i/>
          <w:iCs/>
        </w:rPr>
        <w:t xml:space="preserve"> </w:t>
      </w:r>
      <w:r w:rsidR="71CC2ABE" w:rsidRPr="00DE1301">
        <w:rPr>
          <w:b/>
          <w:bCs/>
          <w:i/>
          <w:iCs/>
        </w:rPr>
        <w:t>GO TO HOMEADD2</w:t>
      </w:r>
      <w:r w:rsidR="00CE3FC2">
        <w:rPr>
          <w:b/>
          <w:bCs/>
          <w:i/>
          <w:iCs/>
        </w:rPr>
        <w:t>_1</w:t>
      </w:r>
    </w:p>
    <w:p w14:paraId="2EF41952" w14:textId="77777777" w:rsidR="00834F72" w:rsidRDefault="00834F72" w:rsidP="00834F72">
      <w:pPr>
        <w:tabs>
          <w:tab w:val="left" w:pos="6480"/>
        </w:tabs>
        <w:spacing w:after="0" w:line="240" w:lineRule="auto"/>
        <w:ind w:left="720"/>
        <w:rPr>
          <w:rFonts w:eastAsia="Calibri" w:cstheme="minorHAnsi"/>
          <w:b/>
        </w:rPr>
      </w:pPr>
    </w:p>
    <w:p w14:paraId="6140534A" w14:textId="40491DD3" w:rsidR="00834F72" w:rsidRDefault="00CF66A5" w:rsidP="00DE1301">
      <w:pPr>
        <w:tabs>
          <w:tab w:val="left" w:pos="6480"/>
        </w:tabs>
        <w:spacing w:after="0" w:line="240" w:lineRule="auto"/>
        <w:rPr>
          <w:rFonts w:eastAsia="Calibri" w:cstheme="minorHAnsi"/>
          <w:b/>
        </w:rPr>
      </w:pPr>
      <w:r>
        <w:rPr>
          <w:rFonts w:eastAsia="Calibri" w:cstheme="minorHAnsi"/>
          <w:b/>
        </w:rPr>
        <w:t xml:space="preserve">[DISPLAY </w:t>
      </w:r>
      <w:r w:rsidR="00B96047" w:rsidRPr="00AF7794">
        <w:rPr>
          <w:rFonts w:eastAsia="Calibri" w:cstheme="minorHAnsi"/>
          <w:b/>
        </w:rPr>
        <w:t>HOMEADD2</w:t>
      </w:r>
      <w:r w:rsidR="00A75327">
        <w:rPr>
          <w:rFonts w:eastAsia="Calibri" w:cstheme="minorHAnsi"/>
          <w:b/>
        </w:rPr>
        <w:t>_1</w:t>
      </w:r>
      <w:r>
        <w:rPr>
          <w:rFonts w:eastAsia="Calibri" w:cstheme="minorHAnsi"/>
          <w:b/>
        </w:rPr>
        <w:t xml:space="preserve"> IF (HOMEADD1</w:t>
      </w:r>
      <w:r w:rsidR="001C5A93">
        <w:rPr>
          <w:rFonts w:eastAsia="Calibri" w:cstheme="minorHAnsi"/>
          <w:b/>
        </w:rPr>
        <w:t>_1</w:t>
      </w:r>
      <w:r w:rsidR="00DB201B">
        <w:rPr>
          <w:rFonts w:eastAsia="Calibri" w:cstheme="minorHAnsi"/>
          <w:b/>
        </w:rPr>
        <w:t xml:space="preserve">: </w:t>
      </w:r>
      <w:r w:rsidR="000201F3">
        <w:rPr>
          <w:rFonts w:eastAsia="Calibri" w:cstheme="minorHAnsi"/>
          <w:b/>
        </w:rPr>
        <w:t>CITY</w:t>
      </w:r>
      <w:r w:rsidR="00344481">
        <w:rPr>
          <w:rFonts w:eastAsia="Calibri" w:cstheme="minorHAnsi"/>
          <w:b/>
        </w:rPr>
        <w:t>, STATE, ZIP, OR COUNTRY</w:t>
      </w:r>
      <w:r w:rsidR="00270321">
        <w:rPr>
          <w:rFonts w:eastAsia="Calibri" w:cstheme="minorHAnsi"/>
          <w:b/>
        </w:rPr>
        <w:t>=</w:t>
      </w:r>
      <w:r w:rsidR="00344481">
        <w:rPr>
          <w:rFonts w:eastAsia="Calibri" w:cstheme="minorHAnsi"/>
          <w:b/>
        </w:rPr>
        <w:t xml:space="preserve"> NR)</w:t>
      </w:r>
    </w:p>
    <w:p w14:paraId="0568B487" w14:textId="23684278" w:rsidR="007361FF" w:rsidRPr="00AF7794" w:rsidRDefault="00834F72" w:rsidP="00DE1301">
      <w:pPr>
        <w:tabs>
          <w:tab w:val="left" w:pos="6480"/>
        </w:tabs>
        <w:spacing w:after="0" w:line="240" w:lineRule="auto"/>
        <w:rPr>
          <w:rFonts w:eastAsia="Calibri" w:cstheme="minorHAnsi"/>
          <w:b/>
        </w:rPr>
      </w:pPr>
      <w:r>
        <w:rPr>
          <w:rFonts w:eastAsia="Calibri" w:cstheme="minorHAnsi"/>
          <w:b/>
        </w:rPr>
        <w:t xml:space="preserve">ELSE, GO TO </w:t>
      </w:r>
      <w:r w:rsidR="00DB4315">
        <w:rPr>
          <w:rFonts w:eastAsia="Calibri" w:cstheme="minorHAnsi"/>
          <w:b/>
        </w:rPr>
        <w:t>HOMEADD3_1]</w:t>
      </w:r>
      <w:r w:rsidR="007361FF" w:rsidRPr="00AF7794">
        <w:rPr>
          <w:rFonts w:eastAsia="Calibri" w:cstheme="minorHAnsi"/>
          <w:b/>
        </w:rPr>
        <w:tab/>
      </w:r>
    </w:p>
    <w:p w14:paraId="6F9A8A25" w14:textId="1CC48A99" w:rsidR="00AF5B3B" w:rsidRPr="00AF7794" w:rsidRDefault="00527A14" w:rsidP="00DE1301">
      <w:pPr>
        <w:tabs>
          <w:tab w:val="left" w:pos="6480"/>
        </w:tabs>
        <w:spacing w:after="0" w:line="240" w:lineRule="auto"/>
        <w:rPr>
          <w:rFonts w:eastAsia="Calibri" w:cstheme="minorHAnsi"/>
          <w:b/>
        </w:rPr>
      </w:pPr>
      <w:r w:rsidRPr="009B35E8">
        <w:rPr>
          <w:rFonts w:eastAsia="Calibri" w:cstheme="minorHAnsi"/>
          <w:b/>
        </w:rPr>
        <w:t>[</w:t>
      </w:r>
      <w:r w:rsidR="007D2B1B" w:rsidRPr="009B35E8">
        <w:rPr>
          <w:rFonts w:eastAsia="Calibri" w:cstheme="minorHAnsi"/>
          <w:b/>
        </w:rPr>
        <w:t xml:space="preserve">NOTE FOR PROGRAMMERS: ONLY FIELDS THAT WERE NOT ALREADY COMPLETED IN </w:t>
      </w:r>
      <w:r w:rsidR="001A457F" w:rsidRPr="009B35E8">
        <w:rPr>
          <w:rFonts w:eastAsia="Calibri" w:cstheme="minorHAnsi"/>
          <w:b/>
        </w:rPr>
        <w:t xml:space="preserve">HOMEADD1 </w:t>
      </w:r>
      <w:r w:rsidR="007D2B1B" w:rsidRPr="009B35E8">
        <w:rPr>
          <w:rFonts w:eastAsia="Calibri" w:cstheme="minorHAnsi"/>
          <w:b/>
        </w:rPr>
        <w:t xml:space="preserve">SHOULD BE PRESENTED AS OPEN FIELDS. IF RESPONSE WAS ALREADY PROVIDED TO </w:t>
      </w:r>
      <w:r w:rsidR="00A974ED" w:rsidRPr="009B35E8">
        <w:rPr>
          <w:rFonts w:eastAsia="Calibri" w:cstheme="minorHAnsi"/>
          <w:b/>
        </w:rPr>
        <w:t>ANY OF</w:t>
      </w:r>
      <w:r w:rsidR="00777D3A" w:rsidRPr="009B35E8">
        <w:rPr>
          <w:rFonts w:eastAsia="Calibri" w:cstheme="minorHAnsi"/>
          <w:b/>
        </w:rPr>
        <w:t xml:space="preserve"> THESE</w:t>
      </w:r>
      <w:r w:rsidR="007D2B1B" w:rsidRPr="009B35E8">
        <w:rPr>
          <w:rFonts w:eastAsia="Calibri" w:cstheme="minorHAnsi"/>
          <w:b/>
        </w:rPr>
        <w:t xml:space="preserve"> FIELDS IN </w:t>
      </w:r>
      <w:r w:rsidR="001A457F" w:rsidRPr="009B35E8">
        <w:rPr>
          <w:rFonts w:eastAsia="Calibri" w:cstheme="minorHAnsi"/>
          <w:b/>
        </w:rPr>
        <w:t>HOMEADD1</w:t>
      </w:r>
      <w:r w:rsidR="007D2B1B" w:rsidRPr="009B35E8">
        <w:rPr>
          <w:rFonts w:eastAsia="Calibri" w:cstheme="minorHAnsi"/>
          <w:b/>
        </w:rPr>
        <w:t>, POPULATE THE FIELD</w:t>
      </w:r>
      <w:r w:rsidR="00A974ED" w:rsidRPr="009B35E8">
        <w:rPr>
          <w:rFonts w:eastAsia="Calibri" w:cstheme="minorHAnsi"/>
          <w:b/>
        </w:rPr>
        <w:t>(S)</w:t>
      </w:r>
      <w:r w:rsidR="007D2B1B" w:rsidRPr="009B35E8">
        <w:rPr>
          <w:rFonts w:eastAsia="Calibri" w:cstheme="minorHAnsi"/>
          <w:b/>
        </w:rPr>
        <w:t xml:space="preserve"> AS PROTECTED, SUMMARIZED INFORMATION IN </w:t>
      </w:r>
      <w:r w:rsidR="001A457F" w:rsidRPr="009B35E8">
        <w:rPr>
          <w:rFonts w:eastAsia="Calibri" w:cstheme="minorHAnsi"/>
          <w:b/>
        </w:rPr>
        <w:t>HOMEADD2</w:t>
      </w:r>
      <w:r w:rsidRPr="009B35E8">
        <w:rPr>
          <w:rFonts w:eastAsia="Calibri" w:cstheme="minorHAnsi"/>
          <w:b/>
        </w:rPr>
        <w:t>]</w:t>
      </w:r>
    </w:p>
    <w:p w14:paraId="40EE7E61" w14:textId="18AD88B8" w:rsidR="00DE28EC" w:rsidRPr="00C612D9" w:rsidRDefault="7DFB0838" w:rsidP="008B16AA">
      <w:pPr>
        <w:pStyle w:val="ListParagraph"/>
        <w:numPr>
          <w:ilvl w:val="0"/>
          <w:numId w:val="7"/>
        </w:numPr>
        <w:spacing w:after="0" w:line="240" w:lineRule="auto"/>
        <w:rPr>
          <w:rFonts w:eastAsia="Calibri"/>
        </w:rPr>
      </w:pPr>
      <w:r>
        <w:t>[HOMEADD2</w:t>
      </w:r>
      <w:r w:rsidR="00617720">
        <w:t>_1</w:t>
      </w:r>
      <w:r>
        <w:t>] Please provide the following information:</w:t>
      </w:r>
      <w:r w:rsidRPr="7DFB0838">
        <w:rPr>
          <w:rFonts w:eastAsia="Calibri"/>
        </w:rPr>
        <w:t xml:space="preserve"> </w:t>
      </w:r>
    </w:p>
    <w:p w14:paraId="18733093" w14:textId="73EBB5D2" w:rsidR="00DE28EC" w:rsidRPr="00C612D9" w:rsidRDefault="00DE28EC" w:rsidP="00C612D9">
      <w:pPr>
        <w:spacing w:after="0" w:line="240" w:lineRule="auto"/>
        <w:ind w:left="720"/>
        <w:rPr>
          <w:rFonts w:eastAsia="Calibri"/>
        </w:rPr>
      </w:pPr>
      <w:r w:rsidRPr="00C612D9">
        <w:rPr>
          <w:rFonts w:eastAsia="Calibri"/>
        </w:rPr>
        <w:tab/>
        <w:t xml:space="preserve">City </w:t>
      </w:r>
      <w:r w:rsidRPr="00C612D9">
        <w:rPr>
          <w:rFonts w:eastAsia="Calibri"/>
        </w:rPr>
        <w:tab/>
      </w:r>
      <w:r w:rsidRPr="00C612D9">
        <w:rPr>
          <w:rFonts w:eastAsia="Calibri"/>
        </w:rPr>
        <w:tab/>
        <w:t>|________|</w:t>
      </w:r>
    </w:p>
    <w:p w14:paraId="161B2902" w14:textId="3E3236C5" w:rsidR="00DE28EC" w:rsidRPr="00C612D9" w:rsidRDefault="00DE28EC" w:rsidP="00C612D9">
      <w:pPr>
        <w:spacing w:after="0" w:line="240" w:lineRule="auto"/>
        <w:ind w:left="720"/>
        <w:rPr>
          <w:rFonts w:eastAsia="Calibri"/>
        </w:rPr>
      </w:pPr>
      <w:r w:rsidRPr="00C612D9">
        <w:rPr>
          <w:rFonts w:eastAsia="Calibri"/>
        </w:rPr>
        <w:tab/>
        <w:t xml:space="preserve">State/Province </w:t>
      </w:r>
      <w:r w:rsidRPr="00C612D9">
        <w:rPr>
          <w:rFonts w:eastAsia="Calibri"/>
        </w:rPr>
        <w:tab/>
        <w:t>|________|</w:t>
      </w:r>
    </w:p>
    <w:p w14:paraId="2B00EEA5" w14:textId="5F26A1A0" w:rsidR="00DE28EC" w:rsidRPr="00C612D9" w:rsidRDefault="00DE28EC" w:rsidP="00C612D9">
      <w:pPr>
        <w:spacing w:after="0" w:line="240" w:lineRule="auto"/>
        <w:ind w:left="720"/>
        <w:rPr>
          <w:rFonts w:eastAsia="Calibri"/>
        </w:rPr>
      </w:pPr>
      <w:r w:rsidRPr="00C612D9">
        <w:rPr>
          <w:rFonts w:eastAsia="Calibri"/>
        </w:rPr>
        <w:tab/>
        <w:t xml:space="preserve">Zip code </w:t>
      </w:r>
      <w:r w:rsidRPr="00C612D9">
        <w:rPr>
          <w:rFonts w:eastAsia="Calibri"/>
        </w:rPr>
        <w:tab/>
        <w:t>|________|</w:t>
      </w:r>
    </w:p>
    <w:p w14:paraId="5DCFFD44" w14:textId="02F67521" w:rsidR="00DE28EC" w:rsidRPr="00C612D9" w:rsidRDefault="00DE28EC" w:rsidP="00C612D9">
      <w:pPr>
        <w:spacing w:after="0" w:line="240" w:lineRule="auto"/>
        <w:ind w:left="720"/>
        <w:rPr>
          <w:rFonts w:eastAsia="Calibri"/>
        </w:rPr>
      </w:pPr>
      <w:r w:rsidRPr="00C612D9">
        <w:rPr>
          <w:rFonts w:eastAsia="Calibri"/>
        </w:rPr>
        <w:tab/>
        <w:t xml:space="preserve">Country </w:t>
      </w:r>
      <w:r w:rsidRPr="00C612D9">
        <w:rPr>
          <w:rFonts w:eastAsia="Calibri"/>
        </w:rPr>
        <w:tab/>
        <w:t>|________|</w:t>
      </w:r>
    </w:p>
    <w:p w14:paraId="69C905D2" w14:textId="63620291" w:rsidR="00DE28EC" w:rsidRDefault="00DE28EC" w:rsidP="00DE28EC">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120C788F" w14:textId="77777777" w:rsidR="00AC1592" w:rsidRDefault="00AC1592" w:rsidP="003A50CD">
      <w:pPr>
        <w:tabs>
          <w:tab w:val="left" w:pos="6840"/>
          <w:tab w:val="left" w:pos="7830"/>
          <w:tab w:val="left" w:pos="9360"/>
        </w:tabs>
        <w:spacing w:after="0" w:line="240" w:lineRule="auto"/>
        <w:rPr>
          <w:rFonts w:eastAsia="Calibri"/>
          <w:b/>
          <w:bCs/>
        </w:rPr>
      </w:pPr>
    </w:p>
    <w:p w14:paraId="5F11D5CB" w14:textId="568EDFD3" w:rsidR="008F5BA9" w:rsidRDefault="00543C9A" w:rsidP="003A50CD">
      <w:pPr>
        <w:tabs>
          <w:tab w:val="left" w:pos="6840"/>
          <w:tab w:val="left" w:pos="7830"/>
          <w:tab w:val="left" w:pos="9360"/>
        </w:tabs>
        <w:spacing w:after="0" w:line="240" w:lineRule="auto"/>
        <w:rPr>
          <w:rFonts w:eastAsia="Calibri" w:cstheme="minorHAnsi"/>
          <w:b/>
        </w:rPr>
      </w:pPr>
      <w:r>
        <w:rPr>
          <w:rFonts w:eastAsia="Calibri"/>
          <w:b/>
          <w:bCs/>
        </w:rPr>
        <w:t xml:space="preserve">[DISPLAY </w:t>
      </w:r>
      <w:r w:rsidR="00B96047" w:rsidRPr="00AF7794">
        <w:rPr>
          <w:rFonts w:eastAsia="Calibri" w:cstheme="minorHAnsi"/>
          <w:b/>
        </w:rPr>
        <w:t>HOMEADD3</w:t>
      </w:r>
      <w:r w:rsidR="008C41E6">
        <w:rPr>
          <w:rFonts w:eastAsia="Calibri" w:cstheme="minorHAnsi"/>
          <w:b/>
        </w:rPr>
        <w:t xml:space="preserve">_1 IF </w:t>
      </w:r>
      <w:r w:rsidR="00242EB6">
        <w:rPr>
          <w:rFonts w:eastAsia="Calibri" w:cstheme="minorHAnsi"/>
          <w:b/>
        </w:rPr>
        <w:t>(</w:t>
      </w:r>
      <w:r w:rsidR="001C10F5">
        <w:rPr>
          <w:rFonts w:eastAsia="Calibri" w:cstheme="minorHAnsi"/>
          <w:b/>
        </w:rPr>
        <w:t>HOMEADD1_1 STREET NUMBER</w:t>
      </w:r>
      <w:r w:rsidR="00481CA9">
        <w:rPr>
          <w:rFonts w:eastAsia="Calibri" w:cstheme="minorHAnsi"/>
          <w:b/>
        </w:rPr>
        <w:t>= NR</w:t>
      </w:r>
      <w:r w:rsidR="001C10F5">
        <w:rPr>
          <w:rFonts w:eastAsia="Calibri" w:cstheme="minorHAnsi"/>
          <w:b/>
        </w:rPr>
        <w:t xml:space="preserve"> AND STREET NAME</w:t>
      </w:r>
      <w:r w:rsidR="00481CA9">
        <w:rPr>
          <w:rFonts w:eastAsia="Calibri" w:cstheme="minorHAnsi"/>
          <w:b/>
        </w:rPr>
        <w:t>=</w:t>
      </w:r>
      <w:r w:rsidR="001C10F5">
        <w:rPr>
          <w:rFonts w:eastAsia="Calibri" w:cstheme="minorHAnsi"/>
          <w:b/>
        </w:rPr>
        <w:t xml:space="preserve"> NR</w:t>
      </w:r>
      <w:r w:rsidR="00242EB6">
        <w:rPr>
          <w:rFonts w:eastAsia="Calibri" w:cstheme="minorHAnsi"/>
          <w:b/>
        </w:rPr>
        <w:t>) AND (</w:t>
      </w:r>
      <w:r w:rsidR="000467F9">
        <w:rPr>
          <w:rFonts w:eastAsia="Calibri" w:cstheme="minorHAnsi"/>
          <w:b/>
        </w:rPr>
        <w:t xml:space="preserve">CITY, STATE, ZIP, </w:t>
      </w:r>
      <w:r w:rsidR="004A34FF">
        <w:rPr>
          <w:rFonts w:eastAsia="Calibri" w:cstheme="minorHAnsi"/>
          <w:b/>
        </w:rPr>
        <w:t>AND/OR</w:t>
      </w:r>
      <w:r w:rsidR="000467F9">
        <w:rPr>
          <w:rFonts w:eastAsia="Calibri" w:cstheme="minorHAnsi"/>
          <w:b/>
        </w:rPr>
        <w:t xml:space="preserve"> COUNTRY ARE ANSWERED IN </w:t>
      </w:r>
      <w:r w:rsidR="004F32E6">
        <w:rPr>
          <w:rFonts w:eastAsia="Calibri" w:cstheme="minorHAnsi"/>
          <w:b/>
        </w:rPr>
        <w:t xml:space="preserve">HOMEADD1_1 </w:t>
      </w:r>
      <w:r w:rsidR="004857B2">
        <w:rPr>
          <w:rFonts w:eastAsia="Calibri" w:cstheme="minorHAnsi"/>
          <w:b/>
        </w:rPr>
        <w:t>AND/</w:t>
      </w:r>
      <w:r w:rsidR="004F32E6">
        <w:rPr>
          <w:rFonts w:eastAsia="Calibri" w:cstheme="minorHAnsi"/>
          <w:b/>
        </w:rPr>
        <w:t>OR HOMEADD2_2)</w:t>
      </w:r>
    </w:p>
    <w:p w14:paraId="28684CE1" w14:textId="4ACD6DE4" w:rsidR="00E4183F" w:rsidRPr="00C612D9" w:rsidRDefault="008F5BA9" w:rsidP="00C612D9">
      <w:pPr>
        <w:tabs>
          <w:tab w:val="left" w:pos="6840"/>
          <w:tab w:val="left" w:pos="7830"/>
          <w:tab w:val="left" w:pos="9360"/>
        </w:tabs>
        <w:spacing w:after="0" w:line="240" w:lineRule="auto"/>
        <w:rPr>
          <w:rFonts w:eastAsia="Calibri" w:cstheme="minorHAnsi"/>
        </w:rPr>
      </w:pPr>
      <w:r>
        <w:rPr>
          <w:rFonts w:eastAsia="Calibri" w:cstheme="minorHAnsi"/>
          <w:b/>
        </w:rPr>
        <w:t xml:space="preserve">ELSE, GO TO </w:t>
      </w:r>
      <w:r w:rsidR="00A20004">
        <w:rPr>
          <w:rFonts w:eastAsia="Calibri" w:cstheme="minorHAnsi"/>
          <w:b/>
        </w:rPr>
        <w:t>HOMEADD4_1]</w:t>
      </w:r>
      <w:r w:rsidR="004F32E6">
        <w:rPr>
          <w:rFonts w:eastAsia="Calibri" w:cstheme="minorHAnsi"/>
          <w:b/>
        </w:rPr>
        <w:t xml:space="preserve"> </w:t>
      </w:r>
    </w:p>
    <w:p w14:paraId="1CD1060A" w14:textId="4CAD7619" w:rsidR="00BE5612" w:rsidRPr="00C612D9" w:rsidRDefault="71CC2ABE" w:rsidP="008B16AA">
      <w:pPr>
        <w:pStyle w:val="ListParagraph"/>
        <w:numPr>
          <w:ilvl w:val="0"/>
          <w:numId w:val="7"/>
        </w:numPr>
        <w:spacing w:after="0" w:line="240" w:lineRule="auto"/>
        <w:rPr>
          <w:rFonts w:eastAsia="Calibri"/>
        </w:rPr>
      </w:pPr>
      <w:r>
        <w:t>[HOMEADD3</w:t>
      </w:r>
      <w:r w:rsidR="00234865">
        <w:t>_1</w:t>
      </w:r>
      <w:r>
        <w:t>] Please provide the cross streets of the intersection closest to this address:</w:t>
      </w:r>
    </w:p>
    <w:p w14:paraId="35987918" w14:textId="72A0AF2E" w:rsidR="00234865" w:rsidRDefault="00234865" w:rsidP="00234865">
      <w:pPr>
        <w:pStyle w:val="ListParagraph"/>
        <w:spacing w:after="0" w:line="240" w:lineRule="auto"/>
        <w:ind w:left="1440"/>
      </w:pPr>
      <w:r>
        <w:t>Full street name #1</w:t>
      </w:r>
      <w:r w:rsidR="0083673C">
        <w:tab/>
      </w:r>
      <w:r w:rsidR="0068480B">
        <w:t>|________|</w:t>
      </w:r>
    </w:p>
    <w:p w14:paraId="6BD210A3" w14:textId="483FF2CE" w:rsidR="0068480B" w:rsidRDefault="0068480B" w:rsidP="0068480B">
      <w:pPr>
        <w:pStyle w:val="ListParagraph"/>
        <w:spacing w:after="0" w:line="240" w:lineRule="auto"/>
        <w:ind w:left="1440"/>
      </w:pPr>
      <w:r>
        <w:t>Full street name #2</w:t>
      </w:r>
      <w:r>
        <w:tab/>
        <w:t>|________|</w:t>
      </w:r>
    </w:p>
    <w:p w14:paraId="196D7A9D" w14:textId="34166829" w:rsidR="0068480B" w:rsidRPr="00AF7794" w:rsidRDefault="0068480B" w:rsidP="001A34B1">
      <w:pPr>
        <w:pStyle w:val="ListParagraph"/>
        <w:spacing w:after="0" w:line="240" w:lineRule="auto"/>
        <w:ind w:left="1440"/>
        <w:rPr>
          <w:rFonts w:eastAsia="Calibri"/>
        </w:rPr>
      </w:pPr>
      <w:r>
        <w:rPr>
          <w:rFonts w:eastAsia="Calibri"/>
        </w:rPr>
        <w:t>77</w:t>
      </w:r>
      <w:r>
        <w:rPr>
          <w:rFonts w:eastAsia="Calibri"/>
        </w:rPr>
        <w:tab/>
        <w:t>Don’t know</w:t>
      </w:r>
    </w:p>
    <w:p w14:paraId="7AB3C82A" w14:textId="59038D53" w:rsidR="00F333B2" w:rsidRPr="001A34B1" w:rsidRDefault="0068480B" w:rsidP="001A34B1">
      <w:pPr>
        <w:spacing w:after="0" w:line="240" w:lineRule="auto"/>
        <w:rPr>
          <w:rFonts w:eastAsia="Calibri"/>
          <w:i/>
          <w:iCs/>
        </w:rPr>
      </w:pPr>
      <w:r>
        <w:rPr>
          <w:rFonts w:eastAsia="Calibri" w:cstheme="minorHAnsi"/>
        </w:rPr>
        <w:tab/>
      </w:r>
      <w:r>
        <w:rPr>
          <w:rFonts w:eastAsia="Calibri" w:cstheme="minorHAnsi"/>
        </w:rPr>
        <w:tab/>
      </w:r>
      <w:r w:rsidR="71CC2ABE" w:rsidRPr="001A34B1">
        <w:rPr>
          <w:rFonts w:eastAsia="Calibri"/>
          <w:i/>
          <w:iCs/>
        </w:rPr>
        <w:t xml:space="preserve">NO RESPONSE </w:t>
      </w:r>
      <w:r w:rsidR="71CC2ABE" w:rsidRPr="001A34B1">
        <w:rPr>
          <w:rFonts w:ascii="Wingdings" w:eastAsia="Wingdings" w:hAnsi="Wingdings" w:cs="Wingdings"/>
          <w:i/>
          <w:iCs/>
        </w:rPr>
        <w:t>à</w:t>
      </w:r>
      <w:r w:rsidR="71CC2ABE" w:rsidRPr="001A34B1">
        <w:rPr>
          <w:i/>
          <w:iCs/>
        </w:rPr>
        <w:t xml:space="preserve"> </w:t>
      </w:r>
      <w:r w:rsidR="71CC2ABE" w:rsidRPr="001A34B1">
        <w:rPr>
          <w:b/>
          <w:bCs/>
          <w:i/>
          <w:iCs/>
        </w:rPr>
        <w:t>GO TO HOMEADD4</w:t>
      </w:r>
      <w:r>
        <w:rPr>
          <w:b/>
          <w:bCs/>
          <w:i/>
          <w:iCs/>
        </w:rPr>
        <w:t>_1</w:t>
      </w:r>
    </w:p>
    <w:p w14:paraId="7CCFF825" w14:textId="77777777" w:rsidR="00793BC1" w:rsidRPr="00AF7794" w:rsidRDefault="00793BC1" w:rsidP="001A34B1">
      <w:pPr>
        <w:spacing w:after="0" w:line="240" w:lineRule="auto"/>
        <w:rPr>
          <w:rFonts w:eastAsia="Calibri" w:cstheme="minorHAnsi"/>
          <w:b/>
        </w:rPr>
      </w:pPr>
    </w:p>
    <w:p w14:paraId="404600C3" w14:textId="77777777" w:rsidR="00BC1710" w:rsidRPr="001A34B1" w:rsidRDefault="71CC2ABE" w:rsidP="008B16AA">
      <w:pPr>
        <w:pStyle w:val="ListParagraph"/>
        <w:numPr>
          <w:ilvl w:val="0"/>
          <w:numId w:val="7"/>
        </w:numPr>
        <w:spacing w:line="240" w:lineRule="auto"/>
        <w:rPr>
          <w:rFonts w:eastAsia="Calibri"/>
        </w:rPr>
      </w:pPr>
      <w:r>
        <w:t>[HOMEADD4</w:t>
      </w:r>
      <w:r w:rsidR="00D61989">
        <w:t>_1</w:t>
      </w:r>
      <w:r>
        <w:t xml:space="preserve">] Here is the information you gave us for this location: </w:t>
      </w:r>
    </w:p>
    <w:p w14:paraId="2BF8550E" w14:textId="73E7AB93" w:rsidR="006B7F61" w:rsidRPr="008D063F" w:rsidRDefault="71CC2ABE" w:rsidP="00B62E9A">
      <w:pPr>
        <w:pStyle w:val="ListParagraph"/>
        <w:spacing w:before="240" w:after="0" w:line="240" w:lineRule="auto"/>
        <w:rPr>
          <w:rFonts w:eastAsia="Calibri"/>
        </w:rPr>
      </w:pPr>
      <w:r w:rsidRPr="008D063F">
        <w:t>[</w:t>
      </w:r>
      <w:r w:rsidR="002B0388">
        <w:t>INSERT</w:t>
      </w:r>
      <w:r w:rsidRPr="008D063F">
        <w:t xml:space="preserve"> HOMEADD1</w:t>
      </w:r>
      <w:r w:rsidR="00D61989" w:rsidRPr="008D063F">
        <w:t>_1</w:t>
      </w:r>
      <w:r w:rsidRPr="008D063F">
        <w:t xml:space="preserve"> – HOMEADD3</w:t>
      </w:r>
      <w:r w:rsidR="00D61989" w:rsidRPr="008D063F">
        <w:t>_1</w:t>
      </w:r>
      <w:r w:rsidR="008D063F" w:rsidRPr="008D063F">
        <w:t>/current address</w:t>
      </w:r>
      <w:r w:rsidRPr="008D063F">
        <w:t>]</w:t>
      </w:r>
    </w:p>
    <w:p w14:paraId="62E8A837" w14:textId="5C935334" w:rsidR="006B7F61" w:rsidRPr="00AF7794" w:rsidRDefault="002A04E2" w:rsidP="002A04E2">
      <w:pPr>
        <w:tabs>
          <w:tab w:val="left" w:pos="8145"/>
        </w:tabs>
        <w:spacing w:after="0" w:line="240" w:lineRule="auto"/>
        <w:rPr>
          <w:rFonts w:eastAsia="Calibri" w:cstheme="minorHAnsi"/>
        </w:rPr>
      </w:pPr>
      <w:r w:rsidRPr="00AF7794">
        <w:rPr>
          <w:rFonts w:eastAsia="Calibri" w:cstheme="minorHAnsi"/>
        </w:rPr>
        <w:lastRenderedPageBreak/>
        <w:tab/>
      </w:r>
    </w:p>
    <w:p w14:paraId="15CE57D6" w14:textId="0032A9C1" w:rsidR="006B7F61" w:rsidRPr="00AF7794" w:rsidRDefault="71CC2ABE" w:rsidP="001A34B1">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6997B43B" w14:textId="77777777" w:rsidR="00527A14" w:rsidRPr="00AF7794" w:rsidRDefault="00527A14" w:rsidP="001A34B1">
      <w:pPr>
        <w:spacing w:after="0" w:line="240" w:lineRule="auto"/>
        <w:rPr>
          <w:rFonts w:eastAsia="Calibri" w:cstheme="minorHAnsi"/>
          <w:b/>
        </w:rPr>
      </w:pPr>
    </w:p>
    <w:p w14:paraId="3D86C4A1" w14:textId="4FCCBDA2" w:rsidR="00FB5746" w:rsidRPr="001A34B1" w:rsidRDefault="71CC2ABE" w:rsidP="008B16AA">
      <w:pPr>
        <w:pStyle w:val="ListParagraph"/>
        <w:numPr>
          <w:ilvl w:val="0"/>
          <w:numId w:val="7"/>
        </w:numPr>
        <w:spacing w:after="0" w:line="240" w:lineRule="auto"/>
        <w:rPr>
          <w:rFonts w:eastAsia="Calibri"/>
        </w:rPr>
      </w:pPr>
      <w:r w:rsidRPr="71CC2ABE">
        <w:rPr>
          <w:rFonts w:eastAsia="Calibri"/>
        </w:rPr>
        <w:t>[HOMEADDOTH</w:t>
      </w:r>
      <w:r w:rsidR="0014666C">
        <w:rPr>
          <w:rFonts w:eastAsia="Calibri"/>
        </w:rPr>
        <w:t>1</w:t>
      </w:r>
      <w:r w:rsidRPr="71CC2ABE">
        <w:rPr>
          <w:rFonts w:eastAsia="Calibri"/>
        </w:rPr>
        <w:t xml:space="preserve">] 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15F2186" w14:textId="7C93CCAF" w:rsidR="00977FE4" w:rsidRPr="001A34B1" w:rsidRDefault="00FE01CA" w:rsidP="001A34B1">
      <w:pPr>
        <w:pStyle w:val="ListParagraph"/>
        <w:spacing w:after="0" w:line="240" w:lineRule="auto"/>
        <w:ind w:firstLine="720"/>
        <w:rPr>
          <w:rFonts w:eastAsia="Calibri"/>
        </w:rPr>
      </w:pPr>
      <w:r>
        <w:rPr>
          <w:rFonts w:eastAsia="Calibri"/>
        </w:rPr>
        <w:t>1</w:t>
      </w:r>
      <w:r>
        <w:rPr>
          <w:rFonts w:eastAsia="Calibri"/>
        </w:rPr>
        <w:tab/>
      </w:r>
      <w:r w:rsidR="71CC2ABE" w:rsidRPr="001A34B1">
        <w:rPr>
          <w:rFonts w:eastAsia="Calibri"/>
        </w:rPr>
        <w:t xml:space="preserve">Yes </w:t>
      </w:r>
      <w:r w:rsidR="71CC2ABE" w:rsidRPr="003462BE">
        <w:rPr>
          <w:rFonts w:ascii="Wingdings" w:eastAsia="Wingdings" w:hAnsi="Wingdings" w:cs="Wingdings"/>
        </w:rPr>
        <w:t>à</w:t>
      </w:r>
      <w:r w:rsidR="71CC2ABE" w:rsidRPr="001A34B1">
        <w:rPr>
          <w:rFonts w:eastAsia="Calibri"/>
          <w:b/>
          <w:bCs/>
        </w:rPr>
        <w:t xml:space="preserve"> GO TO HOMEADD1</w:t>
      </w:r>
      <w:r w:rsidR="006A7549" w:rsidRPr="001A34B1">
        <w:rPr>
          <w:rFonts w:eastAsia="Calibri"/>
          <w:b/>
          <w:bCs/>
        </w:rPr>
        <w:t>_2</w:t>
      </w:r>
    </w:p>
    <w:p w14:paraId="7E30682C" w14:textId="6CD5219F" w:rsidR="006D08C3" w:rsidRPr="00AF7794" w:rsidRDefault="00FE01CA" w:rsidP="001A34B1">
      <w:pPr>
        <w:pStyle w:val="ListParagraph"/>
        <w:spacing w:after="0" w:line="240" w:lineRule="auto"/>
        <w:ind w:firstLine="720"/>
        <w:rPr>
          <w:rFonts w:eastAsia="Calibri"/>
        </w:rPr>
      </w:pPr>
      <w:r>
        <w:rPr>
          <w:rFonts w:eastAsia="Calibri"/>
        </w:rPr>
        <w:t>0</w:t>
      </w:r>
      <w:r>
        <w:rPr>
          <w:rFonts w:eastAsia="Calibri"/>
        </w:rPr>
        <w:tab/>
      </w:r>
      <w:r w:rsidR="71CC2ABE" w:rsidRPr="71CC2ABE">
        <w:rPr>
          <w:rFonts w:eastAsia="Calibri"/>
        </w:rPr>
        <w:t xml:space="preserve">No </w:t>
      </w:r>
      <w:r w:rsidR="71CC2ABE" w:rsidRPr="71CC2ABE">
        <w:rPr>
          <w:rFonts w:ascii="Wingdings" w:eastAsia="Wingdings" w:hAnsi="Wingdings" w:cs="Wingdings"/>
        </w:rPr>
        <w:t>à</w:t>
      </w:r>
      <w:r w:rsidR="71CC2ABE" w:rsidRPr="71CC2ABE">
        <w:rPr>
          <w:rFonts w:eastAsia="Calibri"/>
          <w:b/>
          <w:bCs/>
        </w:rPr>
        <w:t xml:space="preserve"> GO TO HOMEADDSUM</w:t>
      </w:r>
    </w:p>
    <w:p w14:paraId="69BBF628" w14:textId="0CB4DBD5" w:rsidR="006D08C3" w:rsidRPr="00AF7794" w:rsidRDefault="71CC2ABE" w:rsidP="001A34B1">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p>
    <w:p w14:paraId="430E00E1" w14:textId="77777777" w:rsidR="00793BC1" w:rsidRPr="00AF7794" w:rsidRDefault="00793BC1" w:rsidP="00793BC1">
      <w:pPr>
        <w:spacing w:after="0" w:line="240" w:lineRule="auto"/>
        <w:rPr>
          <w:rFonts w:eastAsia="Calibri" w:cstheme="minorHAnsi"/>
        </w:rPr>
      </w:pPr>
    </w:p>
    <w:p w14:paraId="4F790474" w14:textId="4911B264" w:rsidR="00FC1ECA" w:rsidRDefault="00FC1ECA" w:rsidP="001A34B1">
      <w:pPr>
        <w:spacing w:after="0" w:line="240" w:lineRule="auto"/>
        <w:rPr>
          <w:rFonts w:eastAsia="Calibri"/>
          <w:b/>
          <w:bCs/>
        </w:rPr>
      </w:pPr>
      <w:r>
        <w:rPr>
          <w:rFonts w:eastAsia="Calibri"/>
          <w:b/>
          <w:bCs/>
        </w:rPr>
        <w:t>[DISPLAY HOMEADDSUM IF</w:t>
      </w:r>
      <w:r w:rsidR="00C14E03">
        <w:rPr>
          <w:rFonts w:eastAsia="Calibri"/>
          <w:b/>
          <w:bCs/>
        </w:rPr>
        <w:t xml:space="preserve"> HOMEADDOTH1= 0 OR NR</w:t>
      </w:r>
    </w:p>
    <w:p w14:paraId="56D52549" w14:textId="58A20BB3" w:rsidR="00793BC1" w:rsidRPr="00AF7794" w:rsidRDefault="00C14E03" w:rsidP="001A34B1">
      <w:pPr>
        <w:spacing w:after="0" w:line="240" w:lineRule="auto"/>
        <w:rPr>
          <w:rFonts w:eastAsia="Calibri"/>
          <w:b/>
          <w:bCs/>
        </w:rPr>
      </w:pPr>
      <w:r>
        <w:rPr>
          <w:rFonts w:eastAsia="Calibri"/>
          <w:b/>
          <w:bCs/>
        </w:rPr>
        <w:t xml:space="preserve">ELSE, GO TO </w:t>
      </w:r>
      <w:r w:rsidR="000117FB">
        <w:rPr>
          <w:rFonts w:eastAsia="Calibri"/>
          <w:b/>
          <w:bCs/>
        </w:rPr>
        <w:t>HOMEADD1_2]</w:t>
      </w:r>
    </w:p>
    <w:p w14:paraId="24F76CC4" w14:textId="02BEE8BB" w:rsidR="006D08C3" w:rsidRPr="00AF7794" w:rsidRDefault="4F6DD506" w:rsidP="008B16AA">
      <w:pPr>
        <w:pStyle w:val="ListParagraph"/>
        <w:numPr>
          <w:ilvl w:val="0"/>
          <w:numId w:val="7"/>
        </w:numPr>
        <w:spacing w:after="0" w:line="240" w:lineRule="auto"/>
      </w:pPr>
      <w:r w:rsidRPr="4F6DD506">
        <w:rPr>
          <w:rFonts w:eastAsia="Calibri"/>
        </w:rPr>
        <w:t>[HOMEADDSUM]</w:t>
      </w:r>
      <w:r w:rsidR="007C3E2B">
        <w:rPr>
          <w:rFonts w:eastAsia="Calibri"/>
        </w:rPr>
        <w:t xml:space="preserve"> </w:t>
      </w:r>
      <w:r w:rsidR="71CC2ABE" w:rsidRPr="71CC2ABE">
        <w:t xml:space="preserve">Please review the list below and tell us if it includes </w:t>
      </w:r>
      <w:proofErr w:type="gramStart"/>
      <w:r w:rsidR="71CC2ABE" w:rsidRPr="71CC2ABE">
        <w:t>all of</w:t>
      </w:r>
      <w:proofErr w:type="gramEnd"/>
      <w:r w:rsidR="71CC2ABE" w:rsidRPr="71CC2ABE">
        <w:t xml:space="preserve"> the addresses where you have lived for at least two years in the last 20 years.</w:t>
      </w:r>
    </w:p>
    <w:p w14:paraId="01BED10C" w14:textId="4E8DF574" w:rsidR="00473349" w:rsidRDefault="008553AA" w:rsidP="00B62E9A">
      <w:pPr>
        <w:spacing w:before="240" w:after="0" w:line="240" w:lineRule="auto"/>
        <w:ind w:firstLine="720"/>
        <w:rPr>
          <w:rFonts w:eastAsia="Calibri"/>
        </w:rPr>
      </w:pPr>
      <w:r>
        <w:rPr>
          <w:rFonts w:eastAsia="Calibri"/>
        </w:rPr>
        <w:t>Current Address:</w:t>
      </w:r>
      <w:r>
        <w:rPr>
          <w:rFonts w:eastAsia="Calibri" w:cstheme="minorHAnsi"/>
        </w:rPr>
        <w:t xml:space="preserve"> </w:t>
      </w:r>
      <w:r w:rsidR="00CC3110" w:rsidRPr="001A34B1">
        <w:rPr>
          <w:rFonts w:eastAsia="Calibri" w:cstheme="minorHAnsi"/>
        </w:rPr>
        <w:t>[INSERT HOMEADD1</w:t>
      </w:r>
      <w:r w:rsidR="00E51AB8" w:rsidRPr="001A34B1">
        <w:rPr>
          <w:rFonts w:eastAsia="Calibri" w:cstheme="minorHAnsi"/>
        </w:rPr>
        <w:t>_1</w:t>
      </w:r>
      <w:r w:rsidR="00CC3110" w:rsidRPr="001A34B1">
        <w:rPr>
          <w:rFonts w:eastAsia="Calibri" w:cstheme="minorHAnsi"/>
        </w:rPr>
        <w:t xml:space="preserve"> – HOMEADD3</w:t>
      </w:r>
      <w:r w:rsidR="00E51AB8" w:rsidRPr="001A34B1">
        <w:rPr>
          <w:rFonts w:eastAsia="Calibri" w:cstheme="minorHAnsi"/>
        </w:rPr>
        <w:t>_1</w:t>
      </w:r>
      <w:r w:rsidR="00CC3110" w:rsidRPr="001A34B1">
        <w:rPr>
          <w:rFonts w:eastAsia="Calibri" w:cstheme="minorHAnsi"/>
        </w:rPr>
        <w:t xml:space="preserve"> IN ORDER THEY WERE SUBMITTED]</w:t>
      </w:r>
    </w:p>
    <w:p w14:paraId="448F7DBC" w14:textId="77777777" w:rsidR="00473349" w:rsidRPr="001A34B1" w:rsidRDefault="00473349" w:rsidP="000262FC">
      <w:pPr>
        <w:spacing w:after="0" w:line="240" w:lineRule="auto"/>
        <w:ind w:firstLine="720"/>
        <w:rPr>
          <w:rFonts w:eastAsia="Calibri" w:cstheme="minorHAnsi"/>
        </w:rPr>
      </w:pPr>
    </w:p>
    <w:p w14:paraId="5824726A" w14:textId="3292AF5A" w:rsidR="003733AD" w:rsidRDefault="004075AB" w:rsidP="00473349">
      <w:pPr>
        <w:spacing w:after="0" w:line="240" w:lineRule="auto"/>
        <w:ind w:firstLine="720"/>
        <w:rPr>
          <w:rFonts w:eastAsia="Calibri"/>
          <w:b/>
          <w:bCs/>
        </w:rPr>
      </w:pPr>
      <w:r>
        <w:rPr>
          <w:rFonts w:eastAsia="Calibri" w:cstheme="minorHAnsi"/>
        </w:rPr>
        <w:tab/>
      </w:r>
      <w:r w:rsidR="4C20BAB3" w:rsidRPr="001A34B1">
        <w:rPr>
          <w:rFonts w:eastAsia="Calibri"/>
        </w:rPr>
        <w:t>0</w:t>
      </w:r>
      <w:r w:rsidR="009D6318" w:rsidRPr="001A34B1">
        <w:rPr>
          <w:rFonts w:eastAsia="Calibri"/>
        </w:rPr>
        <w:tab/>
      </w:r>
      <w:r w:rsidR="4C20BAB3" w:rsidRPr="001A34B1">
        <w:rPr>
          <w:rFonts w:eastAsia="Calibri"/>
        </w:rPr>
        <w:t xml:space="preserve">Yes, this list is complete </w:t>
      </w:r>
      <w:r w:rsidR="4C20BAB3" w:rsidRPr="003462BE">
        <w:rPr>
          <w:rFonts w:ascii="Wingdings" w:eastAsia="Wingdings" w:hAnsi="Wingdings" w:cs="Wingdings"/>
        </w:rPr>
        <w:t>à</w:t>
      </w:r>
      <w:r w:rsidR="4C20BAB3" w:rsidRPr="000262FC">
        <w:rPr>
          <w:rFonts w:eastAsia="Calibri"/>
          <w:b/>
          <w:bCs/>
        </w:rPr>
        <w:t xml:space="preserve"> GO TO</w:t>
      </w:r>
      <w:r w:rsidR="00473349">
        <w:rPr>
          <w:rFonts w:eastAsia="Calibri"/>
          <w:b/>
          <w:bCs/>
        </w:rPr>
        <w:t xml:space="preserve"> </w:t>
      </w:r>
      <w:r w:rsidR="71CC2ABE" w:rsidRPr="000262FC">
        <w:rPr>
          <w:rFonts w:eastAsia="Calibri"/>
          <w:b/>
          <w:bCs/>
        </w:rPr>
        <w:t>HOMEMOVEIN</w:t>
      </w:r>
    </w:p>
    <w:p w14:paraId="094640E0" w14:textId="2A5F8718" w:rsidR="003733AD" w:rsidRPr="000262FC" w:rsidRDefault="004075AB" w:rsidP="000262FC">
      <w:pPr>
        <w:spacing w:after="0" w:line="240" w:lineRule="auto"/>
        <w:rPr>
          <w:rFonts w:eastAsia="Calibri"/>
          <w:b/>
          <w:bCs/>
        </w:rPr>
      </w:pPr>
      <w:r>
        <w:rPr>
          <w:rFonts w:eastAsia="Calibri"/>
          <w:b/>
          <w:bCs/>
        </w:rPr>
        <w:tab/>
      </w:r>
      <w:r>
        <w:rPr>
          <w:rFonts w:eastAsia="Calibri"/>
          <w:b/>
          <w:bCs/>
        </w:rPr>
        <w:tab/>
      </w:r>
      <w:r w:rsidR="4C20BAB3" w:rsidRPr="000262FC">
        <w:rPr>
          <w:rFonts w:eastAsia="Calibri"/>
        </w:rPr>
        <w:t>1</w:t>
      </w:r>
      <w:r>
        <w:rPr>
          <w:rFonts w:eastAsia="Calibri"/>
        </w:rPr>
        <w:tab/>
      </w:r>
      <w:r w:rsidR="4C20BAB3" w:rsidRPr="000262FC">
        <w:rPr>
          <w:rFonts w:eastAsia="Calibri"/>
        </w:rPr>
        <w:t xml:space="preserve">No, I want to add another address </w:t>
      </w:r>
      <w:r w:rsidR="4C20BAB3" w:rsidRPr="003462BE">
        <w:rPr>
          <w:rFonts w:ascii="Wingdings" w:eastAsia="Wingdings" w:hAnsi="Wingdings" w:cs="Wingdings"/>
        </w:rPr>
        <w:t>à</w:t>
      </w:r>
      <w:r w:rsidR="4C20BAB3" w:rsidRPr="000262FC">
        <w:rPr>
          <w:rFonts w:eastAsia="Calibri"/>
          <w:b/>
          <w:bCs/>
        </w:rPr>
        <w:t xml:space="preserve"> GO TO HOMEADD1</w:t>
      </w:r>
      <w:r>
        <w:rPr>
          <w:rFonts w:eastAsia="Calibri"/>
          <w:b/>
          <w:bCs/>
        </w:rPr>
        <w:t>_2</w:t>
      </w:r>
    </w:p>
    <w:p w14:paraId="3159ABE6" w14:textId="276702E1" w:rsidR="003733AD" w:rsidRPr="000262FC" w:rsidRDefault="71CC2ABE" w:rsidP="000262FC">
      <w:pPr>
        <w:spacing w:after="0" w:line="240" w:lineRule="auto"/>
        <w:ind w:left="720" w:firstLine="720"/>
        <w:rPr>
          <w:rFonts w:eastAsia="Calibri"/>
          <w:b/>
          <w:bCs/>
        </w:rPr>
      </w:pPr>
      <w:r w:rsidRPr="000262FC">
        <w:rPr>
          <w:rFonts w:eastAsia="Calibri"/>
          <w:i/>
          <w:iCs/>
        </w:rPr>
        <w:t xml:space="preserve">NO RESPONSE </w:t>
      </w:r>
      <w:r w:rsidRPr="004075AB">
        <w:rPr>
          <w:rFonts w:ascii="Wingdings" w:eastAsia="Wingdings" w:hAnsi="Wingdings" w:cs="Wingdings"/>
        </w:rPr>
        <w:t>à</w:t>
      </w:r>
      <w:r w:rsidRPr="000262FC">
        <w:rPr>
          <w:i/>
          <w:iCs/>
        </w:rPr>
        <w:t xml:space="preserve"> </w:t>
      </w:r>
      <w:r w:rsidRPr="000262FC">
        <w:rPr>
          <w:b/>
          <w:bCs/>
          <w:i/>
          <w:iCs/>
        </w:rPr>
        <w:t>GO TO HOMEMOVEIN</w:t>
      </w:r>
    </w:p>
    <w:p w14:paraId="0B013BFB" w14:textId="77777777" w:rsidR="00D733BC" w:rsidRPr="000262FC" w:rsidRDefault="00D733BC" w:rsidP="000262FC">
      <w:pPr>
        <w:spacing w:after="0" w:line="240" w:lineRule="auto"/>
        <w:rPr>
          <w:rFonts w:eastAsia="Calibri" w:cstheme="minorHAnsi"/>
          <w:b/>
          <w:bCs/>
        </w:rPr>
      </w:pPr>
    </w:p>
    <w:p w14:paraId="174EB274" w14:textId="44C5EA86" w:rsidR="00AB6BDF" w:rsidRDefault="00D733BC" w:rsidP="003F48F7">
      <w:pPr>
        <w:spacing w:after="0" w:line="240" w:lineRule="auto"/>
        <w:rPr>
          <w:rFonts w:eastAsia="Calibri"/>
          <w:b/>
          <w:bCs/>
        </w:rPr>
      </w:pPr>
      <w:r>
        <w:rPr>
          <w:rFonts w:eastAsia="Calibri"/>
          <w:b/>
          <w:bCs/>
        </w:rPr>
        <w:t xml:space="preserve">[DISPLAY HOMEADD1_2 IF HOMEADDSUM= </w:t>
      </w:r>
      <w:r w:rsidR="00AB6BDF">
        <w:rPr>
          <w:rFonts w:eastAsia="Calibri"/>
          <w:b/>
          <w:bCs/>
        </w:rPr>
        <w:t>1</w:t>
      </w:r>
    </w:p>
    <w:p w14:paraId="2AC89CE5" w14:textId="1B4E000A" w:rsidR="009A501A" w:rsidRPr="00AF7794" w:rsidRDefault="00AB6BDF" w:rsidP="000262FC">
      <w:pPr>
        <w:spacing w:after="0"/>
      </w:pPr>
      <w:r>
        <w:rPr>
          <w:rFonts w:eastAsia="Calibri"/>
          <w:b/>
          <w:bCs/>
        </w:rPr>
        <w:t>ELSE, GO TO HOMEMOVEIN]</w:t>
      </w:r>
    </w:p>
    <w:p w14:paraId="5C70BCE2" w14:textId="3B2D8C95" w:rsidR="007C4B4D" w:rsidRPr="000262FC" w:rsidRDefault="007B5978" w:rsidP="008B16AA">
      <w:pPr>
        <w:pStyle w:val="ListParagraph"/>
        <w:numPr>
          <w:ilvl w:val="0"/>
          <w:numId w:val="7"/>
        </w:numPr>
        <w:spacing w:after="0" w:line="240" w:lineRule="auto"/>
        <w:rPr>
          <w:rFonts w:eastAsia="Calibri" w:cstheme="minorHAnsi"/>
        </w:rPr>
      </w:pPr>
      <w:r>
        <w:rPr>
          <w:rFonts w:eastAsia="Calibri" w:cstheme="minorHAnsi"/>
        </w:rPr>
        <w:t>[</w:t>
      </w:r>
      <w:r w:rsidR="002544F8" w:rsidRPr="00AF7794">
        <w:rPr>
          <w:rFonts w:eastAsia="Calibri" w:cstheme="minorHAnsi"/>
        </w:rPr>
        <w:t>HOMEADD1</w:t>
      </w:r>
      <w:r w:rsidR="002544F8">
        <w:rPr>
          <w:rFonts w:eastAsia="Calibri" w:cstheme="minorHAnsi"/>
        </w:rPr>
        <w:t>_2</w:t>
      </w:r>
      <w:r w:rsidR="002544F8" w:rsidRPr="00AF7794">
        <w:rPr>
          <w:rFonts w:eastAsia="Calibri" w:cstheme="minorHAnsi"/>
        </w:rPr>
        <w:t>]</w:t>
      </w:r>
      <w:r w:rsidR="002544F8">
        <w:rPr>
          <w:rFonts w:eastAsia="Calibri"/>
          <w:b/>
          <w:bCs/>
        </w:rPr>
        <w:t xml:space="preserve"> </w:t>
      </w:r>
      <w:r w:rsidR="002544F8" w:rsidRPr="71CC2ABE">
        <w:rPr>
          <w:rFonts w:eastAsia="Calibri"/>
        </w:rPr>
        <w:t xml:space="preserve">What is the full street address of the place you lived before you lived at </w:t>
      </w:r>
      <w:r w:rsidR="002544F8" w:rsidRPr="71CC2ABE">
        <w:rPr>
          <w:rFonts w:eastAsia="Calibri"/>
          <w:b/>
          <w:bCs/>
        </w:rPr>
        <w:t>(Insert previous address in loop)</w:t>
      </w:r>
      <w:r w:rsidR="002544F8" w:rsidRPr="71CC2ABE">
        <w:rPr>
          <w:rFonts w:eastAsia="Calibri"/>
        </w:rPr>
        <w:t xml:space="preserve">? Please only include addresses where you have lived for </w:t>
      </w:r>
      <w:r w:rsidR="002544F8" w:rsidRPr="71CC2ABE">
        <w:rPr>
          <w:rFonts w:eastAsia="Calibri"/>
          <w:b/>
          <w:bCs/>
        </w:rPr>
        <w:t>at least two years</w:t>
      </w:r>
      <w:r w:rsidR="002544F8">
        <w:rPr>
          <w:rFonts w:eastAsia="Calibri"/>
          <w:b/>
          <w:bCs/>
        </w:rPr>
        <w:t>.</w:t>
      </w:r>
    </w:p>
    <w:p w14:paraId="31C02731" w14:textId="77777777" w:rsidR="007C4B4D" w:rsidRDefault="007C4B4D" w:rsidP="007C4B4D">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3AC5CF1" w14:textId="77777777" w:rsidR="007C4B4D" w:rsidRDefault="007C4B4D" w:rsidP="007C4B4D">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7650BB" w14:textId="77777777" w:rsidR="007C4B4D" w:rsidRDefault="007C4B4D" w:rsidP="007C4B4D">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4040534" w14:textId="77777777" w:rsidR="007C4B4D" w:rsidRDefault="007C4B4D" w:rsidP="007C4B4D">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9486BB1" w14:textId="77777777" w:rsidR="007C4B4D" w:rsidRDefault="007C4B4D" w:rsidP="007C4B4D">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A5829F0" w14:textId="77777777" w:rsidR="007C4B4D" w:rsidRDefault="007C4B4D" w:rsidP="007C4B4D">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4D9E59" w14:textId="77777777" w:rsidR="007C4B4D" w:rsidRDefault="007C4B4D" w:rsidP="007C4B4D">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9CCF598" w14:textId="2940F516" w:rsidR="00A56F84" w:rsidRPr="000262FC" w:rsidRDefault="007C4B4D" w:rsidP="00B62AFB">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w:t>
      </w:r>
      <w:r w:rsidR="004310C1">
        <w:rPr>
          <w:b/>
          <w:bCs/>
          <w:i/>
          <w:iCs/>
        </w:rPr>
        <w:t>2</w:t>
      </w:r>
    </w:p>
    <w:p w14:paraId="12A06BE8" w14:textId="77777777" w:rsidR="00F160B9" w:rsidRDefault="00F160B9" w:rsidP="00A56F84">
      <w:pPr>
        <w:tabs>
          <w:tab w:val="left" w:pos="6480"/>
        </w:tabs>
        <w:spacing w:after="0" w:line="240" w:lineRule="auto"/>
        <w:rPr>
          <w:rFonts w:eastAsia="Calibri" w:cstheme="minorHAnsi"/>
          <w:b/>
        </w:rPr>
      </w:pPr>
    </w:p>
    <w:p w14:paraId="4F1E70C7" w14:textId="5E0F78F6" w:rsidR="00A56F84" w:rsidRDefault="00A56F84" w:rsidP="00A56F84">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w:t>
      </w:r>
      <w:r w:rsidR="009109A1">
        <w:rPr>
          <w:rFonts w:eastAsia="Calibri" w:cstheme="minorHAnsi"/>
          <w:b/>
        </w:rPr>
        <w:t>2</w:t>
      </w:r>
      <w:r>
        <w:rPr>
          <w:rFonts w:eastAsia="Calibri" w:cstheme="minorHAnsi"/>
          <w:b/>
        </w:rPr>
        <w:t xml:space="preserve"> IF (</w:t>
      </w:r>
      <w:r w:rsidR="009109A1">
        <w:rPr>
          <w:rFonts w:eastAsia="Calibri" w:cstheme="minorHAnsi"/>
          <w:b/>
        </w:rPr>
        <w:t xml:space="preserve">HOMEADD1_2: </w:t>
      </w:r>
      <w:r>
        <w:rPr>
          <w:rFonts w:eastAsia="Calibri" w:cstheme="minorHAnsi"/>
          <w:b/>
        </w:rPr>
        <w:t>CITY, STATE, ZIP, OR COUNTRY= NR)</w:t>
      </w:r>
    </w:p>
    <w:p w14:paraId="5DD96100" w14:textId="7EEC072B" w:rsidR="00A56F84" w:rsidRPr="00AF7794" w:rsidRDefault="00A56F84" w:rsidP="00A56F84">
      <w:pPr>
        <w:tabs>
          <w:tab w:val="left" w:pos="6480"/>
        </w:tabs>
        <w:spacing w:after="0" w:line="240" w:lineRule="auto"/>
        <w:rPr>
          <w:rFonts w:eastAsia="Calibri" w:cstheme="minorHAnsi"/>
          <w:b/>
        </w:rPr>
      </w:pPr>
      <w:r>
        <w:rPr>
          <w:rFonts w:eastAsia="Calibri" w:cstheme="minorHAnsi"/>
          <w:b/>
        </w:rPr>
        <w:t>ELSE, GO TO HOMEADD3_</w:t>
      </w:r>
      <w:r w:rsidR="00831EAA">
        <w:rPr>
          <w:rFonts w:eastAsia="Calibri" w:cstheme="minorHAnsi"/>
          <w:b/>
        </w:rPr>
        <w:t>2</w:t>
      </w:r>
      <w:r>
        <w:rPr>
          <w:rFonts w:eastAsia="Calibri" w:cstheme="minorHAnsi"/>
          <w:b/>
        </w:rPr>
        <w:t>]</w:t>
      </w:r>
      <w:r w:rsidRPr="00AF7794">
        <w:rPr>
          <w:rFonts w:eastAsia="Calibri" w:cstheme="minorHAnsi"/>
          <w:b/>
        </w:rPr>
        <w:tab/>
      </w:r>
    </w:p>
    <w:p w14:paraId="1D021EE7" w14:textId="55BDD090" w:rsidR="00FB47B3" w:rsidRPr="00F160B9" w:rsidRDefault="00A56F84" w:rsidP="000262FC">
      <w:pPr>
        <w:spacing w:after="0" w:line="240" w:lineRule="auto"/>
        <w:rPr>
          <w:rFonts w:eastAsia="Calibri" w:cstheme="minorHAnsi"/>
          <w:b/>
        </w:rPr>
      </w:pPr>
      <w:r w:rsidRPr="00061249">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1D5C5D70" w14:textId="7A867A71" w:rsidR="002E0179" w:rsidRPr="000262FC" w:rsidRDefault="007B5978" w:rsidP="008B16AA">
      <w:pPr>
        <w:pStyle w:val="ListParagraph"/>
        <w:numPr>
          <w:ilvl w:val="0"/>
          <w:numId w:val="7"/>
        </w:numPr>
        <w:spacing w:after="0" w:line="240" w:lineRule="auto"/>
        <w:rPr>
          <w:rFonts w:eastAsia="Calibri" w:cstheme="minorHAnsi"/>
        </w:rPr>
      </w:pPr>
      <w:r>
        <w:rPr>
          <w:rFonts w:eastAsia="Calibri" w:cstheme="minorHAnsi"/>
        </w:rPr>
        <w:t xml:space="preserve">[HOMEADD2_2] </w:t>
      </w:r>
      <w:r w:rsidR="00D968A9">
        <w:t>Please provide the following information:</w:t>
      </w:r>
    </w:p>
    <w:p w14:paraId="447E888B"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45490DF1"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1EA8C16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4B1040A5"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498CC492"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0DE6C9AB" w14:textId="77777777" w:rsidR="0072706A" w:rsidRDefault="0072706A" w:rsidP="0072706A">
      <w:pPr>
        <w:tabs>
          <w:tab w:val="left" w:pos="6840"/>
          <w:tab w:val="left" w:pos="7830"/>
          <w:tab w:val="left" w:pos="9360"/>
        </w:tabs>
        <w:spacing w:after="0" w:line="240" w:lineRule="auto"/>
        <w:rPr>
          <w:rFonts w:eastAsia="Calibri"/>
          <w:b/>
          <w:bCs/>
        </w:rPr>
      </w:pPr>
    </w:p>
    <w:p w14:paraId="188F9406" w14:textId="77777777" w:rsidR="00BB6F51" w:rsidRDefault="0072706A" w:rsidP="00BB6F51">
      <w:pPr>
        <w:tabs>
          <w:tab w:val="left" w:pos="6840"/>
          <w:tab w:val="left" w:pos="7830"/>
          <w:tab w:val="left" w:pos="9360"/>
        </w:tabs>
        <w:spacing w:after="0" w:line="240" w:lineRule="auto"/>
        <w:rPr>
          <w:rFonts w:eastAsia="Calibri" w:cstheme="minorHAnsi"/>
          <w:b/>
        </w:rPr>
      </w:pPr>
      <w:r>
        <w:rPr>
          <w:rFonts w:eastAsia="Calibri"/>
          <w:b/>
          <w:bCs/>
        </w:rPr>
        <w:lastRenderedPageBreak/>
        <w:t xml:space="preserve">[DISPLAY </w:t>
      </w:r>
      <w:r w:rsidRPr="00AF7794">
        <w:rPr>
          <w:rFonts w:eastAsia="Calibri" w:cstheme="minorHAnsi"/>
          <w:b/>
        </w:rPr>
        <w:t>HOMEADD3</w:t>
      </w:r>
      <w:r>
        <w:rPr>
          <w:rFonts w:eastAsia="Calibri" w:cstheme="minorHAnsi"/>
          <w:b/>
        </w:rPr>
        <w:t>_</w:t>
      </w:r>
      <w:r w:rsidR="00BB6F51">
        <w:rPr>
          <w:rFonts w:eastAsia="Calibri" w:cstheme="minorHAnsi"/>
          <w:b/>
        </w:rPr>
        <w:t>2</w:t>
      </w:r>
      <w:r>
        <w:rPr>
          <w:rFonts w:eastAsia="Calibri" w:cstheme="minorHAnsi"/>
          <w:b/>
        </w:rPr>
        <w:t xml:space="preserve"> IF (HOMEADD1_</w:t>
      </w:r>
      <w:r w:rsidR="00BB6F51">
        <w:rPr>
          <w:rFonts w:eastAsia="Calibri" w:cstheme="minorHAnsi"/>
          <w:b/>
        </w:rPr>
        <w:t>2</w:t>
      </w:r>
      <w:r>
        <w:rPr>
          <w:rFonts w:eastAsia="Calibri" w:cstheme="minorHAnsi"/>
          <w:b/>
        </w:rPr>
        <w:t xml:space="preserve"> STREET NUMBER= NR AND STREET NAME= NR) AND (CITY, STATE, ZIP, AND/OR COUNTRY ARE ANSWERED IN HOMEADD1_</w:t>
      </w:r>
      <w:r w:rsidR="00BB6F51">
        <w:rPr>
          <w:rFonts w:eastAsia="Calibri" w:cstheme="minorHAnsi"/>
          <w:b/>
        </w:rPr>
        <w:t>2</w:t>
      </w:r>
      <w:r>
        <w:rPr>
          <w:rFonts w:eastAsia="Calibri" w:cstheme="minorHAnsi"/>
          <w:b/>
        </w:rPr>
        <w:t xml:space="preserve"> AND/OR HOMEADD2_2)</w:t>
      </w:r>
    </w:p>
    <w:p w14:paraId="774BA37C" w14:textId="0C3CD131" w:rsidR="002E0179" w:rsidRPr="000262FC" w:rsidRDefault="0072706A" w:rsidP="000262FC">
      <w:pPr>
        <w:tabs>
          <w:tab w:val="left" w:pos="6840"/>
          <w:tab w:val="left" w:pos="7830"/>
          <w:tab w:val="left" w:pos="9360"/>
        </w:tabs>
        <w:spacing w:after="0" w:line="240" w:lineRule="auto"/>
        <w:rPr>
          <w:rFonts w:eastAsia="Calibri" w:cstheme="minorHAnsi"/>
          <w:b/>
        </w:rPr>
      </w:pPr>
      <w:r>
        <w:rPr>
          <w:rFonts w:eastAsia="Calibri" w:cstheme="minorHAnsi"/>
          <w:b/>
        </w:rPr>
        <w:t>ELSE, GO TO HOMEADD4_</w:t>
      </w:r>
      <w:r w:rsidR="00F41F27">
        <w:rPr>
          <w:rFonts w:eastAsia="Calibri" w:cstheme="minorHAnsi"/>
          <w:b/>
        </w:rPr>
        <w:t>2</w:t>
      </w:r>
      <w:r>
        <w:rPr>
          <w:rFonts w:eastAsia="Calibri" w:cstheme="minorHAnsi"/>
          <w:b/>
        </w:rPr>
        <w:t>]</w:t>
      </w:r>
    </w:p>
    <w:p w14:paraId="6FCB9B3A" w14:textId="162259C8" w:rsidR="00B72409" w:rsidRPr="000262FC" w:rsidRDefault="007B5978" w:rsidP="008B16AA">
      <w:pPr>
        <w:pStyle w:val="ListParagraph"/>
        <w:numPr>
          <w:ilvl w:val="0"/>
          <w:numId w:val="7"/>
        </w:numPr>
        <w:spacing w:after="0" w:line="240" w:lineRule="auto"/>
        <w:rPr>
          <w:rFonts w:eastAsia="Calibri" w:cstheme="minorHAnsi"/>
        </w:rPr>
      </w:pPr>
      <w:r>
        <w:rPr>
          <w:rFonts w:eastAsia="Calibri" w:cstheme="minorHAnsi"/>
        </w:rPr>
        <w:t>[HOMEADD3_2]</w:t>
      </w:r>
      <w:r w:rsidR="00D24A3F">
        <w:rPr>
          <w:rFonts w:eastAsia="Calibri" w:cstheme="minorHAnsi"/>
        </w:rPr>
        <w:t xml:space="preserve"> </w:t>
      </w:r>
      <w:r w:rsidR="00D24A3F">
        <w:t>Please provide the cross streets of the intersection closest to this address:</w:t>
      </w:r>
    </w:p>
    <w:p w14:paraId="38A05033" w14:textId="77777777" w:rsidR="00B72409" w:rsidRDefault="00B72409" w:rsidP="00B72409">
      <w:pPr>
        <w:pStyle w:val="ListParagraph"/>
        <w:spacing w:after="0" w:line="240" w:lineRule="auto"/>
        <w:ind w:left="1440"/>
      </w:pPr>
      <w:r>
        <w:t>Full street name #1</w:t>
      </w:r>
      <w:r>
        <w:tab/>
        <w:t>|________|</w:t>
      </w:r>
    </w:p>
    <w:p w14:paraId="793196E8" w14:textId="77777777" w:rsidR="00B72409" w:rsidRDefault="00B72409" w:rsidP="00B72409">
      <w:pPr>
        <w:pStyle w:val="ListParagraph"/>
        <w:spacing w:after="0" w:line="240" w:lineRule="auto"/>
        <w:ind w:left="1440"/>
      </w:pPr>
      <w:r>
        <w:t>Full street name #2</w:t>
      </w:r>
      <w:r>
        <w:tab/>
        <w:t>|________|</w:t>
      </w:r>
    </w:p>
    <w:p w14:paraId="7E772F13" w14:textId="77777777" w:rsidR="00B72409" w:rsidRPr="00AF7794" w:rsidRDefault="00B72409" w:rsidP="00B72409">
      <w:pPr>
        <w:pStyle w:val="ListParagraph"/>
        <w:spacing w:after="0" w:line="240" w:lineRule="auto"/>
        <w:ind w:left="1440"/>
        <w:rPr>
          <w:rFonts w:eastAsia="Calibri"/>
        </w:rPr>
      </w:pPr>
      <w:r>
        <w:rPr>
          <w:rFonts w:eastAsia="Calibri"/>
        </w:rPr>
        <w:t>77</w:t>
      </w:r>
      <w:r>
        <w:rPr>
          <w:rFonts w:eastAsia="Calibri"/>
        </w:rPr>
        <w:tab/>
        <w:t>Don’t know</w:t>
      </w:r>
    </w:p>
    <w:p w14:paraId="22D42AA1" w14:textId="3A595352" w:rsidR="00B72409" w:rsidRDefault="00B72409" w:rsidP="00735D69">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w:t>
      </w:r>
      <w:r w:rsidR="00E67A6A">
        <w:rPr>
          <w:b/>
          <w:bCs/>
          <w:i/>
          <w:iCs/>
        </w:rPr>
        <w:t>2</w:t>
      </w:r>
    </w:p>
    <w:p w14:paraId="0FDE4ED4" w14:textId="77777777" w:rsidR="00735D69" w:rsidRPr="000262FC" w:rsidRDefault="00735D69" w:rsidP="00B62E9A">
      <w:pPr>
        <w:spacing w:after="0" w:line="240" w:lineRule="auto"/>
        <w:rPr>
          <w:rFonts w:eastAsia="Calibri"/>
          <w:i/>
          <w:iCs/>
        </w:rPr>
      </w:pPr>
    </w:p>
    <w:p w14:paraId="462D90D3" w14:textId="3CE61788" w:rsidR="006C72EE" w:rsidRPr="000262FC" w:rsidRDefault="00E173E2" w:rsidP="008B16AA">
      <w:pPr>
        <w:pStyle w:val="ListParagraph"/>
        <w:numPr>
          <w:ilvl w:val="0"/>
          <w:numId w:val="7"/>
        </w:numPr>
        <w:spacing w:after="0" w:line="240" w:lineRule="auto"/>
        <w:rPr>
          <w:rFonts w:eastAsia="Calibri" w:cstheme="minorHAnsi"/>
        </w:rPr>
      </w:pPr>
      <w:r>
        <w:rPr>
          <w:rFonts w:eastAsia="Calibri" w:cstheme="minorHAnsi"/>
        </w:rPr>
        <w:t>[HOMEADD4_2]</w:t>
      </w:r>
      <w:r w:rsidR="00D24A3F">
        <w:rPr>
          <w:rFonts w:eastAsia="Calibri" w:cstheme="minorHAnsi"/>
        </w:rPr>
        <w:t xml:space="preserve"> </w:t>
      </w:r>
      <w:r w:rsidR="00D24A3F">
        <w:t>Here is the information you gave us for this location:</w:t>
      </w:r>
    </w:p>
    <w:p w14:paraId="43E6862A" w14:textId="07593083" w:rsidR="006C72EE" w:rsidRPr="00AF7794" w:rsidRDefault="006C72EE" w:rsidP="006C72EE">
      <w:pPr>
        <w:pStyle w:val="ListParagraph"/>
        <w:spacing w:after="0" w:line="240" w:lineRule="auto"/>
        <w:rPr>
          <w:rFonts w:eastAsia="Calibri"/>
        </w:rPr>
      </w:pPr>
      <w:r>
        <w:t>[Insert HOMEADD1_2 – HOMEADD3_2</w:t>
      </w:r>
      <w:r w:rsidR="0082283F">
        <w:t>/</w:t>
      </w:r>
      <w:r w:rsidR="00405C2C">
        <w:t>the 2</w:t>
      </w:r>
      <w:r w:rsidR="00405C2C" w:rsidRPr="000262FC">
        <w:rPr>
          <w:vertAlign w:val="superscript"/>
        </w:rPr>
        <w:t>nd</w:t>
      </w:r>
      <w:r w:rsidR="00405C2C">
        <w:t xml:space="preserve"> address you provided</w:t>
      </w:r>
      <w:r>
        <w:t>]</w:t>
      </w:r>
    </w:p>
    <w:p w14:paraId="7DB5DF4F" w14:textId="77777777" w:rsidR="006C72EE" w:rsidRPr="00AF7794" w:rsidRDefault="006C72EE" w:rsidP="006C72EE">
      <w:pPr>
        <w:tabs>
          <w:tab w:val="left" w:pos="8145"/>
        </w:tabs>
        <w:spacing w:after="0" w:line="240" w:lineRule="auto"/>
        <w:rPr>
          <w:rFonts w:eastAsia="Calibri" w:cstheme="minorHAnsi"/>
        </w:rPr>
      </w:pPr>
      <w:r w:rsidRPr="00AF7794">
        <w:rPr>
          <w:rFonts w:eastAsia="Calibri" w:cstheme="minorHAnsi"/>
        </w:rPr>
        <w:tab/>
      </w:r>
    </w:p>
    <w:p w14:paraId="4544C2AC" w14:textId="77777777" w:rsidR="006C72EE" w:rsidRPr="00AF7794" w:rsidRDefault="006C72EE" w:rsidP="006C72EE">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73A305B3" w14:textId="77777777" w:rsidR="006C72EE" w:rsidRDefault="006C72EE" w:rsidP="000262FC">
      <w:pPr>
        <w:pStyle w:val="ListParagraph"/>
        <w:spacing w:after="0" w:line="240" w:lineRule="auto"/>
        <w:rPr>
          <w:rFonts w:eastAsia="Calibri" w:cstheme="minorHAnsi"/>
        </w:rPr>
      </w:pPr>
    </w:p>
    <w:p w14:paraId="7F446D46" w14:textId="181615CD" w:rsidR="002C6E66" w:rsidRPr="004A330B" w:rsidRDefault="00E173E2" w:rsidP="008B16AA">
      <w:pPr>
        <w:pStyle w:val="ListParagraph"/>
        <w:numPr>
          <w:ilvl w:val="0"/>
          <w:numId w:val="7"/>
        </w:numPr>
        <w:spacing w:after="0" w:line="240" w:lineRule="auto"/>
        <w:rPr>
          <w:rFonts w:eastAsia="Calibri" w:cstheme="minorHAnsi"/>
        </w:rPr>
      </w:pPr>
      <w:r>
        <w:rPr>
          <w:rFonts w:eastAsia="Calibri" w:cstheme="minorHAnsi"/>
        </w:rPr>
        <w:t>[HOMEADDOTH2]</w:t>
      </w:r>
      <w:r w:rsidR="00D24A3F">
        <w:rPr>
          <w:rFonts w:eastAsia="Calibri" w:cstheme="minorHAnsi"/>
        </w:rPr>
        <w:t xml:space="preserve"> </w:t>
      </w:r>
      <w:r w:rsidR="00D24A3F" w:rsidRPr="71CC2ABE">
        <w:rPr>
          <w:rFonts w:eastAsia="Calibri"/>
        </w:rPr>
        <w:t xml:space="preserve">Within the </w:t>
      </w:r>
      <w:r w:rsidR="00D24A3F" w:rsidRPr="71CC2ABE">
        <w:rPr>
          <w:rFonts w:eastAsia="Calibri"/>
          <w:b/>
          <w:bCs/>
        </w:rPr>
        <w:t>past 20 years,</w:t>
      </w:r>
      <w:r w:rsidR="00D24A3F" w:rsidRPr="71CC2ABE">
        <w:rPr>
          <w:rFonts w:eastAsia="Calibri"/>
        </w:rPr>
        <w:t xml:space="preserve"> have you lived anywhere else for at least </w:t>
      </w:r>
      <w:r w:rsidR="00D24A3F" w:rsidRPr="71CC2ABE">
        <w:rPr>
          <w:rFonts w:eastAsia="Calibri"/>
          <w:b/>
          <w:bCs/>
        </w:rPr>
        <w:t>two years</w:t>
      </w:r>
      <w:r w:rsidR="00D24A3F" w:rsidRPr="71CC2ABE">
        <w:rPr>
          <w:rFonts w:eastAsia="Calibri"/>
        </w:rPr>
        <w:t>?</w:t>
      </w:r>
    </w:p>
    <w:p w14:paraId="01661130" w14:textId="4439867F" w:rsidR="002C6E66" w:rsidRPr="004E0102" w:rsidRDefault="002C6E66" w:rsidP="002C6E66">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sidR="005C60BA">
        <w:rPr>
          <w:rFonts w:eastAsia="Calibri"/>
          <w:b/>
          <w:bCs/>
        </w:rPr>
        <w:t>3</w:t>
      </w:r>
    </w:p>
    <w:p w14:paraId="43AE1091" w14:textId="2FAD15ED" w:rsidR="002C6E66" w:rsidRPr="00AF7794" w:rsidRDefault="002C6E66" w:rsidP="002C6E66">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sidR="005C60BA">
        <w:rPr>
          <w:rFonts w:eastAsia="Calibri"/>
          <w:b/>
          <w:bCs/>
        </w:rPr>
        <w:t>_2</w:t>
      </w:r>
    </w:p>
    <w:p w14:paraId="07BE5203" w14:textId="6ED3C3F7" w:rsidR="002C6E66" w:rsidRPr="00AF7794" w:rsidRDefault="002C6E66" w:rsidP="002C6E66">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005C60BA" w:rsidRPr="005C60BA">
        <w:rPr>
          <w:b/>
          <w:bCs/>
          <w:i/>
          <w:iCs/>
        </w:rPr>
        <w:t>_</w:t>
      </w:r>
      <w:r w:rsidR="005C60BA" w:rsidRPr="004A330B">
        <w:rPr>
          <w:rFonts w:eastAsia="Calibri"/>
          <w:b/>
          <w:bCs/>
        </w:rPr>
        <w:t>2</w:t>
      </w:r>
    </w:p>
    <w:p w14:paraId="2B5CF909" w14:textId="77777777" w:rsidR="002C6E66" w:rsidRPr="00AF7794" w:rsidRDefault="002C6E66" w:rsidP="002C6E66">
      <w:pPr>
        <w:spacing w:after="0" w:line="240" w:lineRule="auto"/>
        <w:rPr>
          <w:rFonts w:eastAsia="Calibri" w:cstheme="minorHAnsi"/>
        </w:rPr>
      </w:pPr>
    </w:p>
    <w:p w14:paraId="4AFCB543" w14:textId="23D9AA8A" w:rsidR="008C40E8" w:rsidRDefault="008C40E8" w:rsidP="004A330B">
      <w:pPr>
        <w:spacing w:after="0" w:line="240" w:lineRule="auto"/>
        <w:rPr>
          <w:rFonts w:eastAsia="Calibri"/>
          <w:b/>
          <w:bCs/>
        </w:rPr>
      </w:pPr>
      <w:r>
        <w:rPr>
          <w:rFonts w:eastAsia="Calibri"/>
          <w:b/>
          <w:bCs/>
        </w:rPr>
        <w:t>[DISPLAY HOMEADDSUM_2 IF HOMEADDOTH2= 0 OR NR</w:t>
      </w:r>
    </w:p>
    <w:p w14:paraId="4A8E2A61" w14:textId="1A8E5846" w:rsidR="008C40E8" w:rsidRPr="008C40E8" w:rsidRDefault="008C40E8" w:rsidP="004A330B">
      <w:pPr>
        <w:spacing w:after="0" w:line="240" w:lineRule="auto"/>
        <w:rPr>
          <w:rFonts w:eastAsia="Calibri"/>
          <w:b/>
          <w:bCs/>
        </w:rPr>
      </w:pPr>
      <w:r>
        <w:rPr>
          <w:rFonts w:eastAsia="Calibri"/>
          <w:b/>
          <w:bCs/>
        </w:rPr>
        <w:t>ELSE, GO TO HOMEADD1_3]</w:t>
      </w:r>
    </w:p>
    <w:p w14:paraId="710CE60B" w14:textId="5842546C" w:rsidR="00DA54E4" w:rsidRPr="004A330B" w:rsidRDefault="00211295" w:rsidP="008B16AA">
      <w:pPr>
        <w:pStyle w:val="ListParagraph"/>
        <w:numPr>
          <w:ilvl w:val="0"/>
          <w:numId w:val="7"/>
        </w:numPr>
        <w:spacing w:after="0" w:line="240" w:lineRule="auto"/>
        <w:rPr>
          <w:rFonts w:eastAsia="Calibri" w:cstheme="minorHAnsi"/>
        </w:rPr>
      </w:pPr>
      <w:r>
        <w:rPr>
          <w:rFonts w:eastAsia="Calibri" w:cstheme="minorHAnsi"/>
        </w:rPr>
        <w:t>[HOMEADDSUM_2]</w:t>
      </w:r>
      <w:r w:rsidR="00D24A3F">
        <w:rPr>
          <w:rFonts w:eastAsia="Calibri" w:cstheme="minorHAnsi"/>
        </w:rPr>
        <w:t xml:space="preserve"> </w:t>
      </w:r>
      <w:r w:rsidR="00D24A3F" w:rsidRPr="71CC2ABE">
        <w:t xml:space="preserve">Please review the list below and tell us if it includes </w:t>
      </w:r>
      <w:proofErr w:type="gramStart"/>
      <w:r w:rsidR="00D24A3F" w:rsidRPr="71CC2ABE">
        <w:t>all of</w:t>
      </w:r>
      <w:proofErr w:type="gramEnd"/>
      <w:r w:rsidR="00D24A3F" w:rsidRPr="71CC2ABE">
        <w:t xml:space="preserve"> the addresses where you have lived for at least two years in the last 20 years.</w:t>
      </w:r>
    </w:p>
    <w:p w14:paraId="0C8F0C88" w14:textId="6C0129CD" w:rsidR="00DA54E4" w:rsidRPr="00D8632C" w:rsidRDefault="00DA54E4" w:rsidP="00B62E9A">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03AD9776" w14:textId="73D4F282" w:rsidR="00A54E99" w:rsidRPr="00D8632C" w:rsidRDefault="00A54E99" w:rsidP="00DA54E4">
      <w:pPr>
        <w:spacing w:after="0" w:line="240" w:lineRule="auto"/>
        <w:ind w:firstLine="720"/>
        <w:rPr>
          <w:rFonts w:eastAsia="Calibri"/>
        </w:rPr>
      </w:pPr>
      <w:r w:rsidRPr="00D8632C">
        <w:rPr>
          <w:rFonts w:eastAsia="Calibri" w:cstheme="minorHAnsi"/>
        </w:rPr>
        <w:t>2</w:t>
      </w:r>
      <w:r w:rsidRPr="004A330B">
        <w:rPr>
          <w:rFonts w:eastAsia="Calibri" w:cstheme="minorHAnsi"/>
          <w:vertAlign w:val="superscript"/>
        </w:rPr>
        <w:t>nd</w:t>
      </w:r>
      <w:r w:rsidRPr="00D8632C">
        <w:rPr>
          <w:rFonts w:eastAsia="Calibri" w:cstheme="minorHAnsi"/>
        </w:rPr>
        <w:t xml:space="preserve"> Address: [INSERT HOMEADD1_2 – HOMEADD3_</w:t>
      </w:r>
      <w:r w:rsidR="004A2959" w:rsidRPr="00D8632C">
        <w:rPr>
          <w:rFonts w:eastAsia="Calibri" w:cstheme="minorHAnsi"/>
        </w:rPr>
        <w:t>2</w:t>
      </w:r>
      <w:r w:rsidRPr="00D8632C">
        <w:rPr>
          <w:rFonts w:eastAsia="Calibri" w:cstheme="minorHAnsi"/>
        </w:rPr>
        <w:t>]</w:t>
      </w:r>
    </w:p>
    <w:p w14:paraId="66E06A10" w14:textId="77777777" w:rsidR="00DA54E4" w:rsidRPr="00D8632C" w:rsidRDefault="00DA54E4" w:rsidP="00DA54E4">
      <w:pPr>
        <w:spacing w:after="0" w:line="240" w:lineRule="auto"/>
        <w:ind w:firstLine="720"/>
        <w:rPr>
          <w:rFonts w:eastAsia="Calibri" w:cstheme="minorHAnsi"/>
        </w:rPr>
      </w:pPr>
    </w:p>
    <w:p w14:paraId="4A51CB8B" w14:textId="77777777" w:rsidR="00DA54E4" w:rsidRPr="00D8632C" w:rsidRDefault="00DA54E4" w:rsidP="00DA54E4">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3EFA6445" w14:textId="33F53E5E" w:rsidR="00DA54E4" w:rsidRPr="00D8632C" w:rsidRDefault="00DA54E4" w:rsidP="00DA54E4">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sidR="00144C93" w:rsidRPr="00D8632C">
        <w:rPr>
          <w:rFonts w:eastAsia="Calibri"/>
          <w:b/>
          <w:bCs/>
        </w:rPr>
        <w:t>3</w:t>
      </w:r>
    </w:p>
    <w:p w14:paraId="26E57D90" w14:textId="12FF4EB1" w:rsidR="00DA54E4" w:rsidRDefault="00DA54E4" w:rsidP="00DA54E4">
      <w:pPr>
        <w:spacing w:after="0" w:line="240" w:lineRule="auto"/>
        <w:ind w:left="720"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56E06E8E" w14:textId="77777777" w:rsidR="000E58B6" w:rsidRDefault="000E58B6" w:rsidP="000E58B6">
      <w:pPr>
        <w:spacing w:after="0" w:line="240" w:lineRule="auto"/>
        <w:rPr>
          <w:rFonts w:eastAsia="Calibri"/>
          <w:b/>
          <w:bCs/>
        </w:rPr>
      </w:pPr>
    </w:p>
    <w:p w14:paraId="766EF23D" w14:textId="79F8E6F5" w:rsidR="000E58B6" w:rsidRDefault="000E58B6" w:rsidP="000E58B6">
      <w:pPr>
        <w:spacing w:after="0" w:line="240" w:lineRule="auto"/>
        <w:rPr>
          <w:rFonts w:eastAsia="Calibri"/>
          <w:b/>
          <w:bCs/>
        </w:rPr>
      </w:pPr>
      <w:r>
        <w:rPr>
          <w:rFonts w:eastAsia="Calibri"/>
          <w:b/>
          <w:bCs/>
        </w:rPr>
        <w:t>[DISPLAY HOMEADD1_3 IF HOMEADDSUM_2= 1</w:t>
      </w:r>
    </w:p>
    <w:p w14:paraId="0E297662" w14:textId="1F8E4E45" w:rsidR="00DA54E4" w:rsidRPr="004A330B" w:rsidRDefault="000E58B6" w:rsidP="004A330B">
      <w:pPr>
        <w:spacing w:after="0" w:line="240" w:lineRule="auto"/>
        <w:rPr>
          <w:rFonts w:eastAsia="Calibri"/>
          <w:b/>
          <w:bCs/>
        </w:rPr>
      </w:pPr>
      <w:r>
        <w:rPr>
          <w:rFonts w:eastAsia="Calibri"/>
          <w:b/>
          <w:bCs/>
        </w:rPr>
        <w:t>ELSE, GO TO HOMEMOVEIN]</w:t>
      </w:r>
    </w:p>
    <w:p w14:paraId="6AC13EA3" w14:textId="500464CE" w:rsidR="004310C1"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_3</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0316D0CF" w14:textId="77777777" w:rsidR="004310C1" w:rsidRDefault="004310C1" w:rsidP="004310C1">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D5540BC" w14:textId="77777777" w:rsidR="004310C1" w:rsidRDefault="004310C1" w:rsidP="004310C1">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AA1343A" w14:textId="77777777" w:rsidR="004310C1" w:rsidRDefault="004310C1" w:rsidP="004310C1">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455D944C" w14:textId="77777777" w:rsidR="004310C1" w:rsidRDefault="004310C1" w:rsidP="004310C1">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20F11C9" w14:textId="77777777" w:rsidR="004310C1" w:rsidRDefault="004310C1" w:rsidP="004310C1">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72A0E43" w14:textId="77777777" w:rsidR="004310C1" w:rsidRDefault="004310C1" w:rsidP="004310C1">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71C354" w14:textId="77777777" w:rsidR="004310C1" w:rsidRDefault="004310C1" w:rsidP="004310C1">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312AAD" w14:textId="77777777" w:rsidR="006C5617" w:rsidRDefault="004310C1" w:rsidP="006C5617">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_3</w:t>
      </w:r>
    </w:p>
    <w:p w14:paraId="6EF4A3C8" w14:textId="6CB8B629" w:rsidR="00FB47B3" w:rsidRPr="004A330B" w:rsidRDefault="00FB47B3" w:rsidP="004A330B">
      <w:pPr>
        <w:pStyle w:val="ListParagraph"/>
        <w:spacing w:after="0" w:line="240" w:lineRule="auto"/>
        <w:rPr>
          <w:b/>
          <w:bCs/>
          <w:i/>
          <w:iCs/>
        </w:rPr>
      </w:pPr>
      <w:r w:rsidRPr="00AF7794">
        <w:rPr>
          <w:rFonts w:eastAsia="Calibri" w:cstheme="minorHAnsi"/>
          <w:b/>
        </w:rPr>
        <w:tab/>
      </w:r>
    </w:p>
    <w:p w14:paraId="3B2BC7E9" w14:textId="55EA2DFF" w:rsidR="006C5617" w:rsidRDefault="006C5617" w:rsidP="006C5617">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_3 IF (HOMEADD1_3: CITY, STATE, ZIP, OR COUNTRY= NR)</w:t>
      </w:r>
    </w:p>
    <w:p w14:paraId="2754A82D" w14:textId="7ADA8DBB" w:rsidR="006C5617" w:rsidRPr="004A330B" w:rsidRDefault="006C5617" w:rsidP="004A330B">
      <w:pPr>
        <w:spacing w:after="0" w:line="240" w:lineRule="auto"/>
        <w:rPr>
          <w:rFonts w:eastAsia="Calibri" w:cstheme="minorHAnsi"/>
          <w:b/>
        </w:rPr>
      </w:pPr>
      <w:r w:rsidRPr="004A330B">
        <w:rPr>
          <w:rFonts w:eastAsia="Calibri" w:cstheme="minorHAnsi"/>
          <w:b/>
        </w:rPr>
        <w:lastRenderedPageBreak/>
        <w:t>ELSE, GO TO HOMEADD3_</w:t>
      </w:r>
      <w:r>
        <w:rPr>
          <w:rFonts w:eastAsia="Calibri" w:cstheme="minorHAnsi"/>
          <w:b/>
        </w:rPr>
        <w:t>3</w:t>
      </w:r>
      <w:r w:rsidRPr="004A330B">
        <w:rPr>
          <w:rFonts w:eastAsia="Calibri" w:cstheme="minorHAnsi"/>
          <w:b/>
        </w:rPr>
        <w:t xml:space="preserve">] </w:t>
      </w:r>
    </w:p>
    <w:p w14:paraId="63E89799" w14:textId="237988B9" w:rsidR="00FB47B3" w:rsidRPr="004A330B" w:rsidRDefault="00FB47B3" w:rsidP="004A330B">
      <w:pPr>
        <w:spacing w:after="0" w:line="240" w:lineRule="auto"/>
        <w:rPr>
          <w:rFonts w:eastAsia="Calibri" w:cstheme="minorHAnsi"/>
          <w:b/>
        </w:rPr>
      </w:pPr>
      <w:r w:rsidRPr="004A330B">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74D2049A" w14:textId="0B645FE6" w:rsidR="002E0179"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[HOMEADD2_3] </w:t>
      </w:r>
      <w:r>
        <w:t>Please provide the following information:</w:t>
      </w:r>
    </w:p>
    <w:p w14:paraId="28A0761A"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2EDF9891"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52ECB35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5DA8E114"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32CF9941"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0FF1A3A9" w14:textId="7833F972" w:rsidR="002E0179" w:rsidRDefault="002E0179" w:rsidP="00236376">
      <w:pPr>
        <w:spacing w:after="0" w:line="240" w:lineRule="auto"/>
        <w:rPr>
          <w:rFonts w:eastAsia="Calibri" w:cstheme="minorHAnsi"/>
        </w:rPr>
      </w:pPr>
    </w:p>
    <w:p w14:paraId="61983D53" w14:textId="1B087DC2" w:rsidR="00236376" w:rsidRDefault="00236376" w:rsidP="0023637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55013B">
        <w:rPr>
          <w:rStyle w:val="normaltextrun"/>
          <w:rFonts w:ascii="Calibri" w:hAnsi="Calibri" w:cs="Calibri"/>
          <w:b/>
          <w:bCs/>
          <w:sz w:val="22"/>
          <w:szCs w:val="22"/>
        </w:rPr>
        <w:t>3</w:t>
      </w:r>
      <w:r>
        <w:rPr>
          <w:rStyle w:val="normaltextrun"/>
          <w:rFonts w:ascii="Calibri" w:hAnsi="Calibri" w:cs="Calibri"/>
          <w:b/>
          <w:bCs/>
          <w:sz w:val="22"/>
          <w:szCs w:val="22"/>
        </w:rPr>
        <w:t xml:space="preserve"> IF (HOMEADD1_</w:t>
      </w:r>
      <w:r w:rsidR="0055013B">
        <w:rPr>
          <w:rStyle w:val="normaltextrun"/>
          <w:rFonts w:ascii="Calibri" w:hAnsi="Calibri" w:cs="Calibri"/>
          <w:b/>
          <w:bCs/>
          <w:sz w:val="22"/>
          <w:szCs w:val="22"/>
        </w:rPr>
        <w:t>3</w:t>
      </w:r>
      <w:r>
        <w:rPr>
          <w:rStyle w:val="normaltextrun"/>
          <w:rFonts w:ascii="Calibri" w:hAnsi="Calibri" w:cs="Calibri"/>
          <w:b/>
          <w:bCs/>
          <w:sz w:val="22"/>
          <w:szCs w:val="22"/>
        </w:rPr>
        <w:t xml:space="preserve"> STREET NUMBER= NR AND STREET NAME= NR) AND (CITY, STATE, ZIP, AND/OR COUNTRY ARE ANSWERED IN HOMEADD1_</w:t>
      </w:r>
      <w:r w:rsidR="0055013B">
        <w:rPr>
          <w:rStyle w:val="normaltextrun"/>
          <w:rFonts w:ascii="Calibri" w:hAnsi="Calibri" w:cs="Calibri"/>
          <w:b/>
          <w:bCs/>
          <w:sz w:val="22"/>
          <w:szCs w:val="22"/>
        </w:rPr>
        <w:t>3</w:t>
      </w:r>
      <w:r>
        <w:rPr>
          <w:rStyle w:val="normaltextrun"/>
          <w:rFonts w:ascii="Calibri" w:hAnsi="Calibri" w:cs="Calibri"/>
          <w:b/>
          <w:bCs/>
          <w:sz w:val="22"/>
          <w:szCs w:val="22"/>
        </w:rPr>
        <w:t xml:space="preserve"> AND/OR HOMEADD2_</w:t>
      </w:r>
      <w:r w:rsidR="0055013B">
        <w:rPr>
          <w:rStyle w:val="normaltextrun"/>
          <w:rFonts w:ascii="Calibri" w:hAnsi="Calibri" w:cs="Calibri"/>
          <w:b/>
          <w:bCs/>
          <w:sz w:val="22"/>
          <w:szCs w:val="22"/>
        </w:rPr>
        <w:t>3</w:t>
      </w:r>
      <w:r>
        <w:rPr>
          <w:rStyle w:val="normaltextrun"/>
          <w:rFonts w:ascii="Calibri" w:hAnsi="Calibri" w:cs="Calibri"/>
          <w:b/>
          <w:bCs/>
          <w:sz w:val="22"/>
          <w:szCs w:val="22"/>
        </w:rPr>
        <w:t>)</w:t>
      </w:r>
      <w:r>
        <w:rPr>
          <w:rStyle w:val="eop"/>
          <w:rFonts w:ascii="Calibri" w:hAnsi="Calibri" w:cs="Calibri"/>
          <w:sz w:val="22"/>
          <w:szCs w:val="22"/>
        </w:rPr>
        <w:t> </w:t>
      </w:r>
    </w:p>
    <w:p w14:paraId="7CF590E8" w14:textId="717D2B0C" w:rsidR="00236376" w:rsidRPr="004A330B" w:rsidRDefault="00236376" w:rsidP="004A330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55013B">
        <w:rPr>
          <w:rStyle w:val="normaltextrun"/>
          <w:rFonts w:ascii="Calibri" w:hAnsi="Calibri" w:cs="Calibri"/>
          <w:b/>
          <w:bCs/>
          <w:sz w:val="22"/>
          <w:szCs w:val="22"/>
        </w:rPr>
        <w:t>3</w:t>
      </w:r>
      <w:r>
        <w:rPr>
          <w:rStyle w:val="normaltextrun"/>
          <w:rFonts w:ascii="Calibri" w:hAnsi="Calibri" w:cs="Calibri"/>
          <w:b/>
          <w:bCs/>
          <w:sz w:val="22"/>
          <w:szCs w:val="22"/>
        </w:rPr>
        <w:t>]</w:t>
      </w:r>
    </w:p>
    <w:p w14:paraId="7763AF92" w14:textId="3DF26932" w:rsidR="00E67A6A"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[HOMEADD3_3] </w:t>
      </w:r>
      <w:r>
        <w:t>Please provide the cross streets of the intersection closest to this address:</w:t>
      </w:r>
    </w:p>
    <w:p w14:paraId="5530B2DC" w14:textId="77777777" w:rsidR="00E67A6A" w:rsidRDefault="00E67A6A" w:rsidP="00E67A6A">
      <w:pPr>
        <w:pStyle w:val="ListParagraph"/>
        <w:spacing w:after="0" w:line="240" w:lineRule="auto"/>
        <w:ind w:left="1440"/>
      </w:pPr>
      <w:r>
        <w:t>Full street name #1</w:t>
      </w:r>
      <w:r>
        <w:tab/>
        <w:t>|________|</w:t>
      </w:r>
    </w:p>
    <w:p w14:paraId="484A783D" w14:textId="77777777" w:rsidR="00E67A6A" w:rsidRDefault="00E67A6A" w:rsidP="00E67A6A">
      <w:pPr>
        <w:pStyle w:val="ListParagraph"/>
        <w:spacing w:after="0" w:line="240" w:lineRule="auto"/>
        <w:ind w:left="1440"/>
      </w:pPr>
      <w:r>
        <w:t>Full street name #2</w:t>
      </w:r>
      <w:r>
        <w:tab/>
        <w:t>|________|</w:t>
      </w:r>
    </w:p>
    <w:p w14:paraId="6BF39F96"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7B084506" w14:textId="59F94825" w:rsidR="00E67A6A" w:rsidRDefault="00E67A6A" w:rsidP="002414B9">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_3</w:t>
      </w:r>
    </w:p>
    <w:p w14:paraId="4B5190A7" w14:textId="77777777" w:rsidR="002414B9" w:rsidRPr="004A330B" w:rsidRDefault="002414B9" w:rsidP="004A330B">
      <w:pPr>
        <w:spacing w:after="0" w:line="240" w:lineRule="auto"/>
        <w:rPr>
          <w:rFonts w:eastAsia="Calibri"/>
          <w:i/>
          <w:iCs/>
        </w:rPr>
      </w:pPr>
    </w:p>
    <w:p w14:paraId="0EE0B63B" w14:textId="7DA7E383" w:rsidR="00296248" w:rsidRPr="004A330B" w:rsidRDefault="00D24A3F" w:rsidP="008B16AA">
      <w:pPr>
        <w:pStyle w:val="ListParagraph"/>
        <w:numPr>
          <w:ilvl w:val="0"/>
          <w:numId w:val="7"/>
        </w:numPr>
        <w:spacing w:line="240" w:lineRule="auto"/>
        <w:rPr>
          <w:rFonts w:eastAsia="Calibri" w:cstheme="minorHAnsi"/>
        </w:rPr>
      </w:pPr>
      <w:r>
        <w:rPr>
          <w:rFonts w:eastAsia="Calibri" w:cstheme="minorHAnsi"/>
        </w:rPr>
        <w:t xml:space="preserve">[HOMEADD4_3] </w:t>
      </w:r>
      <w:r>
        <w:t>Here is the information you gave us for this location:</w:t>
      </w:r>
    </w:p>
    <w:p w14:paraId="09B7B234" w14:textId="1251DBBA" w:rsidR="00296248" w:rsidRPr="00AF7794" w:rsidRDefault="00296248" w:rsidP="00B62E9A">
      <w:pPr>
        <w:pStyle w:val="ListParagraph"/>
        <w:spacing w:before="240" w:after="0" w:line="240" w:lineRule="auto"/>
        <w:rPr>
          <w:rFonts w:eastAsia="Calibri"/>
        </w:rPr>
      </w:pPr>
      <w:r>
        <w:t>[Insert HOMEADD1_3 – HOMEADD3_3</w:t>
      </w:r>
      <w:r w:rsidR="00405C2C">
        <w:t>/</w:t>
      </w:r>
      <w:r w:rsidR="00C81E68">
        <w:t>the 3</w:t>
      </w:r>
      <w:r w:rsidR="00C81E68" w:rsidRPr="004A330B">
        <w:rPr>
          <w:vertAlign w:val="superscript"/>
        </w:rPr>
        <w:t>rd</w:t>
      </w:r>
      <w:r w:rsidR="00C81E68">
        <w:t xml:space="preserve"> address you provided</w:t>
      </w:r>
      <w:r>
        <w:t>]</w:t>
      </w:r>
    </w:p>
    <w:p w14:paraId="673C24FE" w14:textId="77777777" w:rsidR="00296248" w:rsidRPr="00AF7794" w:rsidRDefault="00296248" w:rsidP="00296248">
      <w:pPr>
        <w:tabs>
          <w:tab w:val="left" w:pos="8145"/>
        </w:tabs>
        <w:spacing w:after="0" w:line="240" w:lineRule="auto"/>
        <w:rPr>
          <w:rFonts w:eastAsia="Calibri" w:cstheme="minorHAnsi"/>
        </w:rPr>
      </w:pPr>
      <w:r w:rsidRPr="00AF7794">
        <w:rPr>
          <w:rFonts w:eastAsia="Calibri" w:cstheme="minorHAnsi"/>
        </w:rPr>
        <w:tab/>
      </w:r>
    </w:p>
    <w:p w14:paraId="096415A5" w14:textId="77777777" w:rsidR="00296248" w:rsidRPr="00AF7794" w:rsidRDefault="00296248" w:rsidP="00296248">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3AD885FF" w14:textId="77777777" w:rsidR="00296248" w:rsidRDefault="00296248" w:rsidP="004A330B">
      <w:pPr>
        <w:pStyle w:val="ListParagraph"/>
        <w:spacing w:after="0" w:line="240" w:lineRule="auto"/>
        <w:rPr>
          <w:rFonts w:eastAsia="Calibri" w:cstheme="minorHAnsi"/>
        </w:rPr>
      </w:pPr>
    </w:p>
    <w:p w14:paraId="328F7F0A" w14:textId="4DF263E7" w:rsidR="005C60BA"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[HOMEADDOTH3]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A27B3B3" w14:textId="29EC26FF" w:rsidR="005C60BA" w:rsidRPr="004E0102" w:rsidRDefault="005C60BA" w:rsidP="005C60BA">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4</w:t>
      </w:r>
    </w:p>
    <w:p w14:paraId="7025AE8B" w14:textId="2230E957" w:rsidR="005C60BA" w:rsidRPr="00AF7794" w:rsidRDefault="005C60BA" w:rsidP="005C60BA">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_3</w:t>
      </w:r>
    </w:p>
    <w:p w14:paraId="70A60680" w14:textId="21AFA6F2" w:rsidR="005C60BA" w:rsidRPr="00AF7794" w:rsidRDefault="005C60BA" w:rsidP="005C60BA">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rFonts w:eastAsia="Calibri"/>
          <w:b/>
          <w:bCs/>
        </w:rPr>
        <w:t>3</w:t>
      </w:r>
    </w:p>
    <w:p w14:paraId="2C544E05" w14:textId="77777777" w:rsidR="005C60BA" w:rsidRPr="00AF7794" w:rsidRDefault="005C60BA" w:rsidP="005C60BA">
      <w:pPr>
        <w:spacing w:after="0" w:line="240" w:lineRule="auto"/>
        <w:rPr>
          <w:rFonts w:eastAsia="Calibri" w:cstheme="minorHAnsi"/>
        </w:rPr>
      </w:pPr>
    </w:p>
    <w:p w14:paraId="17B6111C" w14:textId="3CAD9F17" w:rsidR="008C40E8" w:rsidRDefault="008C40E8" w:rsidP="004A330B">
      <w:pPr>
        <w:spacing w:after="0" w:line="240" w:lineRule="auto"/>
        <w:rPr>
          <w:rFonts w:eastAsia="Calibri"/>
          <w:b/>
          <w:bCs/>
        </w:rPr>
      </w:pPr>
      <w:r>
        <w:rPr>
          <w:rFonts w:eastAsia="Calibri"/>
          <w:b/>
          <w:bCs/>
        </w:rPr>
        <w:t>[DISPLAY HOMEADDSUM_3 IF HOMEADDOTH3= 0 OR NR</w:t>
      </w:r>
    </w:p>
    <w:p w14:paraId="7AAE9C7B" w14:textId="4C03051B" w:rsidR="008C40E8" w:rsidRPr="008C40E8" w:rsidRDefault="008C40E8" w:rsidP="004A330B">
      <w:pPr>
        <w:spacing w:after="0" w:line="240" w:lineRule="auto"/>
        <w:rPr>
          <w:rFonts w:eastAsia="Calibri"/>
          <w:b/>
          <w:bCs/>
        </w:rPr>
      </w:pPr>
      <w:r>
        <w:rPr>
          <w:rFonts w:eastAsia="Calibri"/>
          <w:b/>
          <w:bCs/>
        </w:rPr>
        <w:t>ELSE, GO TO HOMEADD1_4]</w:t>
      </w:r>
    </w:p>
    <w:p w14:paraId="3D44D4FD" w14:textId="196CCD72" w:rsidR="00164024"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[HOMEADDSUM_3] </w:t>
      </w:r>
      <w:r w:rsidRPr="71CC2ABE">
        <w:t xml:space="preserve">Please review the list below and tell us if it includes </w:t>
      </w:r>
      <w:proofErr w:type="gramStart"/>
      <w:r w:rsidRPr="71CC2ABE">
        <w:t>all of</w:t>
      </w:r>
      <w:proofErr w:type="gramEnd"/>
      <w:r w:rsidRPr="71CC2ABE">
        <w:t xml:space="preserve"> the addresses where you have lived for at least two years in the last 20 years.</w:t>
      </w:r>
    </w:p>
    <w:p w14:paraId="165E32DB" w14:textId="77777777" w:rsidR="00164024" w:rsidRPr="00D8632C" w:rsidRDefault="00164024" w:rsidP="00B62E9A">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36D1A6A5" w14:textId="6EA7F69F" w:rsidR="00164024" w:rsidRDefault="00164024" w:rsidP="00164024">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3CAD2407" w14:textId="1FD92B93" w:rsidR="00164024" w:rsidRPr="00D8632C" w:rsidRDefault="00164024" w:rsidP="00164024">
      <w:pPr>
        <w:spacing w:after="0" w:line="240" w:lineRule="auto"/>
        <w:ind w:firstLine="720"/>
        <w:rPr>
          <w:rFonts w:eastAsia="Calibri"/>
        </w:rPr>
      </w:pPr>
      <w:r>
        <w:rPr>
          <w:rFonts w:eastAsia="Calibri" w:cstheme="minorHAnsi"/>
        </w:rPr>
        <w:t>3</w:t>
      </w:r>
      <w:r w:rsidRPr="004A330B">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sidR="00C33807">
        <w:rPr>
          <w:rFonts w:eastAsia="Calibri" w:cstheme="minorHAnsi"/>
        </w:rPr>
        <w:t>3</w:t>
      </w:r>
      <w:r w:rsidRPr="00D8632C">
        <w:rPr>
          <w:rFonts w:eastAsia="Calibri" w:cstheme="minorHAnsi"/>
        </w:rPr>
        <w:t>– HOMEADD3_</w:t>
      </w:r>
      <w:r w:rsidR="00C33807">
        <w:rPr>
          <w:rFonts w:eastAsia="Calibri" w:cstheme="minorHAnsi"/>
        </w:rPr>
        <w:t>3</w:t>
      </w:r>
      <w:r w:rsidRPr="00D8632C">
        <w:rPr>
          <w:rFonts w:eastAsia="Calibri" w:cstheme="minorHAnsi"/>
        </w:rPr>
        <w:t>]</w:t>
      </w:r>
    </w:p>
    <w:p w14:paraId="23F2CC6E" w14:textId="77777777" w:rsidR="00164024" w:rsidRPr="00D8632C" w:rsidRDefault="00164024" w:rsidP="00164024">
      <w:pPr>
        <w:spacing w:after="0" w:line="240" w:lineRule="auto"/>
        <w:ind w:firstLine="720"/>
        <w:rPr>
          <w:rFonts w:eastAsia="Calibri" w:cstheme="minorHAnsi"/>
        </w:rPr>
      </w:pPr>
    </w:p>
    <w:p w14:paraId="34994C30" w14:textId="77777777" w:rsidR="00164024" w:rsidRPr="00D8632C" w:rsidRDefault="00164024" w:rsidP="00164024">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780C9810" w14:textId="4D264164" w:rsidR="00164024" w:rsidRPr="00D8632C" w:rsidRDefault="00164024" w:rsidP="00164024">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sidR="00C33807">
        <w:rPr>
          <w:rFonts w:eastAsia="Calibri"/>
          <w:b/>
          <w:bCs/>
        </w:rPr>
        <w:t>4</w:t>
      </w:r>
    </w:p>
    <w:p w14:paraId="018B3B99" w14:textId="1FDA932B" w:rsidR="00164024" w:rsidRDefault="00164024" w:rsidP="00164024">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13B5E906" w14:textId="77777777" w:rsidR="0035757D" w:rsidRDefault="0035757D" w:rsidP="0035757D">
      <w:pPr>
        <w:spacing w:after="0" w:line="240" w:lineRule="auto"/>
        <w:rPr>
          <w:rFonts w:eastAsia="Calibri"/>
          <w:b/>
          <w:bCs/>
        </w:rPr>
      </w:pPr>
    </w:p>
    <w:p w14:paraId="1AD078F3" w14:textId="58204C51" w:rsidR="0035757D" w:rsidRDefault="0035757D" w:rsidP="0035757D">
      <w:pPr>
        <w:spacing w:after="0" w:line="240" w:lineRule="auto"/>
        <w:rPr>
          <w:rFonts w:eastAsia="Calibri"/>
          <w:b/>
          <w:bCs/>
        </w:rPr>
      </w:pPr>
      <w:r>
        <w:rPr>
          <w:rFonts w:eastAsia="Calibri"/>
          <w:b/>
          <w:bCs/>
        </w:rPr>
        <w:t>[DISPLAY HOMEADD1_4 IF HOMEADDSUM_3= 1</w:t>
      </w:r>
    </w:p>
    <w:p w14:paraId="5DF80830" w14:textId="070F51A3" w:rsidR="00164024" w:rsidRPr="004A330B" w:rsidRDefault="0035757D" w:rsidP="004A330B">
      <w:pPr>
        <w:spacing w:after="0" w:line="240" w:lineRule="auto"/>
        <w:rPr>
          <w:rFonts w:eastAsia="Calibri"/>
          <w:b/>
          <w:bCs/>
        </w:rPr>
      </w:pPr>
      <w:r>
        <w:rPr>
          <w:rFonts w:eastAsia="Calibri"/>
          <w:b/>
          <w:bCs/>
        </w:rPr>
        <w:t>ELSE, GO TO HOMEMOVEIN]</w:t>
      </w:r>
    </w:p>
    <w:p w14:paraId="6F8B74F6" w14:textId="6EB04C32" w:rsidR="004310C1"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lastRenderedPageBreak/>
        <w:t>[</w:t>
      </w:r>
      <w:r w:rsidRPr="00AF7794">
        <w:rPr>
          <w:rFonts w:eastAsia="Calibri" w:cstheme="minorHAnsi"/>
        </w:rPr>
        <w:t>HOMEADD1</w:t>
      </w:r>
      <w:r>
        <w:rPr>
          <w:rFonts w:eastAsia="Calibri" w:cstheme="minorHAnsi"/>
        </w:rPr>
        <w:t>_4</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75435F5B" w14:textId="77777777" w:rsidR="004310C1" w:rsidRDefault="004310C1" w:rsidP="004310C1">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4AE2B6F" w14:textId="77777777" w:rsidR="004310C1" w:rsidRDefault="004310C1" w:rsidP="004310C1">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8C50117" w14:textId="77777777" w:rsidR="004310C1" w:rsidRDefault="004310C1" w:rsidP="004310C1">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58C798EF" w14:textId="77777777" w:rsidR="004310C1" w:rsidRDefault="004310C1" w:rsidP="004310C1">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C42F0E5" w14:textId="77777777" w:rsidR="004310C1" w:rsidRDefault="004310C1" w:rsidP="004310C1">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208CDC" w14:textId="77777777" w:rsidR="004310C1" w:rsidRDefault="004310C1" w:rsidP="004310C1">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C89D94" w14:textId="77777777" w:rsidR="004310C1" w:rsidRDefault="004310C1" w:rsidP="004310C1">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B7BCFC" w14:textId="77777777" w:rsidR="0032316F" w:rsidRDefault="004310C1" w:rsidP="0032316F">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w:t>
      </w:r>
      <w:r w:rsidR="005858F0">
        <w:rPr>
          <w:b/>
          <w:bCs/>
          <w:i/>
          <w:iCs/>
        </w:rPr>
        <w:t>4</w:t>
      </w:r>
    </w:p>
    <w:p w14:paraId="251D7C53" w14:textId="04D70421" w:rsidR="00FB47B3" w:rsidRPr="009F7718" w:rsidRDefault="00FB47B3" w:rsidP="009F7718">
      <w:pPr>
        <w:pStyle w:val="ListParagraph"/>
        <w:spacing w:after="0" w:line="240" w:lineRule="auto"/>
        <w:rPr>
          <w:b/>
          <w:bCs/>
          <w:i/>
          <w:iCs/>
        </w:rPr>
      </w:pPr>
    </w:p>
    <w:p w14:paraId="608C3C51" w14:textId="78EB2563" w:rsidR="0032316F" w:rsidRDefault="0032316F" w:rsidP="0032316F">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_4 IF (HOMEADD1_4: CITY, STATE, ZIP, OR COUNTRY= NR)</w:t>
      </w:r>
    </w:p>
    <w:p w14:paraId="0689A87E" w14:textId="392D6DAA" w:rsidR="0032316F" w:rsidRPr="009F7718" w:rsidRDefault="0032316F" w:rsidP="009F7718">
      <w:pPr>
        <w:spacing w:after="0" w:line="240" w:lineRule="auto"/>
        <w:rPr>
          <w:rFonts w:eastAsia="Calibri" w:cstheme="minorHAnsi"/>
          <w:b/>
        </w:rPr>
      </w:pPr>
      <w:r w:rsidRPr="009F7718">
        <w:rPr>
          <w:rFonts w:eastAsia="Calibri" w:cstheme="minorHAnsi"/>
          <w:b/>
        </w:rPr>
        <w:t>ELSE, GO TO HOMEADD3_</w:t>
      </w:r>
      <w:r>
        <w:rPr>
          <w:rFonts w:eastAsia="Calibri" w:cstheme="minorHAnsi"/>
          <w:b/>
        </w:rPr>
        <w:t>4</w:t>
      </w:r>
      <w:r w:rsidRPr="009F7718">
        <w:rPr>
          <w:rFonts w:eastAsia="Calibri" w:cstheme="minorHAnsi"/>
          <w:b/>
        </w:rPr>
        <w:t xml:space="preserve">] </w:t>
      </w:r>
    </w:p>
    <w:p w14:paraId="05B4EE6E" w14:textId="606103AE" w:rsidR="00FB47B3" w:rsidRPr="009F7718" w:rsidRDefault="00FB47B3" w:rsidP="009F7718">
      <w:pPr>
        <w:spacing w:after="0" w:line="240" w:lineRule="auto"/>
        <w:rPr>
          <w:rFonts w:eastAsia="Calibri" w:cstheme="minorHAnsi"/>
          <w:b/>
        </w:rPr>
      </w:pPr>
      <w:r w:rsidRPr="009F7718">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2ADA05C8" w14:textId="669C0027" w:rsidR="002E0179"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[HOMEADD2_4] </w:t>
      </w:r>
      <w:r>
        <w:t>Please provide the following information:</w:t>
      </w:r>
    </w:p>
    <w:p w14:paraId="46041046"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24F11C42"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50D5C6C0"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34368520"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2A9DDA25" w14:textId="64E6179B"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6A24803B" w14:textId="77777777" w:rsidR="00C81E68" w:rsidRPr="00A31D71" w:rsidRDefault="00C81E68" w:rsidP="002E0179">
      <w:pPr>
        <w:spacing w:after="0" w:line="240" w:lineRule="auto"/>
        <w:ind w:left="720"/>
        <w:rPr>
          <w:rFonts w:eastAsia="Calibri"/>
        </w:rPr>
      </w:pPr>
    </w:p>
    <w:p w14:paraId="149D9B37" w14:textId="45D94801" w:rsidR="008D5D3F" w:rsidRDefault="008D5D3F" w:rsidP="008D5D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5935C1">
        <w:rPr>
          <w:rStyle w:val="normaltextrun"/>
          <w:rFonts w:ascii="Calibri" w:hAnsi="Calibri" w:cs="Calibri"/>
          <w:b/>
          <w:bCs/>
          <w:sz w:val="22"/>
          <w:szCs w:val="22"/>
        </w:rPr>
        <w:t>4</w:t>
      </w:r>
      <w:r>
        <w:rPr>
          <w:rStyle w:val="normaltextrun"/>
          <w:rFonts w:ascii="Calibri" w:hAnsi="Calibri" w:cs="Calibri"/>
          <w:b/>
          <w:bCs/>
          <w:sz w:val="22"/>
          <w:szCs w:val="22"/>
        </w:rPr>
        <w:t xml:space="preserve"> IF (HOMEADD1_</w:t>
      </w:r>
      <w:r w:rsidR="005935C1">
        <w:rPr>
          <w:rStyle w:val="normaltextrun"/>
          <w:rFonts w:ascii="Calibri" w:hAnsi="Calibri" w:cs="Calibri"/>
          <w:b/>
          <w:bCs/>
          <w:sz w:val="22"/>
          <w:szCs w:val="22"/>
        </w:rPr>
        <w:t>4</w:t>
      </w:r>
      <w:r>
        <w:rPr>
          <w:rStyle w:val="normaltextrun"/>
          <w:rFonts w:ascii="Calibri" w:hAnsi="Calibri" w:cs="Calibri"/>
          <w:b/>
          <w:bCs/>
          <w:sz w:val="22"/>
          <w:szCs w:val="22"/>
        </w:rPr>
        <w:t xml:space="preserve"> STREET NUMBER= NR AND STREET NAME= NR) AND (CITY, STATE, ZIP, AND/OR COUNTRY ARE ANSWERED IN HOMEADD1_</w:t>
      </w:r>
      <w:r w:rsidR="005935C1">
        <w:rPr>
          <w:rStyle w:val="normaltextrun"/>
          <w:rFonts w:ascii="Calibri" w:hAnsi="Calibri" w:cs="Calibri"/>
          <w:b/>
          <w:bCs/>
          <w:sz w:val="22"/>
          <w:szCs w:val="22"/>
        </w:rPr>
        <w:t>4</w:t>
      </w:r>
      <w:r>
        <w:rPr>
          <w:rStyle w:val="normaltextrun"/>
          <w:rFonts w:ascii="Calibri" w:hAnsi="Calibri" w:cs="Calibri"/>
          <w:b/>
          <w:bCs/>
          <w:sz w:val="22"/>
          <w:szCs w:val="22"/>
        </w:rPr>
        <w:t xml:space="preserve"> AND/OR HOMEADD2_</w:t>
      </w:r>
      <w:r w:rsidR="005935C1">
        <w:rPr>
          <w:rStyle w:val="normaltextrun"/>
          <w:rFonts w:ascii="Calibri" w:hAnsi="Calibri" w:cs="Calibri"/>
          <w:b/>
          <w:bCs/>
          <w:sz w:val="22"/>
          <w:szCs w:val="22"/>
        </w:rPr>
        <w:t>4</w:t>
      </w:r>
      <w:r>
        <w:rPr>
          <w:rStyle w:val="normaltextrun"/>
          <w:rFonts w:ascii="Calibri" w:hAnsi="Calibri" w:cs="Calibri"/>
          <w:b/>
          <w:bCs/>
          <w:sz w:val="22"/>
          <w:szCs w:val="22"/>
        </w:rPr>
        <w:t>)</w:t>
      </w:r>
      <w:r>
        <w:rPr>
          <w:rStyle w:val="eop"/>
          <w:rFonts w:ascii="Calibri" w:hAnsi="Calibri" w:cs="Calibri"/>
          <w:sz w:val="22"/>
          <w:szCs w:val="22"/>
        </w:rPr>
        <w:t> </w:t>
      </w:r>
    </w:p>
    <w:p w14:paraId="4A8E7EA5" w14:textId="54DD1817" w:rsidR="002E0179" w:rsidRPr="009F7718" w:rsidRDefault="008D5D3F" w:rsidP="009F771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5935C1">
        <w:rPr>
          <w:rStyle w:val="normaltextrun"/>
          <w:rFonts w:ascii="Calibri" w:hAnsi="Calibri" w:cs="Calibri"/>
          <w:b/>
          <w:bCs/>
          <w:sz w:val="22"/>
          <w:szCs w:val="22"/>
        </w:rPr>
        <w:t>4</w:t>
      </w:r>
      <w:r>
        <w:rPr>
          <w:rStyle w:val="normaltextrun"/>
          <w:rFonts w:ascii="Calibri" w:hAnsi="Calibri" w:cs="Calibri"/>
          <w:b/>
          <w:bCs/>
          <w:sz w:val="22"/>
          <w:szCs w:val="22"/>
        </w:rPr>
        <w:t>]</w:t>
      </w:r>
    </w:p>
    <w:p w14:paraId="3557505A" w14:textId="43D69315" w:rsidR="00E67A6A"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[HOMEADD3_4] </w:t>
      </w:r>
      <w:r>
        <w:t>Please provide the cross streets of the intersection closest to this address:</w:t>
      </w:r>
    </w:p>
    <w:p w14:paraId="3D4F247F" w14:textId="77777777" w:rsidR="00E67A6A" w:rsidRDefault="00E67A6A" w:rsidP="00E67A6A">
      <w:pPr>
        <w:pStyle w:val="ListParagraph"/>
        <w:spacing w:after="0" w:line="240" w:lineRule="auto"/>
        <w:ind w:left="1440"/>
      </w:pPr>
      <w:r>
        <w:t>Full street name #1</w:t>
      </w:r>
      <w:r>
        <w:tab/>
        <w:t>|________|</w:t>
      </w:r>
    </w:p>
    <w:p w14:paraId="2037F920" w14:textId="77777777" w:rsidR="00E67A6A" w:rsidRDefault="00E67A6A" w:rsidP="00E67A6A">
      <w:pPr>
        <w:pStyle w:val="ListParagraph"/>
        <w:spacing w:after="0" w:line="240" w:lineRule="auto"/>
        <w:ind w:left="1440"/>
      </w:pPr>
      <w:r>
        <w:t>Full street name #2</w:t>
      </w:r>
      <w:r>
        <w:tab/>
        <w:t>|________|</w:t>
      </w:r>
    </w:p>
    <w:p w14:paraId="1E5D0410"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71719F91" w14:textId="27C6F3B9" w:rsidR="00E67A6A" w:rsidRPr="004E0102" w:rsidRDefault="00E67A6A" w:rsidP="00E67A6A">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_4</w:t>
      </w:r>
    </w:p>
    <w:p w14:paraId="72CA1A6D" w14:textId="77777777" w:rsidR="00AE5C49" w:rsidRDefault="00AE5C49" w:rsidP="00AE5C49">
      <w:pPr>
        <w:spacing w:after="0" w:line="240" w:lineRule="auto"/>
        <w:rPr>
          <w:rFonts w:eastAsia="Calibri" w:cstheme="minorHAnsi"/>
          <w:b/>
        </w:rPr>
      </w:pPr>
    </w:p>
    <w:p w14:paraId="7471B3C2" w14:textId="2417398D" w:rsidR="00296248"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[HOMEADD4_4] </w:t>
      </w:r>
      <w:r>
        <w:t>Here is the information you gave us for this location:</w:t>
      </w:r>
    </w:p>
    <w:p w14:paraId="3C735EDD" w14:textId="786AD985" w:rsidR="00296248" w:rsidRPr="00AF7794" w:rsidRDefault="00296248" w:rsidP="00296248">
      <w:pPr>
        <w:pStyle w:val="ListParagraph"/>
        <w:spacing w:after="0" w:line="240" w:lineRule="auto"/>
        <w:rPr>
          <w:rFonts w:eastAsia="Calibri"/>
        </w:rPr>
      </w:pPr>
      <w:r>
        <w:t>[Insert HOMEADD1_4 – HOMEADD3_4</w:t>
      </w:r>
      <w:r w:rsidR="00C81E68">
        <w:t>/the 4</w:t>
      </w:r>
      <w:r w:rsidR="00C81E68" w:rsidRPr="009F7718">
        <w:rPr>
          <w:vertAlign w:val="superscript"/>
        </w:rPr>
        <w:t>th</w:t>
      </w:r>
      <w:r w:rsidR="00C81E68">
        <w:t xml:space="preserve"> address you provided</w:t>
      </w:r>
      <w:r>
        <w:t>]</w:t>
      </w:r>
    </w:p>
    <w:p w14:paraId="310B22FF" w14:textId="77777777" w:rsidR="00296248" w:rsidRPr="00AF7794" w:rsidRDefault="00296248" w:rsidP="00296248">
      <w:pPr>
        <w:tabs>
          <w:tab w:val="left" w:pos="8145"/>
        </w:tabs>
        <w:spacing w:after="0" w:line="240" w:lineRule="auto"/>
        <w:rPr>
          <w:rFonts w:eastAsia="Calibri" w:cstheme="minorHAnsi"/>
        </w:rPr>
      </w:pPr>
      <w:r w:rsidRPr="00AF7794">
        <w:rPr>
          <w:rFonts w:eastAsia="Calibri" w:cstheme="minorHAnsi"/>
        </w:rPr>
        <w:tab/>
      </w:r>
    </w:p>
    <w:p w14:paraId="134A5AE5" w14:textId="77777777" w:rsidR="00296248" w:rsidRPr="00AF7794" w:rsidRDefault="00296248" w:rsidP="00296248">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3538B320" w14:textId="77777777" w:rsidR="00296248" w:rsidRDefault="00296248" w:rsidP="009F7718">
      <w:pPr>
        <w:pStyle w:val="ListParagraph"/>
        <w:spacing w:after="0" w:line="240" w:lineRule="auto"/>
        <w:rPr>
          <w:rFonts w:eastAsia="Calibri" w:cstheme="minorHAnsi"/>
        </w:rPr>
      </w:pPr>
    </w:p>
    <w:p w14:paraId="165638F3" w14:textId="1DEAA942" w:rsidR="005C60BA"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[HOMEADDOTH4]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79E7CED7" w14:textId="629D6D67" w:rsidR="005C60BA" w:rsidRPr="004E0102" w:rsidRDefault="005C60BA" w:rsidP="005C60BA">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sidR="00F733D4">
        <w:rPr>
          <w:rFonts w:eastAsia="Calibri"/>
          <w:b/>
          <w:bCs/>
        </w:rPr>
        <w:t>5</w:t>
      </w:r>
    </w:p>
    <w:p w14:paraId="4CF71952" w14:textId="4C21349D" w:rsidR="005C60BA" w:rsidRPr="00AF7794" w:rsidRDefault="005C60BA" w:rsidP="005C60BA">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w:t>
      </w:r>
      <w:r w:rsidR="00F733D4">
        <w:rPr>
          <w:rFonts w:eastAsia="Calibri"/>
          <w:b/>
          <w:bCs/>
        </w:rPr>
        <w:t>4</w:t>
      </w:r>
    </w:p>
    <w:p w14:paraId="3E934B83" w14:textId="6D88ABFC" w:rsidR="005C60BA" w:rsidRPr="00AF7794" w:rsidRDefault="005C60BA" w:rsidP="005C60BA">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sidR="00F733D4">
        <w:rPr>
          <w:b/>
          <w:bCs/>
          <w:i/>
          <w:iCs/>
        </w:rPr>
        <w:t>4</w:t>
      </w:r>
    </w:p>
    <w:p w14:paraId="33C4A992" w14:textId="77777777" w:rsidR="005C60BA" w:rsidRPr="00AF7794" w:rsidRDefault="005C60BA" w:rsidP="005C60BA">
      <w:pPr>
        <w:spacing w:after="0" w:line="240" w:lineRule="auto"/>
        <w:rPr>
          <w:rFonts w:eastAsia="Calibri" w:cstheme="minorHAnsi"/>
        </w:rPr>
      </w:pPr>
    </w:p>
    <w:p w14:paraId="67D24D9F" w14:textId="0A6FE102" w:rsidR="008C40E8" w:rsidRDefault="008C40E8" w:rsidP="009F7718">
      <w:pPr>
        <w:spacing w:after="0" w:line="240" w:lineRule="auto"/>
        <w:rPr>
          <w:rFonts w:eastAsia="Calibri"/>
          <w:b/>
          <w:bCs/>
        </w:rPr>
      </w:pPr>
      <w:r>
        <w:rPr>
          <w:rFonts w:eastAsia="Calibri"/>
          <w:b/>
          <w:bCs/>
        </w:rPr>
        <w:t>[DISPLAY HOMEADDSUM_4 IF HOMEADDOTH4= 0 OR NR</w:t>
      </w:r>
    </w:p>
    <w:p w14:paraId="18F771B8" w14:textId="598C225C" w:rsidR="008C40E8" w:rsidRPr="008C40E8" w:rsidRDefault="008C40E8" w:rsidP="009F7718">
      <w:pPr>
        <w:spacing w:after="0" w:line="240" w:lineRule="auto"/>
        <w:rPr>
          <w:rFonts w:eastAsia="Calibri"/>
          <w:b/>
          <w:bCs/>
        </w:rPr>
      </w:pPr>
      <w:r>
        <w:rPr>
          <w:rFonts w:eastAsia="Calibri"/>
          <w:b/>
          <w:bCs/>
        </w:rPr>
        <w:t>ELSE, GO TO HOMEADD1_5]</w:t>
      </w:r>
    </w:p>
    <w:p w14:paraId="7EDBCBEA" w14:textId="34CAF120" w:rsidR="00345D99"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lastRenderedPageBreak/>
        <w:t xml:space="preserve">[HOMEADDSUM_4] </w:t>
      </w:r>
      <w:r w:rsidRPr="71CC2ABE">
        <w:t xml:space="preserve">Please review the list below and tell us if it includes </w:t>
      </w:r>
      <w:proofErr w:type="gramStart"/>
      <w:r w:rsidRPr="71CC2ABE">
        <w:t>all of</w:t>
      </w:r>
      <w:proofErr w:type="gramEnd"/>
      <w:r w:rsidRPr="71CC2ABE">
        <w:t xml:space="preserve"> the addresses where you have lived for at least two years in the last 20 years.</w:t>
      </w:r>
    </w:p>
    <w:p w14:paraId="61E50FAA" w14:textId="77777777" w:rsidR="00345D99" w:rsidRPr="00D8632C" w:rsidRDefault="00345D99" w:rsidP="009F7718">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2B96D330" w14:textId="77777777" w:rsidR="00345D99" w:rsidRDefault="00345D99" w:rsidP="00345D99">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54309787" w14:textId="0B69B124" w:rsidR="00345D99" w:rsidRDefault="00345D99" w:rsidP="00345D99">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009F7718">
        <w:rPr>
          <w:rFonts w:eastAsia="Calibri" w:cstheme="minorHAnsi"/>
        </w:rPr>
        <w:t xml:space="preserve"> </w:t>
      </w:r>
      <w:r w:rsidRPr="00D8632C">
        <w:rPr>
          <w:rFonts w:eastAsia="Calibri" w:cstheme="minorHAnsi"/>
        </w:rPr>
        <w:t>– HOMEADD3_</w:t>
      </w:r>
      <w:r>
        <w:rPr>
          <w:rFonts w:eastAsia="Calibri" w:cstheme="minorHAnsi"/>
        </w:rPr>
        <w:t>3</w:t>
      </w:r>
      <w:r w:rsidRPr="00D8632C">
        <w:rPr>
          <w:rFonts w:eastAsia="Calibri" w:cstheme="minorHAnsi"/>
        </w:rPr>
        <w:t>]</w:t>
      </w:r>
    </w:p>
    <w:p w14:paraId="6731EDA2" w14:textId="30B47A6F" w:rsidR="00345D99" w:rsidRDefault="00345D99" w:rsidP="00345D99">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009F7718">
        <w:rPr>
          <w:rFonts w:eastAsia="Calibri" w:cstheme="minorHAnsi"/>
        </w:rPr>
        <w:t xml:space="preserve"> </w:t>
      </w:r>
      <w:r w:rsidRPr="00D8632C">
        <w:rPr>
          <w:rFonts w:eastAsia="Calibri" w:cstheme="minorHAnsi"/>
        </w:rPr>
        <w:t>– HOMEADD3_</w:t>
      </w:r>
      <w:r>
        <w:rPr>
          <w:rFonts w:eastAsia="Calibri" w:cstheme="minorHAnsi"/>
        </w:rPr>
        <w:t>4</w:t>
      </w:r>
      <w:r w:rsidRPr="00D8632C">
        <w:rPr>
          <w:rFonts w:eastAsia="Calibri" w:cstheme="minorHAnsi"/>
        </w:rPr>
        <w:t>]</w:t>
      </w:r>
    </w:p>
    <w:p w14:paraId="1A9FAEDE" w14:textId="77777777" w:rsidR="00345D99" w:rsidRPr="00D8632C" w:rsidRDefault="00345D99" w:rsidP="00345D99">
      <w:pPr>
        <w:spacing w:after="0" w:line="240" w:lineRule="auto"/>
        <w:ind w:firstLine="720"/>
        <w:rPr>
          <w:rFonts w:eastAsia="Calibri" w:cstheme="minorHAnsi"/>
        </w:rPr>
      </w:pPr>
    </w:p>
    <w:p w14:paraId="7B043996" w14:textId="77777777" w:rsidR="00345D99" w:rsidRPr="00D8632C" w:rsidRDefault="00345D99" w:rsidP="00345D99">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6C223683" w14:textId="50AA4FC5" w:rsidR="00345D99" w:rsidRPr="00D8632C" w:rsidRDefault="00345D99" w:rsidP="00345D99">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5</w:t>
      </w:r>
    </w:p>
    <w:p w14:paraId="779225B7" w14:textId="77777777" w:rsidR="00345D99" w:rsidRDefault="00345D99" w:rsidP="00345D99">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62E65801" w14:textId="6C1858B4" w:rsidR="00345D99" w:rsidRDefault="00345D99" w:rsidP="00345D99">
      <w:pPr>
        <w:spacing w:after="0" w:line="240" w:lineRule="auto"/>
        <w:rPr>
          <w:rFonts w:eastAsia="Calibri" w:cstheme="minorHAnsi"/>
        </w:rPr>
      </w:pPr>
    </w:p>
    <w:p w14:paraId="033546AF" w14:textId="59D19EE0" w:rsidR="0035757D" w:rsidRDefault="0035757D" w:rsidP="0035757D">
      <w:pPr>
        <w:spacing w:after="0" w:line="240" w:lineRule="auto"/>
        <w:rPr>
          <w:rFonts w:eastAsia="Calibri"/>
          <w:b/>
          <w:bCs/>
        </w:rPr>
      </w:pPr>
      <w:r>
        <w:rPr>
          <w:rFonts w:eastAsia="Calibri"/>
          <w:b/>
          <w:bCs/>
        </w:rPr>
        <w:t>[DISPLAY HOMEADD1_5 IF HOMEADDSUM_4= 1</w:t>
      </w:r>
    </w:p>
    <w:p w14:paraId="7D0FCF6C" w14:textId="1CE55298" w:rsidR="0035757D" w:rsidRPr="009F7718" w:rsidRDefault="0035757D" w:rsidP="009F7718">
      <w:pPr>
        <w:spacing w:after="0" w:line="240" w:lineRule="auto"/>
        <w:rPr>
          <w:rFonts w:eastAsia="Calibri"/>
          <w:b/>
          <w:bCs/>
        </w:rPr>
      </w:pPr>
      <w:r>
        <w:rPr>
          <w:rFonts w:eastAsia="Calibri"/>
          <w:b/>
          <w:bCs/>
        </w:rPr>
        <w:t>ELSE, GO TO HOMEMOVEIN]</w:t>
      </w:r>
    </w:p>
    <w:p w14:paraId="647E58B9" w14:textId="3975CA2B" w:rsidR="005858F0"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_5</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6CCC32DF"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0C87631"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56B2644"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0AA7F146"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7DFB37D"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BF5B0EF"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B91713A"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E4E6E03" w14:textId="5CCD7CE1"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_5</w:t>
      </w:r>
    </w:p>
    <w:p w14:paraId="0C27081E" w14:textId="77777777" w:rsidR="007D12EB" w:rsidRDefault="007D12EB" w:rsidP="007D12EB">
      <w:pPr>
        <w:tabs>
          <w:tab w:val="left" w:pos="6480"/>
        </w:tabs>
        <w:spacing w:after="0" w:line="240" w:lineRule="auto"/>
        <w:rPr>
          <w:rFonts w:eastAsia="Calibri" w:cstheme="minorHAnsi"/>
          <w:b/>
        </w:rPr>
      </w:pPr>
    </w:p>
    <w:p w14:paraId="4B29EF88" w14:textId="64BA6F37" w:rsidR="007D12EB" w:rsidRDefault="007D12EB" w:rsidP="007D12EB">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w:t>
      </w:r>
      <w:r w:rsidR="001F767E">
        <w:rPr>
          <w:rFonts w:eastAsia="Calibri" w:cstheme="minorHAnsi"/>
          <w:b/>
        </w:rPr>
        <w:t>5</w:t>
      </w:r>
      <w:r>
        <w:rPr>
          <w:rFonts w:eastAsia="Calibri" w:cstheme="minorHAnsi"/>
          <w:b/>
        </w:rPr>
        <w:t xml:space="preserve"> IF (HOMEADD1_</w:t>
      </w:r>
      <w:r w:rsidR="001F767E">
        <w:rPr>
          <w:rFonts w:eastAsia="Calibri" w:cstheme="minorHAnsi"/>
          <w:b/>
        </w:rPr>
        <w:t>5</w:t>
      </w:r>
      <w:r>
        <w:rPr>
          <w:rFonts w:eastAsia="Calibri" w:cstheme="minorHAnsi"/>
          <w:b/>
        </w:rPr>
        <w:t>: CITY, STATE, ZIP, OR COUNTRY= NR)</w:t>
      </w:r>
    </w:p>
    <w:p w14:paraId="7212876D" w14:textId="23C0F058" w:rsidR="007D12EB" w:rsidRPr="009F7718" w:rsidRDefault="007D12EB" w:rsidP="009F7718">
      <w:pPr>
        <w:spacing w:after="0" w:line="240" w:lineRule="auto"/>
        <w:rPr>
          <w:rFonts w:eastAsia="Calibri" w:cstheme="minorHAnsi"/>
          <w:b/>
        </w:rPr>
      </w:pPr>
      <w:r w:rsidRPr="009F7718">
        <w:rPr>
          <w:rFonts w:eastAsia="Calibri" w:cstheme="minorHAnsi"/>
          <w:b/>
        </w:rPr>
        <w:t>ELSE, GO TO HOMEADD3_</w:t>
      </w:r>
      <w:r w:rsidR="001F767E">
        <w:rPr>
          <w:rFonts w:eastAsia="Calibri" w:cstheme="minorHAnsi"/>
          <w:b/>
        </w:rPr>
        <w:t>5</w:t>
      </w:r>
      <w:r w:rsidRPr="009F7718">
        <w:rPr>
          <w:rFonts w:eastAsia="Calibri" w:cstheme="minorHAnsi"/>
          <w:b/>
        </w:rPr>
        <w:t xml:space="preserve">] </w:t>
      </w:r>
    </w:p>
    <w:p w14:paraId="080CCB26" w14:textId="27F1DEA9" w:rsidR="00FB47B3" w:rsidRPr="009F7718" w:rsidRDefault="00FB47B3" w:rsidP="009F7718">
      <w:pPr>
        <w:spacing w:after="0" w:line="240" w:lineRule="auto"/>
        <w:rPr>
          <w:rFonts w:eastAsia="Calibri" w:cstheme="minorHAnsi"/>
          <w:b/>
        </w:rPr>
      </w:pPr>
      <w:r w:rsidRPr="009F7718">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A12C9D6" w14:textId="6B95C94A" w:rsidR="002E0179"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[HOMEADD2_5] </w:t>
      </w:r>
      <w:r>
        <w:t>Please provide the following information:</w:t>
      </w:r>
    </w:p>
    <w:p w14:paraId="6BD5BD92"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01D66A8D"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19C254E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4F3FE5CE"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615FF00B"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49FD239C" w14:textId="64C677BD" w:rsidR="002E0179" w:rsidRDefault="002E0179" w:rsidP="00972A5F">
      <w:pPr>
        <w:spacing w:after="0" w:line="240" w:lineRule="auto"/>
        <w:rPr>
          <w:rFonts w:eastAsia="Calibri" w:cstheme="minorHAnsi"/>
        </w:rPr>
      </w:pPr>
    </w:p>
    <w:p w14:paraId="64C4706D" w14:textId="5CC9B81D" w:rsidR="00972A5F" w:rsidRDefault="00972A5F" w:rsidP="00972A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167477">
        <w:rPr>
          <w:rStyle w:val="normaltextrun"/>
          <w:rFonts w:ascii="Calibri" w:hAnsi="Calibri" w:cs="Calibri"/>
          <w:b/>
          <w:bCs/>
          <w:sz w:val="22"/>
          <w:szCs w:val="22"/>
        </w:rPr>
        <w:t>5</w:t>
      </w:r>
      <w:r>
        <w:rPr>
          <w:rStyle w:val="normaltextrun"/>
          <w:rFonts w:ascii="Calibri" w:hAnsi="Calibri" w:cs="Calibri"/>
          <w:b/>
          <w:bCs/>
          <w:sz w:val="22"/>
          <w:szCs w:val="22"/>
        </w:rPr>
        <w:t xml:space="preserve"> IF (HOMEADD1_</w:t>
      </w:r>
      <w:r w:rsidR="00167477">
        <w:rPr>
          <w:rStyle w:val="normaltextrun"/>
          <w:rFonts w:ascii="Calibri" w:hAnsi="Calibri" w:cs="Calibri"/>
          <w:b/>
          <w:bCs/>
          <w:sz w:val="22"/>
          <w:szCs w:val="22"/>
        </w:rPr>
        <w:t>5</w:t>
      </w:r>
      <w:r>
        <w:rPr>
          <w:rStyle w:val="normaltextrun"/>
          <w:rFonts w:ascii="Calibri" w:hAnsi="Calibri" w:cs="Calibri"/>
          <w:b/>
          <w:bCs/>
          <w:sz w:val="22"/>
          <w:szCs w:val="22"/>
        </w:rPr>
        <w:t xml:space="preserve"> STREET NUMBER= NR AND STREET NAME= NR) AND (CITY, STATE, ZIP, AND/OR COUNTRY ARE ANSWERED IN HOMEADD1_</w:t>
      </w:r>
      <w:r w:rsidR="00167477">
        <w:rPr>
          <w:rStyle w:val="normaltextrun"/>
          <w:rFonts w:ascii="Calibri" w:hAnsi="Calibri" w:cs="Calibri"/>
          <w:b/>
          <w:bCs/>
          <w:sz w:val="22"/>
          <w:szCs w:val="22"/>
        </w:rPr>
        <w:t>5</w:t>
      </w:r>
      <w:r>
        <w:rPr>
          <w:rStyle w:val="normaltextrun"/>
          <w:rFonts w:ascii="Calibri" w:hAnsi="Calibri" w:cs="Calibri"/>
          <w:b/>
          <w:bCs/>
          <w:sz w:val="22"/>
          <w:szCs w:val="22"/>
        </w:rPr>
        <w:t xml:space="preserve"> AND/OR HOMEADD2_</w:t>
      </w:r>
      <w:r w:rsidR="00167477">
        <w:rPr>
          <w:rStyle w:val="normaltextrun"/>
          <w:rFonts w:ascii="Calibri" w:hAnsi="Calibri" w:cs="Calibri"/>
          <w:b/>
          <w:bCs/>
          <w:sz w:val="22"/>
          <w:szCs w:val="22"/>
        </w:rPr>
        <w:t>5</w:t>
      </w:r>
      <w:r>
        <w:rPr>
          <w:rStyle w:val="normaltextrun"/>
          <w:rFonts w:ascii="Calibri" w:hAnsi="Calibri" w:cs="Calibri"/>
          <w:b/>
          <w:bCs/>
          <w:sz w:val="22"/>
          <w:szCs w:val="22"/>
        </w:rPr>
        <w:t>)</w:t>
      </w:r>
      <w:r>
        <w:rPr>
          <w:rStyle w:val="eop"/>
          <w:rFonts w:ascii="Calibri" w:hAnsi="Calibri" w:cs="Calibri"/>
          <w:sz w:val="22"/>
          <w:szCs w:val="22"/>
        </w:rPr>
        <w:t> </w:t>
      </w:r>
    </w:p>
    <w:p w14:paraId="2CEC724A" w14:textId="03C21486" w:rsidR="00972A5F" w:rsidRPr="009F7718" w:rsidRDefault="00972A5F" w:rsidP="009F771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167477">
        <w:rPr>
          <w:rStyle w:val="normaltextrun"/>
          <w:rFonts w:ascii="Calibri" w:hAnsi="Calibri" w:cs="Calibri"/>
          <w:b/>
          <w:bCs/>
          <w:sz w:val="22"/>
          <w:szCs w:val="22"/>
        </w:rPr>
        <w:t>5</w:t>
      </w:r>
      <w:r>
        <w:rPr>
          <w:rStyle w:val="normaltextrun"/>
          <w:rFonts w:ascii="Calibri" w:hAnsi="Calibri" w:cs="Calibri"/>
          <w:b/>
          <w:bCs/>
          <w:sz w:val="22"/>
          <w:szCs w:val="22"/>
        </w:rPr>
        <w:t>]</w:t>
      </w:r>
    </w:p>
    <w:p w14:paraId="4EE138F4" w14:textId="71384CC5" w:rsidR="00E67A6A"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[HOMEADD3_5] </w:t>
      </w:r>
      <w:r>
        <w:t>Please provide the cross streets of the intersection closest to this address:</w:t>
      </w:r>
    </w:p>
    <w:p w14:paraId="7B1E928F" w14:textId="77777777" w:rsidR="00E67A6A" w:rsidRDefault="00E67A6A" w:rsidP="00E67A6A">
      <w:pPr>
        <w:pStyle w:val="ListParagraph"/>
        <w:spacing w:after="0" w:line="240" w:lineRule="auto"/>
        <w:ind w:left="1440"/>
      </w:pPr>
      <w:r>
        <w:t>Full street name #1</w:t>
      </w:r>
      <w:r>
        <w:tab/>
        <w:t>|________|</w:t>
      </w:r>
    </w:p>
    <w:p w14:paraId="5EE9730E" w14:textId="77777777" w:rsidR="00E67A6A" w:rsidRDefault="00E67A6A" w:rsidP="00E67A6A">
      <w:pPr>
        <w:pStyle w:val="ListParagraph"/>
        <w:spacing w:after="0" w:line="240" w:lineRule="auto"/>
        <w:ind w:left="1440"/>
      </w:pPr>
      <w:r>
        <w:t>Full street name #2</w:t>
      </w:r>
      <w:r>
        <w:tab/>
        <w:t>|________|</w:t>
      </w:r>
    </w:p>
    <w:p w14:paraId="3CEFCAB6"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56406DCD" w14:textId="41F16A42"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_5</w:t>
      </w:r>
    </w:p>
    <w:p w14:paraId="658634A6" w14:textId="77777777" w:rsidR="00A12448" w:rsidRPr="004E0102" w:rsidRDefault="00A12448" w:rsidP="00E67A6A">
      <w:pPr>
        <w:spacing w:after="0" w:line="240" w:lineRule="auto"/>
        <w:rPr>
          <w:rFonts w:eastAsia="Calibri"/>
          <w:i/>
          <w:iCs/>
        </w:rPr>
      </w:pPr>
    </w:p>
    <w:p w14:paraId="620CA118" w14:textId="2C75B358" w:rsidR="00296248"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lastRenderedPageBreak/>
        <w:t xml:space="preserve">[HOMEADD4_5] </w:t>
      </w:r>
      <w:r>
        <w:t>Here is the information you gave us for this location:</w:t>
      </w:r>
    </w:p>
    <w:p w14:paraId="439C131B" w14:textId="45C47050" w:rsidR="00296248" w:rsidRPr="00AF7794" w:rsidRDefault="00296248" w:rsidP="00296248">
      <w:pPr>
        <w:pStyle w:val="ListParagraph"/>
        <w:spacing w:after="0" w:line="240" w:lineRule="auto"/>
        <w:rPr>
          <w:rFonts w:eastAsia="Calibri"/>
        </w:rPr>
      </w:pPr>
      <w:r>
        <w:t>[Insert HOMEADD1_5 – HOMEADD3_5</w:t>
      </w:r>
      <w:r w:rsidR="00C81E68">
        <w:t>/the 5</w:t>
      </w:r>
      <w:r w:rsidR="00C81E68" w:rsidRPr="009F7718">
        <w:rPr>
          <w:vertAlign w:val="superscript"/>
        </w:rPr>
        <w:t>th</w:t>
      </w:r>
      <w:r w:rsidR="00C81E68">
        <w:t xml:space="preserve"> address you provided</w:t>
      </w:r>
      <w:r>
        <w:t>]</w:t>
      </w:r>
    </w:p>
    <w:p w14:paraId="5595D770" w14:textId="77777777" w:rsidR="00296248" w:rsidRPr="00AF7794" w:rsidRDefault="00296248" w:rsidP="00296248">
      <w:pPr>
        <w:tabs>
          <w:tab w:val="left" w:pos="8145"/>
        </w:tabs>
        <w:spacing w:after="0" w:line="240" w:lineRule="auto"/>
        <w:rPr>
          <w:rFonts w:eastAsia="Calibri" w:cstheme="minorHAnsi"/>
        </w:rPr>
      </w:pPr>
      <w:r w:rsidRPr="00AF7794">
        <w:rPr>
          <w:rFonts w:eastAsia="Calibri" w:cstheme="minorHAnsi"/>
        </w:rPr>
        <w:tab/>
      </w:r>
    </w:p>
    <w:p w14:paraId="7076BB5A" w14:textId="77777777" w:rsidR="00296248" w:rsidRPr="00AF7794" w:rsidRDefault="00296248" w:rsidP="00296248">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376C6BC7" w14:textId="77777777" w:rsidR="00296248" w:rsidRDefault="00296248" w:rsidP="009F7718">
      <w:pPr>
        <w:pStyle w:val="ListParagraph"/>
        <w:spacing w:after="0" w:line="240" w:lineRule="auto"/>
        <w:rPr>
          <w:rFonts w:eastAsia="Calibri" w:cstheme="minorHAnsi"/>
        </w:rPr>
      </w:pPr>
    </w:p>
    <w:p w14:paraId="247B4036" w14:textId="067AF9FE" w:rsidR="00F733D4"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[HOMEADDOTH5]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CFFAEFD" w14:textId="41C90DB0" w:rsidR="00F733D4" w:rsidRPr="004E0102" w:rsidRDefault="00F733D4" w:rsidP="00F733D4">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6</w:t>
      </w:r>
    </w:p>
    <w:p w14:paraId="07E907D7" w14:textId="10AB9948" w:rsidR="00F733D4" w:rsidRPr="00AF7794" w:rsidRDefault="00F733D4" w:rsidP="00F733D4">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_5</w:t>
      </w:r>
    </w:p>
    <w:p w14:paraId="11DE741D" w14:textId="5E626906" w:rsidR="00F733D4" w:rsidRPr="00AF7794" w:rsidRDefault="00F733D4" w:rsidP="00F733D4">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5</w:t>
      </w:r>
    </w:p>
    <w:p w14:paraId="1E192812" w14:textId="77777777" w:rsidR="00F733D4" w:rsidRPr="00AF7794" w:rsidRDefault="00F733D4" w:rsidP="00F733D4">
      <w:pPr>
        <w:spacing w:after="0" w:line="240" w:lineRule="auto"/>
        <w:rPr>
          <w:rFonts w:eastAsia="Calibri" w:cstheme="minorHAnsi"/>
        </w:rPr>
      </w:pPr>
    </w:p>
    <w:p w14:paraId="721785BA" w14:textId="01C0CA47" w:rsidR="008C40E8" w:rsidRDefault="008C40E8" w:rsidP="009F7718">
      <w:pPr>
        <w:spacing w:after="0" w:line="240" w:lineRule="auto"/>
        <w:rPr>
          <w:rFonts w:eastAsia="Calibri"/>
          <w:b/>
          <w:bCs/>
        </w:rPr>
      </w:pPr>
      <w:r>
        <w:rPr>
          <w:rFonts w:eastAsia="Calibri"/>
          <w:b/>
          <w:bCs/>
        </w:rPr>
        <w:t>[DISPLAY HOMEADDSUM_</w:t>
      </w:r>
      <w:r w:rsidR="006E24C5">
        <w:rPr>
          <w:rFonts w:eastAsia="Calibri"/>
          <w:b/>
          <w:bCs/>
        </w:rPr>
        <w:t>5</w:t>
      </w:r>
      <w:r>
        <w:rPr>
          <w:rFonts w:eastAsia="Calibri"/>
          <w:b/>
          <w:bCs/>
        </w:rPr>
        <w:t xml:space="preserve"> IF HOMEADDOTH</w:t>
      </w:r>
      <w:r w:rsidR="006E24C5">
        <w:rPr>
          <w:rFonts w:eastAsia="Calibri"/>
          <w:b/>
          <w:bCs/>
        </w:rPr>
        <w:t>5</w:t>
      </w:r>
      <w:r>
        <w:rPr>
          <w:rFonts w:eastAsia="Calibri"/>
          <w:b/>
          <w:bCs/>
        </w:rPr>
        <w:t>= 0 OR NR</w:t>
      </w:r>
    </w:p>
    <w:p w14:paraId="04CE1C12" w14:textId="1AE03FE9" w:rsidR="008C40E8" w:rsidRPr="008C40E8" w:rsidRDefault="008C40E8" w:rsidP="009F7718">
      <w:pPr>
        <w:spacing w:after="0" w:line="240" w:lineRule="auto"/>
        <w:rPr>
          <w:rFonts w:eastAsia="Calibri"/>
          <w:b/>
          <w:bCs/>
        </w:rPr>
      </w:pPr>
      <w:r>
        <w:rPr>
          <w:rFonts w:eastAsia="Calibri"/>
          <w:b/>
          <w:bCs/>
        </w:rPr>
        <w:t>ELSE, GO TO HOMEADD1_</w:t>
      </w:r>
      <w:r w:rsidR="006E24C5">
        <w:rPr>
          <w:rFonts w:eastAsia="Calibri"/>
          <w:b/>
          <w:bCs/>
        </w:rPr>
        <w:t>6</w:t>
      </w:r>
      <w:r>
        <w:rPr>
          <w:rFonts w:eastAsia="Calibri"/>
          <w:b/>
          <w:bCs/>
        </w:rPr>
        <w:t>]</w:t>
      </w:r>
    </w:p>
    <w:p w14:paraId="24ED7633" w14:textId="2632F0CB" w:rsidR="00345D99"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[HOMEADDSUM_5] </w:t>
      </w:r>
      <w:r w:rsidRPr="71CC2ABE">
        <w:t xml:space="preserve">Please review the list below and tell us if it includes </w:t>
      </w:r>
      <w:proofErr w:type="gramStart"/>
      <w:r w:rsidRPr="71CC2ABE">
        <w:t>all of</w:t>
      </w:r>
      <w:proofErr w:type="gramEnd"/>
      <w:r w:rsidRPr="71CC2ABE">
        <w:t xml:space="preserve"> the addresses where you have lived for at least two years in the last 20 years.</w:t>
      </w:r>
    </w:p>
    <w:p w14:paraId="622CCFB2" w14:textId="77777777" w:rsidR="00345D99" w:rsidRPr="00D8632C" w:rsidRDefault="00345D99" w:rsidP="009F7718">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6C28D885" w14:textId="77777777" w:rsidR="00345D99" w:rsidRDefault="00345D99" w:rsidP="00345D99">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60765FE" w14:textId="77777777" w:rsidR="00345D99" w:rsidRDefault="00345D99" w:rsidP="00345D99">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14E0AEE6" w14:textId="77777777" w:rsidR="00345D99" w:rsidRDefault="00345D99" w:rsidP="00345D99">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0AA25725" w14:textId="77777777" w:rsidR="00345D99" w:rsidRDefault="00345D99" w:rsidP="00345D99">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6D1E7136" w14:textId="77777777" w:rsidR="00345D99" w:rsidRPr="00D8632C" w:rsidRDefault="00345D99" w:rsidP="00345D99">
      <w:pPr>
        <w:spacing w:after="0" w:line="240" w:lineRule="auto"/>
        <w:ind w:firstLine="720"/>
        <w:rPr>
          <w:rFonts w:eastAsia="Calibri" w:cstheme="minorHAnsi"/>
        </w:rPr>
      </w:pPr>
    </w:p>
    <w:p w14:paraId="43EA0D24" w14:textId="77777777" w:rsidR="00345D99" w:rsidRPr="00D8632C" w:rsidRDefault="00345D99" w:rsidP="00345D99">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050706E8" w14:textId="496C8AB6" w:rsidR="00345D99" w:rsidRPr="00D8632C" w:rsidRDefault="00345D99" w:rsidP="00345D99">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6</w:t>
      </w:r>
    </w:p>
    <w:p w14:paraId="79A0AA2D" w14:textId="77777777" w:rsidR="00345D99" w:rsidRDefault="00345D99" w:rsidP="00345D99">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09F7ED5F" w14:textId="46CD6615" w:rsidR="00345D99" w:rsidRDefault="00345D99" w:rsidP="00345D99">
      <w:pPr>
        <w:spacing w:after="0" w:line="240" w:lineRule="auto"/>
        <w:rPr>
          <w:rFonts w:eastAsia="Calibri" w:cstheme="minorHAnsi"/>
        </w:rPr>
      </w:pPr>
    </w:p>
    <w:p w14:paraId="4EB0B811" w14:textId="7D8E1667" w:rsidR="0035757D" w:rsidRDefault="0035757D" w:rsidP="0035757D">
      <w:pPr>
        <w:spacing w:after="0" w:line="240" w:lineRule="auto"/>
        <w:rPr>
          <w:rFonts w:eastAsia="Calibri"/>
          <w:b/>
          <w:bCs/>
        </w:rPr>
      </w:pPr>
      <w:r>
        <w:rPr>
          <w:rFonts w:eastAsia="Calibri"/>
          <w:b/>
          <w:bCs/>
        </w:rPr>
        <w:t>[DISPLAY HOMEADD1_6 IF HOMEADDSUM_5= 1</w:t>
      </w:r>
    </w:p>
    <w:p w14:paraId="50D20AB2" w14:textId="15638297" w:rsidR="0035757D" w:rsidRPr="0019289C" w:rsidRDefault="0035757D" w:rsidP="0019289C">
      <w:pPr>
        <w:spacing w:after="0" w:line="240" w:lineRule="auto"/>
        <w:rPr>
          <w:rFonts w:eastAsia="Calibri"/>
          <w:b/>
          <w:bCs/>
        </w:rPr>
      </w:pPr>
      <w:r>
        <w:rPr>
          <w:rFonts w:eastAsia="Calibri"/>
          <w:b/>
          <w:bCs/>
        </w:rPr>
        <w:t>ELSE, GO TO HOMEMOVEIN]</w:t>
      </w:r>
    </w:p>
    <w:p w14:paraId="1A0D5B8E" w14:textId="0A58EE3B" w:rsidR="005858F0"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_6</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074EA1FA"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6EA8B468"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91DE9A6"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B99667C"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FD9370"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90E1B35"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D36B345"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B5A7B29" w14:textId="45F3397E"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_6</w:t>
      </w:r>
    </w:p>
    <w:p w14:paraId="7BFB482B" w14:textId="77777777" w:rsidR="00224BA7" w:rsidRDefault="00224BA7" w:rsidP="00224BA7">
      <w:pPr>
        <w:tabs>
          <w:tab w:val="left" w:pos="6480"/>
        </w:tabs>
        <w:spacing w:after="0" w:line="240" w:lineRule="auto"/>
        <w:rPr>
          <w:rFonts w:eastAsia="Calibri" w:cstheme="minorHAnsi"/>
          <w:b/>
        </w:rPr>
      </w:pPr>
    </w:p>
    <w:p w14:paraId="35C06D8A" w14:textId="5044C488" w:rsidR="00224BA7" w:rsidRDefault="00224BA7" w:rsidP="00224BA7">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w:t>
      </w:r>
      <w:r w:rsidR="00DB3A26">
        <w:rPr>
          <w:rFonts w:eastAsia="Calibri" w:cstheme="minorHAnsi"/>
          <w:b/>
        </w:rPr>
        <w:t>6</w:t>
      </w:r>
      <w:r>
        <w:rPr>
          <w:rFonts w:eastAsia="Calibri" w:cstheme="minorHAnsi"/>
          <w:b/>
        </w:rPr>
        <w:t xml:space="preserve"> IF (HOMEADD1_</w:t>
      </w:r>
      <w:r w:rsidR="00DB3A26">
        <w:rPr>
          <w:rFonts w:eastAsia="Calibri" w:cstheme="minorHAnsi"/>
          <w:b/>
        </w:rPr>
        <w:t>6</w:t>
      </w:r>
      <w:r>
        <w:rPr>
          <w:rFonts w:eastAsia="Calibri" w:cstheme="minorHAnsi"/>
          <w:b/>
        </w:rPr>
        <w:t>: CITY, STATE, ZIP, OR COUNTRY= NR)</w:t>
      </w:r>
    </w:p>
    <w:p w14:paraId="29E02FBA" w14:textId="7776F571" w:rsidR="00224BA7" w:rsidRPr="0019289C" w:rsidRDefault="00224BA7" w:rsidP="0019289C">
      <w:pPr>
        <w:spacing w:after="0" w:line="240" w:lineRule="auto"/>
        <w:rPr>
          <w:rFonts w:eastAsia="Calibri" w:cstheme="minorHAnsi"/>
          <w:b/>
        </w:rPr>
      </w:pPr>
      <w:r w:rsidRPr="0019289C">
        <w:rPr>
          <w:rFonts w:eastAsia="Calibri" w:cstheme="minorHAnsi"/>
          <w:b/>
        </w:rPr>
        <w:t>ELSE, GO TO HOMEADD3_</w:t>
      </w:r>
      <w:r w:rsidR="00DB3A26">
        <w:rPr>
          <w:rFonts w:eastAsia="Calibri" w:cstheme="minorHAnsi"/>
          <w:b/>
        </w:rPr>
        <w:t>6</w:t>
      </w:r>
      <w:r w:rsidRPr="0019289C">
        <w:rPr>
          <w:rFonts w:eastAsia="Calibri" w:cstheme="minorHAnsi"/>
          <w:b/>
        </w:rPr>
        <w:t xml:space="preserve">] </w:t>
      </w:r>
    </w:p>
    <w:p w14:paraId="7CEB4783" w14:textId="4C6ACA0D" w:rsidR="00FB47B3" w:rsidRPr="0019289C" w:rsidRDefault="00FB47B3" w:rsidP="0019289C">
      <w:pPr>
        <w:spacing w:after="0" w:line="240" w:lineRule="auto"/>
        <w:rPr>
          <w:rFonts w:eastAsia="Calibri" w:cstheme="minorHAnsi"/>
          <w:b/>
        </w:rPr>
      </w:pPr>
      <w:r w:rsidRPr="0019289C">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40A8D50C" w14:textId="34BBDBA7" w:rsidR="002E0179"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[HOMEADD2_6] </w:t>
      </w:r>
      <w:r>
        <w:t>Please provide the following information:</w:t>
      </w:r>
    </w:p>
    <w:p w14:paraId="7E225DC4" w14:textId="77777777" w:rsidR="002E0179" w:rsidRPr="004E0102" w:rsidRDefault="002E0179" w:rsidP="002E0179">
      <w:pPr>
        <w:spacing w:after="0" w:line="240" w:lineRule="auto"/>
        <w:ind w:left="720"/>
        <w:rPr>
          <w:rFonts w:eastAsia="Calibri"/>
        </w:rPr>
      </w:pPr>
      <w:r w:rsidRPr="004E0102">
        <w:rPr>
          <w:rFonts w:eastAsia="Calibri"/>
        </w:rPr>
        <w:lastRenderedPageBreak/>
        <w:tab/>
        <w:t xml:space="preserve">City </w:t>
      </w:r>
      <w:r w:rsidRPr="004E0102">
        <w:rPr>
          <w:rFonts w:eastAsia="Calibri"/>
        </w:rPr>
        <w:tab/>
      </w:r>
      <w:r w:rsidRPr="004E0102">
        <w:rPr>
          <w:rFonts w:eastAsia="Calibri"/>
        </w:rPr>
        <w:tab/>
        <w:t>|________|</w:t>
      </w:r>
    </w:p>
    <w:p w14:paraId="0774172D"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0BA9CD4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0C34CB8D"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6071A0E2"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4C264748" w14:textId="77777777" w:rsidR="006B2C81" w:rsidRDefault="006B2C81" w:rsidP="006B2C81">
      <w:pPr>
        <w:pStyle w:val="paragraph"/>
        <w:spacing w:before="0" w:beforeAutospacing="0" w:after="0" w:afterAutospacing="0"/>
        <w:textAlignment w:val="baseline"/>
        <w:rPr>
          <w:rStyle w:val="normaltextrun"/>
          <w:rFonts w:ascii="Calibri" w:hAnsi="Calibri" w:cs="Calibri"/>
          <w:b/>
          <w:bCs/>
          <w:sz w:val="22"/>
          <w:szCs w:val="22"/>
        </w:rPr>
      </w:pPr>
    </w:p>
    <w:p w14:paraId="2998EAC7" w14:textId="680D8DAB" w:rsidR="006B2C81" w:rsidRDefault="006B2C81" w:rsidP="006B2C8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HOMEADD3_6 IF (HOMEADD1_6 STREET NUMBER= NR AND STREET NAME= NR) AND (CITY, STATE, ZIP, AND/OR COUNTRY ARE ANSWERED IN HOMEADD1_6 AND/OR HOMEADD2_6)</w:t>
      </w:r>
      <w:r>
        <w:rPr>
          <w:rStyle w:val="eop"/>
          <w:rFonts w:ascii="Calibri" w:hAnsi="Calibri" w:cs="Calibri"/>
          <w:sz w:val="22"/>
          <w:szCs w:val="22"/>
        </w:rPr>
        <w:t> </w:t>
      </w:r>
    </w:p>
    <w:p w14:paraId="13D771DC" w14:textId="34A7B3B5" w:rsidR="002E0179" w:rsidRPr="0019289C" w:rsidRDefault="006B2C81" w:rsidP="0019289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HOMEADD4_6]</w:t>
      </w:r>
    </w:p>
    <w:p w14:paraId="26499E2F" w14:textId="2535CB4D" w:rsidR="00E67A6A"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[HOMEADD3_6] </w:t>
      </w:r>
      <w:r>
        <w:t>Please provide the cross streets of the intersection closest to this address:</w:t>
      </w:r>
    </w:p>
    <w:p w14:paraId="428C9DC7" w14:textId="77777777" w:rsidR="00E67A6A" w:rsidRDefault="00E67A6A" w:rsidP="00E67A6A">
      <w:pPr>
        <w:pStyle w:val="ListParagraph"/>
        <w:spacing w:after="0" w:line="240" w:lineRule="auto"/>
        <w:ind w:left="1440"/>
      </w:pPr>
      <w:r>
        <w:t>Full street name #1</w:t>
      </w:r>
      <w:r>
        <w:tab/>
        <w:t>|________|</w:t>
      </w:r>
    </w:p>
    <w:p w14:paraId="278DC086" w14:textId="77777777" w:rsidR="00E67A6A" w:rsidRDefault="00E67A6A" w:rsidP="00E67A6A">
      <w:pPr>
        <w:pStyle w:val="ListParagraph"/>
        <w:spacing w:after="0" w:line="240" w:lineRule="auto"/>
        <w:ind w:left="1440"/>
      </w:pPr>
      <w:r>
        <w:t>Full street name #2</w:t>
      </w:r>
      <w:r>
        <w:tab/>
        <w:t>|________|</w:t>
      </w:r>
    </w:p>
    <w:p w14:paraId="041F975F"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4AFEBDF3" w14:textId="085182A3"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_6</w:t>
      </w:r>
    </w:p>
    <w:p w14:paraId="3A0D6EC6" w14:textId="77777777" w:rsidR="00541C9D" w:rsidRPr="004E0102" w:rsidRDefault="00541C9D" w:rsidP="00E67A6A">
      <w:pPr>
        <w:spacing w:after="0" w:line="240" w:lineRule="auto"/>
        <w:rPr>
          <w:rFonts w:eastAsia="Calibri"/>
          <w:i/>
          <w:iCs/>
        </w:rPr>
      </w:pPr>
    </w:p>
    <w:p w14:paraId="548A49FF" w14:textId="2CF328D8" w:rsidR="00B86462"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[HOMEADD4_6] </w:t>
      </w:r>
      <w:r>
        <w:t>Here is the information you gave us for this location:</w:t>
      </w:r>
    </w:p>
    <w:p w14:paraId="714B383F" w14:textId="66756715" w:rsidR="00B86462" w:rsidRPr="00AF7794" w:rsidRDefault="00B86462" w:rsidP="00B86462">
      <w:pPr>
        <w:pStyle w:val="ListParagraph"/>
        <w:spacing w:after="0" w:line="240" w:lineRule="auto"/>
        <w:rPr>
          <w:rFonts w:eastAsia="Calibri"/>
        </w:rPr>
      </w:pPr>
      <w:r>
        <w:t>[Insert HOMEADD1_6 – HOMEADD3_6</w:t>
      </w:r>
      <w:r w:rsidR="00C81E68">
        <w:t>/the 6</w:t>
      </w:r>
      <w:r w:rsidR="00C81E68" w:rsidRPr="0019289C">
        <w:rPr>
          <w:vertAlign w:val="superscript"/>
        </w:rPr>
        <w:t>th</w:t>
      </w:r>
      <w:r w:rsidR="00C81E68">
        <w:t xml:space="preserve"> address you provided</w:t>
      </w:r>
      <w:r>
        <w:t>]</w:t>
      </w:r>
    </w:p>
    <w:p w14:paraId="6DB9BD79"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09A6BD14"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40AF3FF4" w14:textId="77777777" w:rsidR="00B86462" w:rsidRDefault="00B86462" w:rsidP="0019289C">
      <w:pPr>
        <w:pStyle w:val="ListParagraph"/>
        <w:spacing w:after="0" w:line="240" w:lineRule="auto"/>
        <w:rPr>
          <w:rFonts w:eastAsia="Calibri" w:cstheme="minorHAnsi"/>
        </w:rPr>
      </w:pPr>
    </w:p>
    <w:p w14:paraId="02596111" w14:textId="6E270D9D" w:rsidR="00F733D4"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[HOMEADDOTH6]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7EBA2369" w14:textId="36E49165" w:rsidR="00F733D4" w:rsidRPr="004E0102" w:rsidRDefault="00F733D4" w:rsidP="00F733D4">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7</w:t>
      </w:r>
    </w:p>
    <w:p w14:paraId="45ED6569" w14:textId="668A40C7" w:rsidR="00F733D4" w:rsidRPr="00AF7794" w:rsidRDefault="00F733D4" w:rsidP="00F733D4">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_6</w:t>
      </w:r>
    </w:p>
    <w:p w14:paraId="3F584722" w14:textId="71BBC0D5" w:rsidR="00F733D4" w:rsidRPr="00AF7794" w:rsidRDefault="00F733D4" w:rsidP="00F733D4">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6</w:t>
      </w:r>
    </w:p>
    <w:p w14:paraId="38ADC2F6" w14:textId="77777777" w:rsidR="00F733D4" w:rsidRPr="00AF7794" w:rsidRDefault="00F733D4" w:rsidP="00F733D4">
      <w:pPr>
        <w:spacing w:after="0" w:line="240" w:lineRule="auto"/>
        <w:rPr>
          <w:rFonts w:eastAsia="Calibri" w:cstheme="minorHAnsi"/>
        </w:rPr>
      </w:pPr>
    </w:p>
    <w:p w14:paraId="5C1CC94D" w14:textId="06B754C3" w:rsidR="006E24C5" w:rsidRDefault="006E24C5" w:rsidP="0019289C">
      <w:pPr>
        <w:spacing w:after="0" w:line="240" w:lineRule="auto"/>
        <w:rPr>
          <w:rFonts w:eastAsia="Calibri"/>
          <w:b/>
          <w:bCs/>
        </w:rPr>
      </w:pPr>
      <w:r>
        <w:rPr>
          <w:rFonts w:eastAsia="Calibri"/>
          <w:b/>
          <w:bCs/>
        </w:rPr>
        <w:t>[DISPLAY HOMEADDSUM_6 IF HOMEADDOTH6= 0 OR NR</w:t>
      </w:r>
    </w:p>
    <w:p w14:paraId="57638210" w14:textId="27E8421D" w:rsidR="006E24C5" w:rsidRPr="008C40E8" w:rsidRDefault="006E24C5" w:rsidP="0019289C">
      <w:pPr>
        <w:spacing w:after="0" w:line="240" w:lineRule="auto"/>
        <w:rPr>
          <w:rFonts w:eastAsia="Calibri"/>
          <w:b/>
          <w:bCs/>
        </w:rPr>
      </w:pPr>
      <w:r>
        <w:rPr>
          <w:rFonts w:eastAsia="Calibri"/>
          <w:b/>
          <w:bCs/>
        </w:rPr>
        <w:t>ELSE, GO TO HOMEADD1_7]</w:t>
      </w:r>
    </w:p>
    <w:p w14:paraId="1472CE67" w14:textId="306E8E7A" w:rsidR="00A80097"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[HOMEADDSUM_6] </w:t>
      </w:r>
      <w:r w:rsidRPr="71CC2ABE">
        <w:t xml:space="preserve">Please review the list below and tell us if it includes </w:t>
      </w:r>
      <w:proofErr w:type="gramStart"/>
      <w:r w:rsidRPr="71CC2ABE">
        <w:t>all of</w:t>
      </w:r>
      <w:proofErr w:type="gramEnd"/>
      <w:r w:rsidRPr="71CC2ABE">
        <w:t xml:space="preserve"> the addresses where you have lived for at least two years in the last 20 years.</w:t>
      </w:r>
    </w:p>
    <w:p w14:paraId="1E76F132" w14:textId="77777777" w:rsidR="00A80097" w:rsidRPr="00D8632C" w:rsidRDefault="00A80097" w:rsidP="0019289C">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540FD677" w14:textId="77777777" w:rsidR="00A80097" w:rsidRDefault="00A80097" w:rsidP="00A80097">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EA3821F" w14:textId="77777777" w:rsidR="00A80097" w:rsidRDefault="00A80097" w:rsidP="00A80097">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61C3D8DE" w14:textId="77777777" w:rsidR="00A80097" w:rsidRDefault="00A80097" w:rsidP="00A80097">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3163B55C" w14:textId="77777777" w:rsidR="00A80097" w:rsidRDefault="00A80097" w:rsidP="00A80097">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593155CC" w14:textId="77777777" w:rsidR="00A80097" w:rsidRDefault="00A80097" w:rsidP="00A80097">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334C24B9" w14:textId="77777777" w:rsidR="00A80097" w:rsidRPr="00D8632C" w:rsidRDefault="00A80097" w:rsidP="00A80097">
      <w:pPr>
        <w:spacing w:after="0" w:line="240" w:lineRule="auto"/>
        <w:ind w:firstLine="720"/>
        <w:rPr>
          <w:rFonts w:eastAsia="Calibri" w:cstheme="minorHAnsi"/>
        </w:rPr>
      </w:pPr>
    </w:p>
    <w:p w14:paraId="0B298987" w14:textId="77777777" w:rsidR="00A80097" w:rsidRPr="00D8632C" w:rsidRDefault="00A80097" w:rsidP="00A80097">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538DBBFC" w14:textId="104EBF05" w:rsidR="00A80097" w:rsidRPr="00D8632C" w:rsidRDefault="00A80097" w:rsidP="00A80097">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7</w:t>
      </w:r>
    </w:p>
    <w:p w14:paraId="7F71985F" w14:textId="77777777" w:rsidR="00A80097" w:rsidRDefault="00A80097" w:rsidP="00A80097">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43EF6EF2" w14:textId="77777777" w:rsidR="00A80097" w:rsidRDefault="00A80097" w:rsidP="00A80097">
      <w:pPr>
        <w:pStyle w:val="ListParagraph"/>
        <w:spacing w:after="0" w:line="240" w:lineRule="auto"/>
        <w:rPr>
          <w:rFonts w:eastAsia="Calibri" w:cstheme="minorHAnsi"/>
        </w:rPr>
      </w:pPr>
    </w:p>
    <w:p w14:paraId="79CD745B" w14:textId="2D647148" w:rsidR="0035757D" w:rsidRDefault="0035757D" w:rsidP="0035757D">
      <w:pPr>
        <w:spacing w:after="0" w:line="240" w:lineRule="auto"/>
        <w:rPr>
          <w:rFonts w:eastAsia="Calibri"/>
          <w:b/>
          <w:bCs/>
        </w:rPr>
      </w:pPr>
      <w:r>
        <w:rPr>
          <w:rFonts w:eastAsia="Calibri"/>
          <w:b/>
          <w:bCs/>
        </w:rPr>
        <w:t>[DISPLAY HOMEADD1_7 IF HOMEADDSUM_6= 1</w:t>
      </w:r>
    </w:p>
    <w:p w14:paraId="7CF18E42" w14:textId="1F1F4D27" w:rsidR="00A80097" w:rsidRPr="00A61EB4" w:rsidRDefault="0035757D" w:rsidP="00A61EB4">
      <w:pPr>
        <w:spacing w:after="0" w:line="240" w:lineRule="auto"/>
        <w:rPr>
          <w:rFonts w:eastAsia="Calibri"/>
          <w:b/>
          <w:bCs/>
        </w:rPr>
      </w:pPr>
      <w:r>
        <w:rPr>
          <w:rFonts w:eastAsia="Calibri"/>
          <w:b/>
          <w:bCs/>
        </w:rPr>
        <w:t>ELSE, GO TO HOMEMOVEIN]</w:t>
      </w:r>
    </w:p>
    <w:p w14:paraId="63AB438E" w14:textId="3EB3CFBC" w:rsidR="005858F0"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_7</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7C9982ED" w14:textId="77777777" w:rsidR="005858F0" w:rsidRDefault="005858F0" w:rsidP="005858F0">
      <w:pPr>
        <w:pStyle w:val="ListParagraph"/>
        <w:spacing w:after="0" w:line="240" w:lineRule="auto"/>
        <w:rPr>
          <w:rFonts w:eastAsia="Calibri"/>
        </w:rPr>
      </w:pPr>
      <w:r>
        <w:rPr>
          <w:rFonts w:eastAsia="Calibri"/>
          <w:b/>
          <w:bCs/>
        </w:rPr>
        <w:lastRenderedPageBreak/>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2840B1CA"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4F1573E"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49ACBC97"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2CBC93F"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EF427F0"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7AD08EA"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678530C" w14:textId="65A28B47"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_7</w:t>
      </w:r>
    </w:p>
    <w:p w14:paraId="534EFE74" w14:textId="77777777" w:rsidR="00DE644A" w:rsidRDefault="00DE644A" w:rsidP="00DE644A">
      <w:pPr>
        <w:tabs>
          <w:tab w:val="left" w:pos="6480"/>
        </w:tabs>
        <w:spacing w:after="0" w:line="240" w:lineRule="auto"/>
        <w:rPr>
          <w:rFonts w:eastAsia="Calibri" w:cstheme="minorHAnsi"/>
          <w:b/>
        </w:rPr>
      </w:pPr>
    </w:p>
    <w:p w14:paraId="3213F01E" w14:textId="153D52FB" w:rsidR="00DE644A" w:rsidRDefault="00DE644A" w:rsidP="00DE644A">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_7 IF (HOMEADD1_7: CITY, STATE, ZIP, OR COUNTRY= NR)</w:t>
      </w:r>
    </w:p>
    <w:p w14:paraId="7853E2A9" w14:textId="15E28CB9" w:rsidR="00DE644A" w:rsidRPr="00A61EB4" w:rsidRDefault="00DE644A" w:rsidP="00A61EB4">
      <w:pPr>
        <w:spacing w:after="0" w:line="240" w:lineRule="auto"/>
        <w:rPr>
          <w:rFonts w:eastAsia="Calibri" w:cstheme="minorHAnsi"/>
          <w:b/>
        </w:rPr>
      </w:pPr>
      <w:r w:rsidRPr="00A61EB4">
        <w:rPr>
          <w:rFonts w:eastAsia="Calibri" w:cstheme="minorHAnsi"/>
          <w:b/>
        </w:rPr>
        <w:t>ELSE, GO TO HOMEADD3_</w:t>
      </w:r>
      <w:r>
        <w:rPr>
          <w:rFonts w:eastAsia="Calibri" w:cstheme="minorHAnsi"/>
          <w:b/>
        </w:rPr>
        <w:t>7</w:t>
      </w:r>
      <w:r w:rsidRPr="00A61EB4">
        <w:rPr>
          <w:rFonts w:eastAsia="Calibri" w:cstheme="minorHAnsi"/>
          <w:b/>
        </w:rPr>
        <w:t xml:space="preserve">] </w:t>
      </w:r>
    </w:p>
    <w:p w14:paraId="412AA89B" w14:textId="55B74B83" w:rsidR="00FB47B3" w:rsidRPr="00A61EB4" w:rsidRDefault="00FB47B3" w:rsidP="00A61EB4">
      <w:pPr>
        <w:spacing w:after="0" w:line="240" w:lineRule="auto"/>
        <w:rPr>
          <w:rFonts w:eastAsia="Calibri" w:cstheme="minorHAnsi"/>
          <w:b/>
        </w:rPr>
      </w:pPr>
      <w:r w:rsidRPr="00A61EB4">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E80C5A0" w14:textId="54FB3E4C" w:rsidR="002E0179"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[HOMEADD2_7] </w:t>
      </w:r>
      <w:r>
        <w:t>Please provide the following information:</w:t>
      </w:r>
    </w:p>
    <w:p w14:paraId="305B0F20"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306006C8"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6EF0FD6C"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2E36FF1D"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0EE5BE26" w14:textId="650916EC"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28C1544C" w14:textId="77777777" w:rsidR="00F1430C" w:rsidRPr="00A31D71" w:rsidRDefault="00F1430C" w:rsidP="002E0179">
      <w:pPr>
        <w:spacing w:after="0" w:line="240" w:lineRule="auto"/>
        <w:ind w:left="720"/>
        <w:rPr>
          <w:rFonts w:eastAsia="Calibri"/>
        </w:rPr>
      </w:pPr>
    </w:p>
    <w:p w14:paraId="6DFAD34E" w14:textId="1EEFA8BA" w:rsidR="00F1430C" w:rsidRDefault="00F1430C" w:rsidP="00F1430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2E0418">
        <w:rPr>
          <w:rStyle w:val="normaltextrun"/>
          <w:rFonts w:ascii="Calibri" w:hAnsi="Calibri" w:cs="Calibri"/>
          <w:b/>
          <w:bCs/>
          <w:sz w:val="22"/>
          <w:szCs w:val="22"/>
        </w:rPr>
        <w:t>7</w:t>
      </w:r>
      <w:r>
        <w:rPr>
          <w:rStyle w:val="normaltextrun"/>
          <w:rFonts w:ascii="Calibri" w:hAnsi="Calibri" w:cs="Calibri"/>
          <w:b/>
          <w:bCs/>
          <w:sz w:val="22"/>
          <w:szCs w:val="22"/>
        </w:rPr>
        <w:t xml:space="preserve"> IF (HOMEADD1_</w:t>
      </w:r>
      <w:r w:rsidR="002E0418">
        <w:rPr>
          <w:rStyle w:val="normaltextrun"/>
          <w:rFonts w:ascii="Calibri" w:hAnsi="Calibri" w:cs="Calibri"/>
          <w:b/>
          <w:bCs/>
          <w:sz w:val="22"/>
          <w:szCs w:val="22"/>
        </w:rPr>
        <w:t>7</w:t>
      </w:r>
      <w:r>
        <w:rPr>
          <w:rStyle w:val="normaltextrun"/>
          <w:rFonts w:ascii="Calibri" w:hAnsi="Calibri" w:cs="Calibri"/>
          <w:b/>
          <w:bCs/>
          <w:sz w:val="22"/>
          <w:szCs w:val="22"/>
        </w:rPr>
        <w:t xml:space="preserve"> STREET NUMBER= NR AND STREET NAME= NR) AND (CITY, STATE, ZIP, AND/OR COUNTRY ARE ANSWERED IN HOMEADD1_</w:t>
      </w:r>
      <w:r w:rsidR="002E0418">
        <w:rPr>
          <w:rStyle w:val="normaltextrun"/>
          <w:rFonts w:ascii="Calibri" w:hAnsi="Calibri" w:cs="Calibri"/>
          <w:b/>
          <w:bCs/>
          <w:sz w:val="22"/>
          <w:szCs w:val="22"/>
        </w:rPr>
        <w:t>7</w:t>
      </w:r>
      <w:r>
        <w:rPr>
          <w:rStyle w:val="normaltextrun"/>
          <w:rFonts w:ascii="Calibri" w:hAnsi="Calibri" w:cs="Calibri"/>
          <w:b/>
          <w:bCs/>
          <w:sz w:val="22"/>
          <w:szCs w:val="22"/>
        </w:rPr>
        <w:t xml:space="preserve"> AND/OR HOMEADD2_</w:t>
      </w:r>
      <w:r w:rsidR="002E0418">
        <w:rPr>
          <w:rStyle w:val="normaltextrun"/>
          <w:rFonts w:ascii="Calibri" w:hAnsi="Calibri" w:cs="Calibri"/>
          <w:b/>
          <w:bCs/>
          <w:sz w:val="22"/>
          <w:szCs w:val="22"/>
        </w:rPr>
        <w:t>7</w:t>
      </w:r>
      <w:r>
        <w:rPr>
          <w:rStyle w:val="normaltextrun"/>
          <w:rFonts w:ascii="Calibri" w:hAnsi="Calibri" w:cs="Calibri"/>
          <w:b/>
          <w:bCs/>
          <w:sz w:val="22"/>
          <w:szCs w:val="22"/>
        </w:rPr>
        <w:t>)</w:t>
      </w:r>
      <w:r>
        <w:rPr>
          <w:rStyle w:val="eop"/>
          <w:rFonts w:ascii="Calibri" w:hAnsi="Calibri" w:cs="Calibri"/>
          <w:sz w:val="22"/>
          <w:szCs w:val="22"/>
        </w:rPr>
        <w:t> </w:t>
      </w:r>
    </w:p>
    <w:p w14:paraId="155CFC49" w14:textId="13E635B9" w:rsidR="002E0179" w:rsidRPr="00A61EB4" w:rsidRDefault="00F1430C" w:rsidP="00A61EB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2E0418">
        <w:rPr>
          <w:rStyle w:val="normaltextrun"/>
          <w:rFonts w:ascii="Calibri" w:hAnsi="Calibri" w:cs="Calibri"/>
          <w:b/>
          <w:bCs/>
          <w:sz w:val="22"/>
          <w:szCs w:val="22"/>
        </w:rPr>
        <w:t>7</w:t>
      </w:r>
      <w:r>
        <w:rPr>
          <w:rStyle w:val="normaltextrun"/>
          <w:rFonts w:ascii="Calibri" w:hAnsi="Calibri" w:cs="Calibri"/>
          <w:b/>
          <w:bCs/>
          <w:sz w:val="22"/>
          <w:szCs w:val="22"/>
        </w:rPr>
        <w:t>]</w:t>
      </w:r>
    </w:p>
    <w:p w14:paraId="7473CF50" w14:textId="09D5FEBC" w:rsidR="00E67A6A"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[HOMEADD3_7] </w:t>
      </w:r>
      <w:r>
        <w:t>Please provide the cross streets of the intersection closest to this address:</w:t>
      </w:r>
    </w:p>
    <w:p w14:paraId="43CA4F6E" w14:textId="77777777" w:rsidR="00E67A6A" w:rsidRDefault="00E67A6A" w:rsidP="00E67A6A">
      <w:pPr>
        <w:pStyle w:val="ListParagraph"/>
        <w:spacing w:after="0" w:line="240" w:lineRule="auto"/>
        <w:ind w:left="1440"/>
      </w:pPr>
      <w:r>
        <w:t>Full street name #1</w:t>
      </w:r>
      <w:r>
        <w:tab/>
        <w:t>|________|</w:t>
      </w:r>
    </w:p>
    <w:p w14:paraId="4356129E" w14:textId="77777777" w:rsidR="00E67A6A" w:rsidRDefault="00E67A6A" w:rsidP="00E67A6A">
      <w:pPr>
        <w:pStyle w:val="ListParagraph"/>
        <w:spacing w:after="0" w:line="240" w:lineRule="auto"/>
        <w:ind w:left="1440"/>
      </w:pPr>
      <w:r>
        <w:t>Full street name #2</w:t>
      </w:r>
      <w:r>
        <w:tab/>
        <w:t>|________|</w:t>
      </w:r>
    </w:p>
    <w:p w14:paraId="58150134"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38DBFE82" w14:textId="5FD88298"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_7</w:t>
      </w:r>
    </w:p>
    <w:p w14:paraId="1016ECE5" w14:textId="77777777" w:rsidR="00C5090E" w:rsidRPr="004E0102" w:rsidRDefault="00C5090E" w:rsidP="00E67A6A">
      <w:pPr>
        <w:spacing w:after="0" w:line="240" w:lineRule="auto"/>
        <w:rPr>
          <w:rFonts w:eastAsia="Calibri"/>
          <w:i/>
          <w:iCs/>
        </w:rPr>
      </w:pPr>
    </w:p>
    <w:p w14:paraId="74D636F1" w14:textId="5AABF663" w:rsidR="00B86462"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[HOMEADD4_7] </w:t>
      </w:r>
      <w:r>
        <w:t>Here is the information you gave us for this location:</w:t>
      </w:r>
    </w:p>
    <w:p w14:paraId="1DE89988" w14:textId="5E0389A4" w:rsidR="00B86462" w:rsidRPr="00AF7794" w:rsidRDefault="00B86462" w:rsidP="00B86462">
      <w:pPr>
        <w:pStyle w:val="ListParagraph"/>
        <w:spacing w:after="0" w:line="240" w:lineRule="auto"/>
        <w:rPr>
          <w:rFonts w:eastAsia="Calibri"/>
        </w:rPr>
      </w:pPr>
      <w:r>
        <w:t>[Insert HOMEADD1_7 – HOMEADD3_7</w:t>
      </w:r>
      <w:r w:rsidR="00D2396E">
        <w:t>/the 7</w:t>
      </w:r>
      <w:r w:rsidR="00D2396E" w:rsidRPr="00A61EB4">
        <w:rPr>
          <w:vertAlign w:val="superscript"/>
        </w:rPr>
        <w:t>th</w:t>
      </w:r>
      <w:r w:rsidR="00D2396E">
        <w:t xml:space="preserve"> address you provided</w:t>
      </w:r>
      <w:r>
        <w:t>]</w:t>
      </w:r>
    </w:p>
    <w:p w14:paraId="7F56ACBA"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3B2D4FDC"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2EB560C9" w14:textId="77777777" w:rsidR="00B86462" w:rsidRDefault="00B86462" w:rsidP="00A61EB4">
      <w:pPr>
        <w:pStyle w:val="ListParagraph"/>
        <w:spacing w:after="0" w:line="240" w:lineRule="auto"/>
        <w:rPr>
          <w:rFonts w:eastAsia="Calibri" w:cstheme="minorHAnsi"/>
        </w:rPr>
      </w:pPr>
    </w:p>
    <w:p w14:paraId="1D118DFA" w14:textId="1AAEA3C7" w:rsidR="00086BC5"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[HOMEADDOTH7]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E21DDC7" w14:textId="2CAF1E47"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8</w:t>
      </w:r>
    </w:p>
    <w:p w14:paraId="044605EB" w14:textId="191A602F"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_7</w:t>
      </w:r>
    </w:p>
    <w:p w14:paraId="0D5DCE0F" w14:textId="751B01C4"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7</w:t>
      </w:r>
    </w:p>
    <w:p w14:paraId="62B6C613" w14:textId="77777777" w:rsidR="00086BC5" w:rsidRPr="00AF7794" w:rsidRDefault="00086BC5" w:rsidP="00086BC5">
      <w:pPr>
        <w:spacing w:after="0" w:line="240" w:lineRule="auto"/>
        <w:rPr>
          <w:rFonts w:eastAsia="Calibri" w:cstheme="minorHAnsi"/>
        </w:rPr>
      </w:pPr>
    </w:p>
    <w:p w14:paraId="490B123E" w14:textId="27552C8C" w:rsidR="00345FFA" w:rsidRDefault="00345FFA" w:rsidP="00A61EB4">
      <w:pPr>
        <w:spacing w:after="0" w:line="240" w:lineRule="auto"/>
        <w:rPr>
          <w:rFonts w:eastAsia="Calibri"/>
          <w:b/>
          <w:bCs/>
        </w:rPr>
      </w:pPr>
      <w:r>
        <w:rPr>
          <w:rFonts w:eastAsia="Calibri"/>
          <w:b/>
          <w:bCs/>
        </w:rPr>
        <w:t>[DISPLAY HOMEADDSUM_7 IF HOMEADDOTH7= 0 OR NR</w:t>
      </w:r>
    </w:p>
    <w:p w14:paraId="48C7B8B4" w14:textId="107F34A5" w:rsidR="00345FFA" w:rsidRPr="008C40E8" w:rsidRDefault="00345FFA" w:rsidP="00A61EB4">
      <w:pPr>
        <w:spacing w:after="0" w:line="240" w:lineRule="auto"/>
        <w:rPr>
          <w:rFonts w:eastAsia="Calibri"/>
          <w:b/>
          <w:bCs/>
        </w:rPr>
      </w:pPr>
      <w:r>
        <w:rPr>
          <w:rFonts w:eastAsia="Calibri"/>
          <w:b/>
          <w:bCs/>
        </w:rPr>
        <w:t>ELSE, GO TO HOMEADD1_8]</w:t>
      </w:r>
    </w:p>
    <w:p w14:paraId="3C85A55F" w14:textId="02589A68" w:rsidR="00A80097"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[HOMEADDSUM_7] </w:t>
      </w:r>
      <w:r w:rsidRPr="71CC2ABE">
        <w:t xml:space="preserve">Please review the list below and tell us if it includes </w:t>
      </w:r>
      <w:proofErr w:type="gramStart"/>
      <w:r w:rsidRPr="71CC2ABE">
        <w:t>all of</w:t>
      </w:r>
      <w:proofErr w:type="gramEnd"/>
      <w:r w:rsidRPr="71CC2ABE">
        <w:t xml:space="preserve"> the addresses where you have lived for at least two years in the last 20 years.</w:t>
      </w:r>
    </w:p>
    <w:p w14:paraId="15B61797" w14:textId="77777777" w:rsidR="00A80097" w:rsidRPr="00D8632C" w:rsidRDefault="00A80097" w:rsidP="00A61EB4">
      <w:pPr>
        <w:spacing w:before="240" w:after="0" w:line="240" w:lineRule="auto"/>
        <w:ind w:firstLine="720"/>
        <w:rPr>
          <w:rFonts w:eastAsia="Calibri" w:cstheme="minorHAnsi"/>
        </w:rPr>
      </w:pPr>
      <w:r w:rsidRPr="00D8632C">
        <w:rPr>
          <w:rFonts w:eastAsia="Calibri"/>
        </w:rPr>
        <w:lastRenderedPageBreak/>
        <w:t>Current Address:</w:t>
      </w:r>
      <w:r w:rsidRPr="00D8632C">
        <w:rPr>
          <w:rFonts w:eastAsia="Calibri" w:cstheme="minorHAnsi"/>
        </w:rPr>
        <w:t xml:space="preserve"> [INSERT HOMEADD1_1 – HOMEADD3_1]</w:t>
      </w:r>
    </w:p>
    <w:p w14:paraId="05B3BE9F" w14:textId="77777777" w:rsidR="00A80097" w:rsidRDefault="00A80097" w:rsidP="00A80097">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5BA4872B" w14:textId="77777777" w:rsidR="00A80097" w:rsidRDefault="00A80097" w:rsidP="00A80097">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51E2594E" w14:textId="77777777" w:rsidR="00A80097" w:rsidRDefault="00A80097" w:rsidP="00A80097">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7388F99F" w14:textId="77777777" w:rsidR="00A80097" w:rsidRDefault="00A80097" w:rsidP="00A80097">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68DD455E" w14:textId="77777777" w:rsidR="00A80097" w:rsidRDefault="00A80097" w:rsidP="00A80097">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0BBB03B0" w14:textId="77777777" w:rsidR="00A80097" w:rsidRDefault="00A80097" w:rsidP="00A80097">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258D13DC" w14:textId="77777777" w:rsidR="00A80097" w:rsidRPr="00D8632C" w:rsidRDefault="00A80097" w:rsidP="00A80097">
      <w:pPr>
        <w:spacing w:after="0" w:line="240" w:lineRule="auto"/>
        <w:ind w:firstLine="720"/>
        <w:rPr>
          <w:rFonts w:eastAsia="Calibri" w:cstheme="minorHAnsi"/>
        </w:rPr>
      </w:pPr>
    </w:p>
    <w:p w14:paraId="303FB684" w14:textId="77777777" w:rsidR="00A80097" w:rsidRPr="00D8632C" w:rsidRDefault="00A80097" w:rsidP="00A80097">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1749A665" w14:textId="72D82446" w:rsidR="00A80097" w:rsidRPr="00D8632C" w:rsidRDefault="00A80097" w:rsidP="00A80097">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sidR="00A048DD">
        <w:rPr>
          <w:rFonts w:eastAsia="Calibri"/>
          <w:b/>
          <w:bCs/>
        </w:rPr>
        <w:t>8</w:t>
      </w:r>
    </w:p>
    <w:p w14:paraId="7F812C41" w14:textId="77777777" w:rsidR="00A80097" w:rsidRDefault="00A80097" w:rsidP="00A80097">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33DF5CBE" w14:textId="6E24369B" w:rsidR="00A80097" w:rsidRDefault="00A80097" w:rsidP="00A80097">
      <w:pPr>
        <w:spacing w:after="0" w:line="240" w:lineRule="auto"/>
        <w:rPr>
          <w:rFonts w:eastAsia="Calibri" w:cstheme="minorHAnsi"/>
        </w:rPr>
      </w:pPr>
    </w:p>
    <w:p w14:paraId="1169D594" w14:textId="54A671AA" w:rsidR="0035757D" w:rsidRDefault="0035757D" w:rsidP="0035757D">
      <w:pPr>
        <w:spacing w:after="0" w:line="240" w:lineRule="auto"/>
        <w:rPr>
          <w:rFonts w:eastAsia="Calibri"/>
          <w:b/>
          <w:bCs/>
        </w:rPr>
      </w:pPr>
      <w:r>
        <w:rPr>
          <w:rFonts w:eastAsia="Calibri"/>
          <w:b/>
          <w:bCs/>
        </w:rPr>
        <w:t>[DISPLAY HOMEADD1_8 IF HOMEADDSUM_7= 1</w:t>
      </w:r>
    </w:p>
    <w:p w14:paraId="7E4FCFAA" w14:textId="2CBD64FC" w:rsidR="0035757D" w:rsidRPr="00A61EB4" w:rsidRDefault="0035757D" w:rsidP="00A61EB4">
      <w:pPr>
        <w:spacing w:after="0" w:line="240" w:lineRule="auto"/>
        <w:rPr>
          <w:rFonts w:eastAsia="Calibri"/>
          <w:b/>
          <w:bCs/>
        </w:rPr>
      </w:pPr>
      <w:r>
        <w:rPr>
          <w:rFonts w:eastAsia="Calibri"/>
          <w:b/>
          <w:bCs/>
        </w:rPr>
        <w:t>ELSE, GO TO HOMEMOVEIN]</w:t>
      </w:r>
    </w:p>
    <w:p w14:paraId="6DFC8A04" w14:textId="382C0494" w:rsidR="005858F0"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_8</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315B0E03"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0D354D81"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0EAFB1F"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1B0A302"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06A8042"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0C73979"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F4941A"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1FCBC6" w14:textId="7BE06AA5"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_8</w:t>
      </w:r>
    </w:p>
    <w:p w14:paraId="7F7DE1E4" w14:textId="77777777" w:rsidR="001E0FE7" w:rsidRDefault="001E0FE7" w:rsidP="001E0FE7">
      <w:pPr>
        <w:tabs>
          <w:tab w:val="left" w:pos="6480"/>
        </w:tabs>
        <w:spacing w:after="0" w:line="240" w:lineRule="auto"/>
        <w:rPr>
          <w:rFonts w:eastAsia="Calibri" w:cstheme="minorHAnsi"/>
          <w:b/>
        </w:rPr>
      </w:pPr>
    </w:p>
    <w:p w14:paraId="5C13AE8B" w14:textId="4589C14D" w:rsidR="001E0FE7" w:rsidRDefault="001E0FE7" w:rsidP="001E0FE7">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_8 IF (HOMEADD1_8: CITY, STATE, ZIP, OR COUNTRY= NR)</w:t>
      </w:r>
    </w:p>
    <w:p w14:paraId="50FF31CC" w14:textId="4A44845B" w:rsidR="001E0FE7" w:rsidRPr="00B33206" w:rsidRDefault="001E0FE7"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8</w:t>
      </w:r>
      <w:r w:rsidRPr="00B33206">
        <w:rPr>
          <w:rFonts w:eastAsia="Calibri" w:cstheme="minorHAnsi"/>
          <w:b/>
        </w:rPr>
        <w:t xml:space="preserve">] </w:t>
      </w:r>
    </w:p>
    <w:p w14:paraId="511FB094" w14:textId="2DD4C8EF" w:rsidR="00FB47B3" w:rsidRPr="00B33206" w:rsidRDefault="00FB47B3" w:rsidP="00B33206">
      <w:pPr>
        <w:spacing w:after="0" w:line="240" w:lineRule="auto"/>
        <w:rPr>
          <w:rFonts w:eastAsia="Calibri" w:cstheme="minorHAnsi"/>
          <w:b/>
        </w:rPr>
      </w:pPr>
      <w:r w:rsidRPr="00B33206">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B50B198" w14:textId="517E2349" w:rsidR="002E0179"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[HOMEADD2_8] </w:t>
      </w:r>
      <w:r>
        <w:t>Please provide the following information:</w:t>
      </w:r>
    </w:p>
    <w:p w14:paraId="1623612C"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6653A3E2"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31C2F935"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1FDF3382"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50C7C01E" w14:textId="6FF84D67"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23BE5597" w14:textId="77777777" w:rsidR="00F13023" w:rsidRPr="00A31D71" w:rsidRDefault="00F13023" w:rsidP="002E0179">
      <w:pPr>
        <w:spacing w:after="0" w:line="240" w:lineRule="auto"/>
        <w:ind w:left="720"/>
        <w:rPr>
          <w:rFonts w:eastAsia="Calibri"/>
        </w:rPr>
      </w:pPr>
    </w:p>
    <w:p w14:paraId="4C5958F0" w14:textId="5EAE0BDC" w:rsidR="00F13023" w:rsidRDefault="00F13023" w:rsidP="00F130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3D25F6">
        <w:rPr>
          <w:rStyle w:val="normaltextrun"/>
          <w:rFonts w:ascii="Calibri" w:hAnsi="Calibri" w:cs="Calibri"/>
          <w:b/>
          <w:bCs/>
          <w:sz w:val="22"/>
          <w:szCs w:val="22"/>
        </w:rPr>
        <w:t>8</w:t>
      </w:r>
      <w:r>
        <w:rPr>
          <w:rStyle w:val="normaltextrun"/>
          <w:rFonts w:ascii="Calibri" w:hAnsi="Calibri" w:cs="Calibri"/>
          <w:b/>
          <w:bCs/>
          <w:sz w:val="22"/>
          <w:szCs w:val="22"/>
        </w:rPr>
        <w:t xml:space="preserve"> IF (HOMEADD1_</w:t>
      </w:r>
      <w:r w:rsidR="003D25F6">
        <w:rPr>
          <w:rStyle w:val="normaltextrun"/>
          <w:rFonts w:ascii="Calibri" w:hAnsi="Calibri" w:cs="Calibri"/>
          <w:b/>
          <w:bCs/>
          <w:sz w:val="22"/>
          <w:szCs w:val="22"/>
        </w:rPr>
        <w:t>8</w:t>
      </w:r>
      <w:r>
        <w:rPr>
          <w:rStyle w:val="normaltextrun"/>
          <w:rFonts w:ascii="Calibri" w:hAnsi="Calibri" w:cs="Calibri"/>
          <w:b/>
          <w:bCs/>
          <w:sz w:val="22"/>
          <w:szCs w:val="22"/>
        </w:rPr>
        <w:t xml:space="preserve"> STREET NUMBER= NR AND STREET NAME= NR) AND (CITY, STATE, ZIP, AND/OR COUNTRY ARE ANSWERED IN HOMEADD1_</w:t>
      </w:r>
      <w:r w:rsidR="003D25F6">
        <w:rPr>
          <w:rStyle w:val="normaltextrun"/>
          <w:rFonts w:ascii="Calibri" w:hAnsi="Calibri" w:cs="Calibri"/>
          <w:b/>
          <w:bCs/>
          <w:sz w:val="22"/>
          <w:szCs w:val="22"/>
        </w:rPr>
        <w:t>8</w:t>
      </w:r>
      <w:r>
        <w:rPr>
          <w:rStyle w:val="normaltextrun"/>
          <w:rFonts w:ascii="Calibri" w:hAnsi="Calibri" w:cs="Calibri"/>
          <w:b/>
          <w:bCs/>
          <w:sz w:val="22"/>
          <w:szCs w:val="22"/>
        </w:rPr>
        <w:t xml:space="preserve"> AND/OR HOMEADD2_</w:t>
      </w:r>
      <w:r w:rsidR="003D25F6">
        <w:rPr>
          <w:rStyle w:val="normaltextrun"/>
          <w:rFonts w:ascii="Calibri" w:hAnsi="Calibri" w:cs="Calibri"/>
          <w:b/>
          <w:bCs/>
          <w:sz w:val="22"/>
          <w:szCs w:val="22"/>
        </w:rPr>
        <w:t>8</w:t>
      </w:r>
      <w:r>
        <w:rPr>
          <w:rStyle w:val="normaltextrun"/>
          <w:rFonts w:ascii="Calibri" w:hAnsi="Calibri" w:cs="Calibri"/>
          <w:b/>
          <w:bCs/>
          <w:sz w:val="22"/>
          <w:szCs w:val="22"/>
        </w:rPr>
        <w:t>)</w:t>
      </w:r>
      <w:r>
        <w:rPr>
          <w:rStyle w:val="eop"/>
          <w:rFonts w:ascii="Calibri" w:hAnsi="Calibri" w:cs="Calibri"/>
          <w:sz w:val="22"/>
          <w:szCs w:val="22"/>
        </w:rPr>
        <w:t> </w:t>
      </w:r>
    </w:p>
    <w:p w14:paraId="4D3A4502" w14:textId="503B64B2" w:rsidR="002E0179" w:rsidRPr="00B33206" w:rsidRDefault="00F13023" w:rsidP="00B332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3D25F6">
        <w:rPr>
          <w:rStyle w:val="normaltextrun"/>
          <w:rFonts w:ascii="Calibri" w:hAnsi="Calibri" w:cs="Calibri"/>
          <w:b/>
          <w:bCs/>
          <w:sz w:val="22"/>
          <w:szCs w:val="22"/>
        </w:rPr>
        <w:t>8</w:t>
      </w:r>
      <w:r>
        <w:rPr>
          <w:rStyle w:val="normaltextrun"/>
          <w:rFonts w:ascii="Calibri" w:hAnsi="Calibri" w:cs="Calibri"/>
          <w:b/>
          <w:bCs/>
          <w:sz w:val="22"/>
          <w:szCs w:val="22"/>
        </w:rPr>
        <w:t>]</w:t>
      </w:r>
    </w:p>
    <w:p w14:paraId="6F3D5359" w14:textId="17B555DD" w:rsidR="00E67A6A"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[HOMEADD3_8] </w:t>
      </w:r>
      <w:r>
        <w:t>Please provide the cross streets of the intersection closest to this address:</w:t>
      </w:r>
    </w:p>
    <w:p w14:paraId="419158E3" w14:textId="77777777" w:rsidR="00E67A6A" w:rsidRDefault="00E67A6A" w:rsidP="00E67A6A">
      <w:pPr>
        <w:pStyle w:val="ListParagraph"/>
        <w:spacing w:after="0" w:line="240" w:lineRule="auto"/>
        <w:ind w:left="1440"/>
      </w:pPr>
      <w:r>
        <w:t>Full street name #1</w:t>
      </w:r>
      <w:r>
        <w:tab/>
        <w:t>|________|</w:t>
      </w:r>
    </w:p>
    <w:p w14:paraId="000BE1B2" w14:textId="77777777" w:rsidR="00E67A6A" w:rsidRDefault="00E67A6A" w:rsidP="00E67A6A">
      <w:pPr>
        <w:pStyle w:val="ListParagraph"/>
        <w:spacing w:after="0" w:line="240" w:lineRule="auto"/>
        <w:ind w:left="1440"/>
      </w:pPr>
      <w:r>
        <w:t>Full street name #2</w:t>
      </w:r>
      <w:r>
        <w:tab/>
        <w:t>|________|</w:t>
      </w:r>
    </w:p>
    <w:p w14:paraId="62DE2C59"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00584581" w14:textId="7FA27D77" w:rsidR="00E67A6A" w:rsidRPr="004E0102" w:rsidRDefault="00E67A6A" w:rsidP="00E67A6A">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_8</w:t>
      </w:r>
    </w:p>
    <w:p w14:paraId="556F0794" w14:textId="77777777" w:rsidR="00E67A6A" w:rsidRPr="00AF7794" w:rsidRDefault="00E67A6A" w:rsidP="00E67A6A">
      <w:pPr>
        <w:spacing w:line="240" w:lineRule="auto"/>
        <w:rPr>
          <w:rFonts w:eastAsia="Calibri" w:cstheme="minorHAnsi"/>
          <w:b/>
        </w:rPr>
      </w:pPr>
    </w:p>
    <w:p w14:paraId="24B6F101" w14:textId="4514C615" w:rsidR="00B86462"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lastRenderedPageBreak/>
        <w:t xml:space="preserve">[HOMEADD4_8] </w:t>
      </w:r>
      <w:r>
        <w:t>Here is the information you gave us for this location:</w:t>
      </w:r>
    </w:p>
    <w:p w14:paraId="3EB12D89" w14:textId="3F32DFE4" w:rsidR="00B86462" w:rsidRPr="00AF7794" w:rsidRDefault="00B86462" w:rsidP="00B86462">
      <w:pPr>
        <w:pStyle w:val="ListParagraph"/>
        <w:spacing w:after="0" w:line="240" w:lineRule="auto"/>
        <w:rPr>
          <w:rFonts w:eastAsia="Calibri"/>
        </w:rPr>
      </w:pPr>
      <w:r>
        <w:t>[Insert HOMEADD1_8 – HOMEADD3_8</w:t>
      </w:r>
      <w:r w:rsidR="00D2396E">
        <w:t>/the 8</w:t>
      </w:r>
      <w:r w:rsidR="00D2396E" w:rsidRPr="00B33206">
        <w:rPr>
          <w:vertAlign w:val="superscript"/>
        </w:rPr>
        <w:t>th</w:t>
      </w:r>
      <w:r w:rsidR="00D2396E">
        <w:t xml:space="preserve"> address you provided</w:t>
      </w:r>
      <w:r>
        <w:t>]</w:t>
      </w:r>
    </w:p>
    <w:p w14:paraId="2E2CBD88"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056FDF4E"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734F9580" w14:textId="77777777" w:rsidR="00B86462" w:rsidRDefault="00B86462" w:rsidP="00B33206">
      <w:pPr>
        <w:pStyle w:val="ListParagraph"/>
        <w:spacing w:after="0" w:line="240" w:lineRule="auto"/>
        <w:rPr>
          <w:rFonts w:eastAsia="Calibri" w:cstheme="minorHAnsi"/>
        </w:rPr>
      </w:pPr>
    </w:p>
    <w:p w14:paraId="0B8869E6" w14:textId="6675D38E" w:rsidR="00086BC5"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[HOMEADDOTH8]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693AE12C" w14:textId="5471348F"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9</w:t>
      </w:r>
    </w:p>
    <w:p w14:paraId="12DD453B" w14:textId="52E6E12A"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_8</w:t>
      </w:r>
    </w:p>
    <w:p w14:paraId="4DB59FA8" w14:textId="7C356037"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8</w:t>
      </w:r>
    </w:p>
    <w:p w14:paraId="4BBAC4DA" w14:textId="77777777" w:rsidR="00086BC5" w:rsidRPr="00AF7794" w:rsidRDefault="00086BC5" w:rsidP="00086BC5">
      <w:pPr>
        <w:spacing w:after="0" w:line="240" w:lineRule="auto"/>
        <w:rPr>
          <w:rFonts w:eastAsia="Calibri" w:cstheme="minorHAnsi"/>
        </w:rPr>
      </w:pPr>
    </w:p>
    <w:p w14:paraId="7B13656B" w14:textId="05B7014A" w:rsidR="00345FFA" w:rsidRDefault="00345FFA" w:rsidP="00B33206">
      <w:pPr>
        <w:spacing w:after="0" w:line="240" w:lineRule="auto"/>
        <w:rPr>
          <w:rFonts w:eastAsia="Calibri"/>
          <w:b/>
          <w:bCs/>
        </w:rPr>
      </w:pPr>
      <w:r>
        <w:rPr>
          <w:rFonts w:eastAsia="Calibri"/>
          <w:b/>
          <w:bCs/>
        </w:rPr>
        <w:t>[DISPLAY HOMEADDSUM_8 IF HOMEADDOTH8= 0 OR NR</w:t>
      </w:r>
    </w:p>
    <w:p w14:paraId="3226C504" w14:textId="52E57D8F" w:rsidR="00345FFA" w:rsidRPr="008C40E8" w:rsidRDefault="00345FFA" w:rsidP="00B33206">
      <w:pPr>
        <w:spacing w:after="0" w:line="240" w:lineRule="auto"/>
        <w:rPr>
          <w:rFonts w:eastAsia="Calibri"/>
          <w:b/>
          <w:bCs/>
        </w:rPr>
      </w:pPr>
      <w:r>
        <w:rPr>
          <w:rFonts w:eastAsia="Calibri"/>
          <w:b/>
          <w:bCs/>
        </w:rPr>
        <w:t>ELSE, GO TO HOMEADD1_9]</w:t>
      </w:r>
    </w:p>
    <w:p w14:paraId="63D20A12" w14:textId="4FB0C738" w:rsidR="00A048DD"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[HOMEADDSUM_8] </w:t>
      </w:r>
      <w:r w:rsidRPr="71CC2ABE">
        <w:t xml:space="preserve">Please review the list below and tell us if it includes </w:t>
      </w:r>
      <w:proofErr w:type="gramStart"/>
      <w:r w:rsidRPr="71CC2ABE">
        <w:t>all of</w:t>
      </w:r>
      <w:proofErr w:type="gramEnd"/>
      <w:r w:rsidRPr="71CC2ABE">
        <w:t xml:space="preserve"> the addresses where you have lived for at least two years in the last 20 years.</w:t>
      </w:r>
    </w:p>
    <w:p w14:paraId="32E5392A" w14:textId="77777777" w:rsidR="00A048DD" w:rsidRPr="00D8632C" w:rsidRDefault="00A048DD" w:rsidP="00B33206">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1ECECC50" w14:textId="77777777" w:rsidR="00A048DD" w:rsidRDefault="00A048DD" w:rsidP="00A048DD">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E80E82F" w14:textId="77777777" w:rsidR="00A048DD" w:rsidRDefault="00A048DD" w:rsidP="00A048DD">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32584C16" w14:textId="77777777" w:rsidR="00A048DD" w:rsidRDefault="00A048DD" w:rsidP="00A048DD">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006BA8F6" w14:textId="77777777" w:rsidR="00A048DD" w:rsidRDefault="00A048DD" w:rsidP="00A048DD">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3D3D84FD" w14:textId="77777777" w:rsidR="00A048DD" w:rsidRDefault="00A048DD" w:rsidP="00A048DD">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7C23AA69" w14:textId="77777777" w:rsidR="00A048DD" w:rsidRDefault="00A048DD" w:rsidP="00A048DD">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7F4D74E7" w14:textId="77777777" w:rsidR="00A048DD" w:rsidRDefault="00A048DD" w:rsidP="00A048DD">
      <w:pPr>
        <w:spacing w:after="0" w:line="240" w:lineRule="auto"/>
        <w:ind w:firstLine="720"/>
        <w:rPr>
          <w:rFonts w:eastAsia="Calibri" w:cstheme="minorHAnsi"/>
        </w:rPr>
      </w:pPr>
      <w:r>
        <w:rPr>
          <w:rFonts w:eastAsia="Calibri" w:cstheme="minorHAnsi"/>
        </w:rPr>
        <w:t>8</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3A76FDF5" w14:textId="77777777" w:rsidR="00A048DD" w:rsidRPr="00D8632C" w:rsidRDefault="00A048DD" w:rsidP="00A048DD">
      <w:pPr>
        <w:spacing w:after="0" w:line="240" w:lineRule="auto"/>
        <w:ind w:firstLine="720"/>
        <w:rPr>
          <w:rFonts w:eastAsia="Calibri" w:cstheme="minorHAnsi"/>
        </w:rPr>
      </w:pPr>
    </w:p>
    <w:p w14:paraId="01F982D7" w14:textId="77777777" w:rsidR="00A048DD" w:rsidRPr="00D8632C" w:rsidRDefault="00A048DD" w:rsidP="00A048DD">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5C1D159F" w14:textId="001DAC1D" w:rsidR="00A048DD" w:rsidRPr="00D8632C" w:rsidRDefault="00A048DD" w:rsidP="00A048DD">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9</w:t>
      </w:r>
    </w:p>
    <w:p w14:paraId="62D35259" w14:textId="77777777" w:rsidR="00A048DD" w:rsidRDefault="00A048DD" w:rsidP="00A048DD">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600B0C27" w14:textId="77777777" w:rsidR="00A048DD" w:rsidRDefault="00A048DD" w:rsidP="00A048DD">
      <w:pPr>
        <w:pStyle w:val="ListParagraph"/>
        <w:spacing w:after="0" w:line="240" w:lineRule="auto"/>
        <w:rPr>
          <w:rFonts w:eastAsia="Calibri" w:cstheme="minorHAnsi"/>
        </w:rPr>
      </w:pPr>
    </w:p>
    <w:p w14:paraId="3DA3AC6D" w14:textId="38C5D9CB" w:rsidR="0035757D" w:rsidRDefault="0035757D" w:rsidP="0035757D">
      <w:pPr>
        <w:spacing w:after="0" w:line="240" w:lineRule="auto"/>
        <w:rPr>
          <w:rFonts w:eastAsia="Calibri"/>
          <w:b/>
          <w:bCs/>
        </w:rPr>
      </w:pPr>
      <w:r>
        <w:rPr>
          <w:rFonts w:eastAsia="Calibri"/>
          <w:b/>
          <w:bCs/>
        </w:rPr>
        <w:t>[DISPLAY HOMEADD1_9 IF HOMEADDSUM_8= 1</w:t>
      </w:r>
    </w:p>
    <w:p w14:paraId="190897B8" w14:textId="643948C0" w:rsidR="00A048DD" w:rsidRPr="00B33206" w:rsidRDefault="0035757D" w:rsidP="00B33206">
      <w:pPr>
        <w:spacing w:after="0" w:line="240" w:lineRule="auto"/>
        <w:rPr>
          <w:rFonts w:eastAsia="Calibri"/>
          <w:b/>
          <w:bCs/>
        </w:rPr>
      </w:pPr>
      <w:r>
        <w:rPr>
          <w:rFonts w:eastAsia="Calibri"/>
          <w:b/>
          <w:bCs/>
        </w:rPr>
        <w:t>ELSE, GO TO HOMEMOVEIN]</w:t>
      </w:r>
    </w:p>
    <w:p w14:paraId="71850B27" w14:textId="21ACE22E" w:rsidR="005858F0"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w:t>
      </w:r>
      <w:r w:rsidR="008C225C">
        <w:rPr>
          <w:rFonts w:eastAsia="Calibri" w:cstheme="minorHAnsi"/>
        </w:rPr>
        <w:t>9</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6CDE89FD"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0609796"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4A425E5"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84E71D9"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4725963"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1DC16B7"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3602599"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5D2F3BF" w14:textId="14236F11"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w:t>
      </w:r>
      <w:r w:rsidR="00DD4910">
        <w:rPr>
          <w:b/>
          <w:bCs/>
          <w:i/>
          <w:iCs/>
        </w:rPr>
        <w:t>9</w:t>
      </w:r>
    </w:p>
    <w:p w14:paraId="18756B9B" w14:textId="77777777" w:rsidR="00E360CC" w:rsidRDefault="00E360CC" w:rsidP="00E360CC">
      <w:pPr>
        <w:tabs>
          <w:tab w:val="left" w:pos="6480"/>
        </w:tabs>
        <w:spacing w:after="0" w:line="240" w:lineRule="auto"/>
        <w:rPr>
          <w:rFonts w:eastAsia="Calibri" w:cstheme="minorHAnsi"/>
          <w:b/>
        </w:rPr>
      </w:pPr>
    </w:p>
    <w:p w14:paraId="79576D3F" w14:textId="039FFDD7" w:rsidR="00E360CC" w:rsidRDefault="00E360CC" w:rsidP="00E360CC">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_9 IF (HOMEADD1_9: CITY, STATE, ZIP, OR COUNTRY= NR)</w:t>
      </w:r>
    </w:p>
    <w:p w14:paraId="5BB31DE0" w14:textId="5C6184F5" w:rsidR="00E360CC" w:rsidRPr="00B33206" w:rsidRDefault="00E360CC"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9</w:t>
      </w:r>
      <w:r w:rsidRPr="00B33206">
        <w:rPr>
          <w:rFonts w:eastAsia="Calibri" w:cstheme="minorHAnsi"/>
          <w:b/>
        </w:rPr>
        <w:t xml:space="preserve">] </w:t>
      </w:r>
    </w:p>
    <w:p w14:paraId="5213B3E0" w14:textId="0BC2EF3D" w:rsidR="002863BF" w:rsidRPr="00B33206" w:rsidRDefault="002863BF" w:rsidP="00B33206">
      <w:pPr>
        <w:spacing w:after="0" w:line="240" w:lineRule="auto"/>
        <w:rPr>
          <w:rFonts w:eastAsia="Calibri" w:cstheme="minorHAnsi"/>
          <w:b/>
        </w:rPr>
      </w:pPr>
      <w:r w:rsidRPr="00B33206">
        <w:rPr>
          <w:rFonts w:eastAsia="Calibri" w:cstheme="minorHAnsi"/>
          <w:b/>
        </w:rPr>
        <w:t xml:space="preserve">[NOTE FOR PROGRAMMERS: ONLY FIELDS THAT WERE NOT ALREADY COMPLETED IN HOMEADD1 SHOULD BE PRESENTED AS OPEN FIELDS. IF RESPONSE WAS ALREADY PROVIDED TO ANY OF THESE </w:t>
      </w:r>
      <w:r w:rsidRPr="00B33206">
        <w:rPr>
          <w:rFonts w:eastAsia="Calibri" w:cstheme="minorHAnsi"/>
          <w:b/>
        </w:rPr>
        <w:lastRenderedPageBreak/>
        <w:t>FIELDS IN HOMEADD1, POPULATE THE FIELD(S) AS PROTECTED, SUMMARIZED INFORMATION IN HOMEADD2]</w:t>
      </w:r>
    </w:p>
    <w:p w14:paraId="0FE70E9D" w14:textId="351A677E" w:rsidR="002E0179"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[HOMEADD2_</w:t>
      </w:r>
      <w:r w:rsidR="008C225C">
        <w:rPr>
          <w:rFonts w:eastAsia="Calibri" w:cstheme="minorHAnsi"/>
        </w:rPr>
        <w:t>9</w:t>
      </w:r>
      <w:r>
        <w:rPr>
          <w:rFonts w:eastAsia="Calibri" w:cstheme="minorHAnsi"/>
        </w:rPr>
        <w:t xml:space="preserve">] </w:t>
      </w:r>
      <w:r>
        <w:t>Please provide the following information:</w:t>
      </w:r>
    </w:p>
    <w:p w14:paraId="50A1474D"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56393328"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6B6C6BBB"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396DDBD8"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4697D17F" w14:textId="461919B0"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4BFB5D89" w14:textId="77777777" w:rsidR="002D3BBB" w:rsidRPr="00A31D71" w:rsidRDefault="002D3BBB" w:rsidP="002E0179">
      <w:pPr>
        <w:spacing w:after="0" w:line="240" w:lineRule="auto"/>
        <w:ind w:left="720"/>
        <w:rPr>
          <w:rFonts w:eastAsia="Calibri"/>
        </w:rPr>
      </w:pPr>
    </w:p>
    <w:p w14:paraId="2B764659" w14:textId="7A06CEAB" w:rsidR="002D3BBB" w:rsidRDefault="002D3BBB" w:rsidP="002D3BB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5F4356">
        <w:rPr>
          <w:rStyle w:val="normaltextrun"/>
          <w:rFonts w:ascii="Calibri" w:hAnsi="Calibri" w:cs="Calibri"/>
          <w:b/>
          <w:bCs/>
          <w:sz w:val="22"/>
          <w:szCs w:val="22"/>
        </w:rPr>
        <w:t>9</w:t>
      </w:r>
      <w:r>
        <w:rPr>
          <w:rStyle w:val="normaltextrun"/>
          <w:rFonts w:ascii="Calibri" w:hAnsi="Calibri" w:cs="Calibri"/>
          <w:b/>
          <w:bCs/>
          <w:sz w:val="22"/>
          <w:szCs w:val="22"/>
        </w:rPr>
        <w:t xml:space="preserve"> IF (HOMEADD1_</w:t>
      </w:r>
      <w:r w:rsidR="005F4356">
        <w:rPr>
          <w:rStyle w:val="normaltextrun"/>
          <w:rFonts w:ascii="Calibri" w:hAnsi="Calibri" w:cs="Calibri"/>
          <w:b/>
          <w:bCs/>
          <w:sz w:val="22"/>
          <w:szCs w:val="22"/>
        </w:rPr>
        <w:t>9</w:t>
      </w:r>
      <w:r>
        <w:rPr>
          <w:rStyle w:val="normaltextrun"/>
          <w:rFonts w:ascii="Calibri" w:hAnsi="Calibri" w:cs="Calibri"/>
          <w:b/>
          <w:bCs/>
          <w:sz w:val="22"/>
          <w:szCs w:val="22"/>
        </w:rPr>
        <w:t xml:space="preserve"> STREET NUMBER= NR AND STREET NAME= NR) AND (CITY, STATE, ZIP, AND/OR COUNTRY ARE ANSWERED IN HOMEADD1_</w:t>
      </w:r>
      <w:r w:rsidR="005F4356">
        <w:rPr>
          <w:rStyle w:val="normaltextrun"/>
          <w:rFonts w:ascii="Calibri" w:hAnsi="Calibri" w:cs="Calibri"/>
          <w:b/>
          <w:bCs/>
          <w:sz w:val="22"/>
          <w:szCs w:val="22"/>
        </w:rPr>
        <w:t>9</w:t>
      </w:r>
      <w:r>
        <w:rPr>
          <w:rStyle w:val="normaltextrun"/>
          <w:rFonts w:ascii="Calibri" w:hAnsi="Calibri" w:cs="Calibri"/>
          <w:b/>
          <w:bCs/>
          <w:sz w:val="22"/>
          <w:szCs w:val="22"/>
        </w:rPr>
        <w:t xml:space="preserve"> AND/OR HOMEADD2_</w:t>
      </w:r>
      <w:r w:rsidR="005F4356">
        <w:rPr>
          <w:rStyle w:val="normaltextrun"/>
          <w:rFonts w:ascii="Calibri" w:hAnsi="Calibri" w:cs="Calibri"/>
          <w:b/>
          <w:bCs/>
          <w:sz w:val="22"/>
          <w:szCs w:val="22"/>
        </w:rPr>
        <w:t>9</w:t>
      </w:r>
      <w:r>
        <w:rPr>
          <w:rStyle w:val="normaltextrun"/>
          <w:rFonts w:ascii="Calibri" w:hAnsi="Calibri" w:cs="Calibri"/>
          <w:b/>
          <w:bCs/>
          <w:sz w:val="22"/>
          <w:szCs w:val="22"/>
        </w:rPr>
        <w:t>)</w:t>
      </w:r>
      <w:r>
        <w:rPr>
          <w:rStyle w:val="eop"/>
          <w:rFonts w:ascii="Calibri" w:hAnsi="Calibri" w:cs="Calibri"/>
          <w:sz w:val="22"/>
          <w:szCs w:val="22"/>
        </w:rPr>
        <w:t> </w:t>
      </w:r>
    </w:p>
    <w:p w14:paraId="766680DF" w14:textId="7D3B0DD2" w:rsidR="002E0179" w:rsidRPr="00B33206" w:rsidRDefault="002D3BBB" w:rsidP="00B332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5F4356">
        <w:rPr>
          <w:rStyle w:val="normaltextrun"/>
          <w:rFonts w:ascii="Calibri" w:hAnsi="Calibri" w:cs="Calibri"/>
          <w:b/>
          <w:bCs/>
          <w:sz w:val="22"/>
          <w:szCs w:val="22"/>
        </w:rPr>
        <w:t>9</w:t>
      </w:r>
      <w:r>
        <w:rPr>
          <w:rStyle w:val="normaltextrun"/>
          <w:rFonts w:ascii="Calibri" w:hAnsi="Calibri" w:cs="Calibri"/>
          <w:b/>
          <w:bCs/>
          <w:sz w:val="22"/>
          <w:szCs w:val="22"/>
        </w:rPr>
        <w:t>]</w:t>
      </w:r>
    </w:p>
    <w:p w14:paraId="6F45B672" w14:textId="33DD31A7" w:rsidR="00E67A6A"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[HOMEADD3_</w:t>
      </w:r>
      <w:r w:rsidR="008C225C">
        <w:rPr>
          <w:rFonts w:eastAsia="Calibri" w:cstheme="minorHAnsi"/>
        </w:rPr>
        <w:t>9</w:t>
      </w:r>
      <w:r>
        <w:rPr>
          <w:rFonts w:eastAsia="Calibri" w:cstheme="minorHAnsi"/>
        </w:rPr>
        <w:t xml:space="preserve">] </w:t>
      </w:r>
      <w:r>
        <w:t>Please provide the cross streets of the intersection closest to this address:</w:t>
      </w:r>
    </w:p>
    <w:p w14:paraId="60346B9E" w14:textId="77777777" w:rsidR="00E67A6A" w:rsidRDefault="00E67A6A" w:rsidP="00E67A6A">
      <w:pPr>
        <w:pStyle w:val="ListParagraph"/>
        <w:spacing w:after="0" w:line="240" w:lineRule="auto"/>
        <w:ind w:left="1440"/>
      </w:pPr>
      <w:r>
        <w:t>Full street name #1</w:t>
      </w:r>
      <w:r>
        <w:tab/>
        <w:t>|________|</w:t>
      </w:r>
    </w:p>
    <w:p w14:paraId="561164D0" w14:textId="77777777" w:rsidR="00E67A6A" w:rsidRDefault="00E67A6A" w:rsidP="00E67A6A">
      <w:pPr>
        <w:pStyle w:val="ListParagraph"/>
        <w:spacing w:after="0" w:line="240" w:lineRule="auto"/>
        <w:ind w:left="1440"/>
      </w:pPr>
      <w:r>
        <w:t>Full street name #2</w:t>
      </w:r>
      <w:r>
        <w:tab/>
        <w:t>|________|</w:t>
      </w:r>
    </w:p>
    <w:p w14:paraId="74556649"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0B41FFD9" w14:textId="569A2920"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_9</w:t>
      </w:r>
    </w:p>
    <w:p w14:paraId="73288418" w14:textId="77777777" w:rsidR="00B5194F" w:rsidRPr="004E0102" w:rsidRDefault="00B5194F" w:rsidP="00E67A6A">
      <w:pPr>
        <w:spacing w:after="0" w:line="240" w:lineRule="auto"/>
        <w:rPr>
          <w:rFonts w:eastAsia="Calibri"/>
          <w:i/>
          <w:iCs/>
        </w:rPr>
      </w:pPr>
    </w:p>
    <w:p w14:paraId="7185219C" w14:textId="2BAFCC3E" w:rsidR="00B86462"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[HOMEADD4_</w:t>
      </w:r>
      <w:r w:rsidR="008C225C">
        <w:rPr>
          <w:rFonts w:eastAsia="Calibri" w:cstheme="minorHAnsi"/>
        </w:rPr>
        <w:t>9</w:t>
      </w:r>
      <w:r>
        <w:rPr>
          <w:rFonts w:eastAsia="Calibri" w:cstheme="minorHAnsi"/>
        </w:rPr>
        <w:t xml:space="preserve">] </w:t>
      </w:r>
      <w:r>
        <w:t>Here is the information you gave us for this location:</w:t>
      </w:r>
    </w:p>
    <w:p w14:paraId="79434605" w14:textId="7AA2FA8F" w:rsidR="00B86462" w:rsidRPr="00AF7794" w:rsidRDefault="00B86462" w:rsidP="00B86462">
      <w:pPr>
        <w:pStyle w:val="ListParagraph"/>
        <w:spacing w:after="0" w:line="240" w:lineRule="auto"/>
        <w:rPr>
          <w:rFonts w:eastAsia="Calibri"/>
        </w:rPr>
      </w:pPr>
      <w:r>
        <w:t>[Insert HOMEADD1_9 – HOMEADD3_9</w:t>
      </w:r>
      <w:r w:rsidR="00D2396E">
        <w:t>/the 9</w:t>
      </w:r>
      <w:r w:rsidR="00D2396E" w:rsidRPr="00B33206">
        <w:rPr>
          <w:vertAlign w:val="superscript"/>
        </w:rPr>
        <w:t>th</w:t>
      </w:r>
      <w:r w:rsidR="00D2396E">
        <w:t xml:space="preserve"> address you provided</w:t>
      </w:r>
      <w:r>
        <w:t>]</w:t>
      </w:r>
    </w:p>
    <w:p w14:paraId="24E23091"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146E032B"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0309C166" w14:textId="77777777" w:rsidR="00B86462" w:rsidRDefault="00B86462" w:rsidP="00B33206">
      <w:pPr>
        <w:pStyle w:val="ListParagraph"/>
        <w:spacing w:after="0" w:line="240" w:lineRule="auto"/>
        <w:rPr>
          <w:rFonts w:eastAsia="Calibri" w:cstheme="minorHAnsi"/>
        </w:rPr>
      </w:pPr>
    </w:p>
    <w:p w14:paraId="1B6CA384" w14:textId="1F83FDD7" w:rsidR="00086BC5"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[HOMEADDOTH</w:t>
      </w:r>
      <w:r w:rsidR="008C225C">
        <w:rPr>
          <w:rFonts w:eastAsia="Calibri" w:cstheme="minorHAnsi"/>
        </w:rPr>
        <w:t>9</w:t>
      </w:r>
      <w:r>
        <w:rPr>
          <w:rFonts w:eastAsia="Calibri" w:cstheme="minorHAnsi"/>
        </w:rPr>
        <w:t xml:space="preserve">]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7792E202" w14:textId="7ED2898B"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10</w:t>
      </w:r>
    </w:p>
    <w:p w14:paraId="58F5691A" w14:textId="23339F5A"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_9</w:t>
      </w:r>
    </w:p>
    <w:p w14:paraId="59CDE662" w14:textId="30A5934A"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9</w:t>
      </w:r>
    </w:p>
    <w:p w14:paraId="4B0C1292" w14:textId="77777777" w:rsidR="00086BC5" w:rsidRPr="00AF7794" w:rsidRDefault="00086BC5" w:rsidP="00086BC5">
      <w:pPr>
        <w:spacing w:after="0" w:line="240" w:lineRule="auto"/>
        <w:rPr>
          <w:rFonts w:eastAsia="Calibri" w:cstheme="minorHAnsi"/>
        </w:rPr>
      </w:pPr>
    </w:p>
    <w:p w14:paraId="3F54611D" w14:textId="10C7F247" w:rsidR="009C36AA" w:rsidRDefault="009C36AA" w:rsidP="00B33206">
      <w:pPr>
        <w:spacing w:after="0" w:line="240" w:lineRule="auto"/>
        <w:rPr>
          <w:rFonts w:eastAsia="Calibri"/>
          <w:b/>
          <w:bCs/>
        </w:rPr>
      </w:pPr>
      <w:r>
        <w:rPr>
          <w:rFonts w:eastAsia="Calibri"/>
          <w:b/>
          <w:bCs/>
        </w:rPr>
        <w:t>[DISPLAY HOMEADDSUM_</w:t>
      </w:r>
      <w:r w:rsidR="003B7B71">
        <w:rPr>
          <w:rFonts w:eastAsia="Calibri"/>
          <w:b/>
          <w:bCs/>
        </w:rPr>
        <w:t>9</w:t>
      </w:r>
      <w:r>
        <w:rPr>
          <w:rFonts w:eastAsia="Calibri"/>
          <w:b/>
          <w:bCs/>
        </w:rPr>
        <w:t xml:space="preserve"> IF HOMEADDOTH</w:t>
      </w:r>
      <w:r w:rsidR="003B7B71">
        <w:rPr>
          <w:rFonts w:eastAsia="Calibri"/>
          <w:b/>
          <w:bCs/>
        </w:rPr>
        <w:t>9</w:t>
      </w:r>
      <w:r>
        <w:rPr>
          <w:rFonts w:eastAsia="Calibri"/>
          <w:b/>
          <w:bCs/>
        </w:rPr>
        <w:t>= 0 OR NR</w:t>
      </w:r>
    </w:p>
    <w:p w14:paraId="231E7E49" w14:textId="13C3C9E8" w:rsidR="009C36AA" w:rsidRPr="008C40E8" w:rsidRDefault="009C36AA" w:rsidP="00B33206">
      <w:pPr>
        <w:spacing w:after="0" w:line="240" w:lineRule="auto"/>
        <w:rPr>
          <w:rFonts w:eastAsia="Calibri"/>
          <w:b/>
          <w:bCs/>
        </w:rPr>
      </w:pPr>
      <w:r>
        <w:rPr>
          <w:rFonts w:eastAsia="Calibri"/>
          <w:b/>
          <w:bCs/>
        </w:rPr>
        <w:t>ELSE, GO TO HOMEADD1_</w:t>
      </w:r>
      <w:r w:rsidR="003B7B71">
        <w:rPr>
          <w:rFonts w:eastAsia="Calibri"/>
          <w:b/>
          <w:bCs/>
        </w:rPr>
        <w:t>10</w:t>
      </w:r>
      <w:r>
        <w:rPr>
          <w:rFonts w:eastAsia="Calibri"/>
          <w:b/>
          <w:bCs/>
        </w:rPr>
        <w:t>]</w:t>
      </w:r>
    </w:p>
    <w:p w14:paraId="0C3BF171" w14:textId="32541EBB" w:rsidR="00A048DD"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[HOMEADDSUM_</w:t>
      </w:r>
      <w:r w:rsidR="008C225C">
        <w:rPr>
          <w:rFonts w:eastAsia="Calibri" w:cstheme="minorHAnsi"/>
        </w:rPr>
        <w:t>9</w:t>
      </w:r>
      <w:r>
        <w:rPr>
          <w:rFonts w:eastAsia="Calibri" w:cstheme="minorHAnsi"/>
        </w:rPr>
        <w:t xml:space="preserve">] </w:t>
      </w:r>
      <w:r w:rsidRPr="71CC2ABE">
        <w:t xml:space="preserve">Please review the list below and tell us if it includes </w:t>
      </w:r>
      <w:proofErr w:type="gramStart"/>
      <w:r w:rsidRPr="71CC2ABE">
        <w:t>all of</w:t>
      </w:r>
      <w:proofErr w:type="gramEnd"/>
      <w:r w:rsidRPr="71CC2ABE">
        <w:t xml:space="preserve"> the addresses where you have lived for at least two years in the last 20 years.</w:t>
      </w:r>
    </w:p>
    <w:p w14:paraId="7A72EA03" w14:textId="77777777" w:rsidR="00A048DD" w:rsidRPr="00D8632C" w:rsidRDefault="00A048DD" w:rsidP="00B33206">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25887512" w14:textId="77777777" w:rsidR="00A048DD" w:rsidRDefault="00A048DD" w:rsidP="00A048DD">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EFFF04D" w14:textId="77777777" w:rsidR="00A048DD" w:rsidRDefault="00A048DD" w:rsidP="00A048DD">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3BB2C617" w14:textId="77777777" w:rsidR="00A048DD" w:rsidRDefault="00A048DD" w:rsidP="00A048DD">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54662D9B" w14:textId="77777777" w:rsidR="00A048DD" w:rsidRDefault="00A048DD" w:rsidP="00A048DD">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6EF0778F" w14:textId="77777777" w:rsidR="00A048DD" w:rsidRDefault="00A048DD" w:rsidP="00A048DD">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1A27AA81" w14:textId="77777777" w:rsidR="00A048DD" w:rsidRDefault="00A048DD" w:rsidP="00A048DD">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7EC4CC95" w14:textId="77777777" w:rsidR="00A048DD" w:rsidRDefault="00A048DD" w:rsidP="00A048DD">
      <w:pPr>
        <w:spacing w:after="0" w:line="240" w:lineRule="auto"/>
        <w:ind w:firstLine="720"/>
        <w:rPr>
          <w:rFonts w:eastAsia="Calibri" w:cstheme="minorHAnsi"/>
        </w:rPr>
      </w:pPr>
      <w:r>
        <w:rPr>
          <w:rFonts w:eastAsia="Calibri" w:cstheme="minorHAnsi"/>
        </w:rPr>
        <w:t>8</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5EE97965" w14:textId="77777777" w:rsidR="00A048DD" w:rsidRDefault="00A048DD" w:rsidP="00A048DD">
      <w:pPr>
        <w:spacing w:after="0" w:line="240" w:lineRule="auto"/>
        <w:ind w:firstLine="720"/>
        <w:rPr>
          <w:rFonts w:eastAsia="Calibri" w:cstheme="minorHAnsi"/>
        </w:rPr>
      </w:pPr>
      <w:r>
        <w:rPr>
          <w:rFonts w:eastAsia="Calibri" w:cstheme="minorHAnsi"/>
        </w:rPr>
        <w:t>9</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319FBDCC" w14:textId="77777777" w:rsidR="00A048DD" w:rsidRPr="00D8632C" w:rsidRDefault="00A048DD" w:rsidP="00A048DD">
      <w:pPr>
        <w:spacing w:after="0" w:line="240" w:lineRule="auto"/>
        <w:ind w:firstLine="720"/>
        <w:rPr>
          <w:rFonts w:eastAsia="Calibri" w:cstheme="minorHAnsi"/>
        </w:rPr>
      </w:pPr>
    </w:p>
    <w:p w14:paraId="584102BD" w14:textId="77777777" w:rsidR="00A048DD" w:rsidRPr="00D8632C" w:rsidRDefault="00A048DD" w:rsidP="00A048DD">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5112FF60" w14:textId="1E7BF36B" w:rsidR="00A048DD" w:rsidRPr="00D8632C" w:rsidRDefault="00A048DD" w:rsidP="00A048DD">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10</w:t>
      </w:r>
    </w:p>
    <w:p w14:paraId="60DBE33C" w14:textId="77777777" w:rsidR="00A048DD" w:rsidRDefault="00A048DD" w:rsidP="00A048DD">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1DE76C81" w14:textId="7C5C6510" w:rsidR="00A048DD" w:rsidRDefault="00A048DD" w:rsidP="00A048DD">
      <w:pPr>
        <w:spacing w:after="0" w:line="240" w:lineRule="auto"/>
        <w:rPr>
          <w:rFonts w:eastAsia="Calibri" w:cstheme="minorHAnsi"/>
        </w:rPr>
      </w:pPr>
    </w:p>
    <w:p w14:paraId="36D787A0" w14:textId="1B828FCF" w:rsidR="00265AD2" w:rsidRDefault="00265AD2" w:rsidP="00265AD2">
      <w:pPr>
        <w:spacing w:after="0" w:line="240" w:lineRule="auto"/>
        <w:rPr>
          <w:rFonts w:eastAsia="Calibri"/>
          <w:b/>
          <w:bCs/>
        </w:rPr>
      </w:pPr>
      <w:r>
        <w:rPr>
          <w:rFonts w:eastAsia="Calibri"/>
          <w:b/>
          <w:bCs/>
        </w:rPr>
        <w:t>[DISPLAY HOMEADD1_10 IF HOMEADDSUM_9= 1</w:t>
      </w:r>
    </w:p>
    <w:p w14:paraId="7F9E0999" w14:textId="5717E8E2" w:rsidR="00265AD2" w:rsidRPr="00B33206" w:rsidRDefault="00265AD2" w:rsidP="00B33206">
      <w:pPr>
        <w:spacing w:after="0" w:line="240" w:lineRule="auto"/>
        <w:rPr>
          <w:rFonts w:eastAsia="Calibri"/>
          <w:b/>
          <w:bCs/>
        </w:rPr>
      </w:pPr>
      <w:r>
        <w:rPr>
          <w:rFonts w:eastAsia="Calibri"/>
          <w:b/>
          <w:bCs/>
        </w:rPr>
        <w:t>ELSE, GO TO HOMEMOVEIN]</w:t>
      </w:r>
    </w:p>
    <w:p w14:paraId="3D739857" w14:textId="77CCDCE6" w:rsidR="00DD4910"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_10</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7D73D6CC" w14:textId="77777777" w:rsidR="00DD4910" w:rsidRDefault="00DD4910" w:rsidP="00DD491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60044884" w14:textId="77777777" w:rsidR="00DD4910" w:rsidRDefault="00DD4910" w:rsidP="00DD491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5EEC43" w14:textId="77777777" w:rsidR="00DD4910" w:rsidRDefault="00DD4910" w:rsidP="00DD491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179A86EE" w14:textId="77777777" w:rsidR="00DD4910" w:rsidRDefault="00DD4910" w:rsidP="00DD491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E3721F8" w14:textId="77777777" w:rsidR="00DD4910" w:rsidRDefault="00DD4910" w:rsidP="00DD491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41EE1D6" w14:textId="77777777" w:rsidR="00DD4910" w:rsidRDefault="00DD4910" w:rsidP="00DD491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CAB82A" w14:textId="77777777" w:rsidR="00DD4910" w:rsidRDefault="00DD4910" w:rsidP="00DD491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711CB24" w14:textId="1E97AE31" w:rsidR="00DD4910" w:rsidRDefault="00DD4910" w:rsidP="00DD491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_10</w:t>
      </w:r>
    </w:p>
    <w:p w14:paraId="7A8C7C6E" w14:textId="77777777" w:rsidR="00E15C85" w:rsidRDefault="00E15C85" w:rsidP="00E15C85">
      <w:pPr>
        <w:tabs>
          <w:tab w:val="left" w:pos="6480"/>
        </w:tabs>
        <w:spacing w:after="0" w:line="240" w:lineRule="auto"/>
        <w:rPr>
          <w:rFonts w:eastAsia="Calibri" w:cstheme="minorHAnsi"/>
          <w:b/>
        </w:rPr>
      </w:pPr>
    </w:p>
    <w:p w14:paraId="329167CB" w14:textId="438A2C95" w:rsidR="00E15C85" w:rsidRDefault="00E15C85" w:rsidP="00E15C85">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_10 IF (HOMEADD1_10: CITY, STATE, ZIP, OR COUNTRY= NR)</w:t>
      </w:r>
    </w:p>
    <w:p w14:paraId="266CDDB4" w14:textId="48D30C50" w:rsidR="00E15C85" w:rsidRPr="00B33206" w:rsidRDefault="00E15C85"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10</w:t>
      </w:r>
      <w:r w:rsidRPr="00B33206">
        <w:rPr>
          <w:rFonts w:eastAsia="Calibri" w:cstheme="minorHAnsi"/>
          <w:b/>
        </w:rPr>
        <w:t xml:space="preserve">] </w:t>
      </w:r>
    </w:p>
    <w:p w14:paraId="041D3A4C" w14:textId="3B024888" w:rsidR="002863BF" w:rsidRPr="00B33206" w:rsidRDefault="002863BF" w:rsidP="00B33206">
      <w:pPr>
        <w:spacing w:after="0" w:line="240" w:lineRule="auto"/>
        <w:rPr>
          <w:rFonts w:eastAsia="Calibri" w:cstheme="minorHAnsi"/>
          <w:b/>
        </w:rPr>
      </w:pPr>
      <w:r w:rsidRPr="00B33206">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142487E1" w14:textId="67EF4D9C" w:rsidR="002E0179"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[HOMEADD2_10] </w:t>
      </w:r>
      <w:r>
        <w:t>Please provide the following information:</w:t>
      </w:r>
    </w:p>
    <w:p w14:paraId="5DEB4BD2"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26C8AEA7"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7BE0FDB4"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0171D5B6"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07204937" w14:textId="080CA192"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679F146F" w14:textId="77777777" w:rsidR="00B4640D" w:rsidRPr="00A31D71" w:rsidRDefault="00B4640D" w:rsidP="002E0179">
      <w:pPr>
        <w:spacing w:after="0" w:line="240" w:lineRule="auto"/>
        <w:ind w:left="720"/>
        <w:rPr>
          <w:rFonts w:eastAsia="Calibri"/>
        </w:rPr>
      </w:pPr>
    </w:p>
    <w:p w14:paraId="635E0545" w14:textId="45C7B13C" w:rsidR="00B4640D" w:rsidRDefault="00B4640D" w:rsidP="00B4640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HOMEADD3_10 IF (HOMEADD1_10 STREET NUMBER= NR AND STREET NAME= NR) AND (CITY, STATE, ZIP, AND/OR COUNTRY ARE ANSWERED IN HOMEADD1_10 AND/OR HOMEADD2_10)</w:t>
      </w:r>
      <w:r>
        <w:rPr>
          <w:rStyle w:val="eop"/>
          <w:rFonts w:ascii="Calibri" w:hAnsi="Calibri" w:cs="Calibri"/>
          <w:sz w:val="22"/>
          <w:szCs w:val="22"/>
        </w:rPr>
        <w:t> </w:t>
      </w:r>
    </w:p>
    <w:p w14:paraId="5DF4ED6C" w14:textId="13DDE341" w:rsidR="002E0179" w:rsidRPr="00B33206" w:rsidRDefault="00B4640D" w:rsidP="00B332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HOMEADD4_10]</w:t>
      </w:r>
    </w:p>
    <w:p w14:paraId="60B72821" w14:textId="77A1A119" w:rsidR="00E67A6A"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[HOMEADD3_10] </w:t>
      </w:r>
      <w:r>
        <w:t>Please provide the cross streets of the intersection closest to this address:</w:t>
      </w:r>
    </w:p>
    <w:p w14:paraId="0A7432D6" w14:textId="77777777" w:rsidR="00E67A6A" w:rsidRDefault="00E67A6A" w:rsidP="00E67A6A">
      <w:pPr>
        <w:pStyle w:val="ListParagraph"/>
        <w:spacing w:after="0" w:line="240" w:lineRule="auto"/>
        <w:ind w:left="1440"/>
      </w:pPr>
      <w:r>
        <w:t>Full street name #1</w:t>
      </w:r>
      <w:r>
        <w:tab/>
        <w:t>|________|</w:t>
      </w:r>
    </w:p>
    <w:p w14:paraId="26CEE5C7" w14:textId="77777777" w:rsidR="00E67A6A" w:rsidRDefault="00E67A6A" w:rsidP="00E67A6A">
      <w:pPr>
        <w:pStyle w:val="ListParagraph"/>
        <w:spacing w:after="0" w:line="240" w:lineRule="auto"/>
        <w:ind w:left="1440"/>
      </w:pPr>
      <w:r>
        <w:t>Full street name #2</w:t>
      </w:r>
      <w:r>
        <w:tab/>
        <w:t>|________|</w:t>
      </w:r>
    </w:p>
    <w:p w14:paraId="6A51D94F"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6EB42E25" w14:textId="1AF81E6E" w:rsidR="00E67A6A" w:rsidRDefault="00E67A6A" w:rsidP="00D2396E">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_10</w:t>
      </w:r>
    </w:p>
    <w:p w14:paraId="3BB42BEA" w14:textId="77777777" w:rsidR="00D2396E" w:rsidRPr="00B33206" w:rsidRDefault="00D2396E" w:rsidP="00750814">
      <w:pPr>
        <w:spacing w:after="0" w:line="240" w:lineRule="auto"/>
        <w:rPr>
          <w:rFonts w:eastAsia="Calibri"/>
          <w:i/>
          <w:iCs/>
        </w:rPr>
      </w:pPr>
    </w:p>
    <w:p w14:paraId="099BC0D5" w14:textId="4A4AA5C3" w:rsidR="00B86462"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[HOMEADD4_10] </w:t>
      </w:r>
      <w:r>
        <w:t>Here is the information you gave us for this location:</w:t>
      </w:r>
    </w:p>
    <w:p w14:paraId="021FDEB6" w14:textId="0B3BEE43" w:rsidR="00B86462" w:rsidRPr="00AF7794" w:rsidRDefault="00B86462" w:rsidP="00B86462">
      <w:pPr>
        <w:pStyle w:val="ListParagraph"/>
        <w:spacing w:after="0" w:line="240" w:lineRule="auto"/>
        <w:rPr>
          <w:rFonts w:eastAsia="Calibri"/>
        </w:rPr>
      </w:pPr>
      <w:r>
        <w:t>[Insert HOMEADD1_10 – HOMEADD3_10</w:t>
      </w:r>
      <w:r w:rsidR="00D2396E">
        <w:t>/the 10</w:t>
      </w:r>
      <w:r w:rsidR="00D2396E" w:rsidRPr="00B33206">
        <w:rPr>
          <w:vertAlign w:val="superscript"/>
        </w:rPr>
        <w:t>th</w:t>
      </w:r>
      <w:r w:rsidR="00D2396E">
        <w:t xml:space="preserve"> address you provided</w:t>
      </w:r>
      <w:r>
        <w:t>]</w:t>
      </w:r>
    </w:p>
    <w:p w14:paraId="1BAFA7FD"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3CCC4D69"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676BCB57" w14:textId="77777777" w:rsidR="00B86462" w:rsidRDefault="00B86462" w:rsidP="00B33206">
      <w:pPr>
        <w:pStyle w:val="ListParagraph"/>
        <w:spacing w:after="0" w:line="240" w:lineRule="auto"/>
        <w:rPr>
          <w:rFonts w:eastAsia="Calibri" w:cstheme="minorHAnsi"/>
        </w:rPr>
      </w:pPr>
    </w:p>
    <w:p w14:paraId="15F33BEF" w14:textId="5564834B" w:rsidR="00086BC5"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[HOMEADDOTH10]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14D748F3" w14:textId="66027A04"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11</w:t>
      </w:r>
    </w:p>
    <w:p w14:paraId="22164202" w14:textId="58AF59DE"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_10</w:t>
      </w:r>
    </w:p>
    <w:p w14:paraId="4AEF1540" w14:textId="2DEF8109"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10</w:t>
      </w:r>
    </w:p>
    <w:p w14:paraId="510F1FE0" w14:textId="77777777" w:rsidR="00086BC5" w:rsidRPr="00AF7794" w:rsidRDefault="00086BC5" w:rsidP="00086BC5">
      <w:pPr>
        <w:spacing w:after="0" w:line="240" w:lineRule="auto"/>
        <w:rPr>
          <w:rFonts w:eastAsia="Calibri" w:cstheme="minorHAnsi"/>
        </w:rPr>
      </w:pPr>
    </w:p>
    <w:p w14:paraId="69A8508E" w14:textId="4DDB10D0" w:rsidR="003B7B71" w:rsidRDefault="003B7B71" w:rsidP="00B33206">
      <w:pPr>
        <w:spacing w:after="0" w:line="240" w:lineRule="auto"/>
        <w:rPr>
          <w:rFonts w:eastAsia="Calibri"/>
          <w:b/>
          <w:bCs/>
        </w:rPr>
      </w:pPr>
      <w:r>
        <w:rPr>
          <w:rFonts w:eastAsia="Calibri"/>
          <w:b/>
          <w:bCs/>
        </w:rPr>
        <w:t>[DISPLAY HOMEADDSUM_10 IF HOMEADDOTH10= 0 OR NR</w:t>
      </w:r>
    </w:p>
    <w:p w14:paraId="792745BA" w14:textId="3754FD52" w:rsidR="003B7B71" w:rsidRPr="008C40E8" w:rsidRDefault="003B7B71" w:rsidP="00B33206">
      <w:pPr>
        <w:spacing w:after="0" w:line="240" w:lineRule="auto"/>
        <w:rPr>
          <w:rFonts w:eastAsia="Calibri"/>
          <w:b/>
          <w:bCs/>
        </w:rPr>
      </w:pPr>
      <w:r>
        <w:rPr>
          <w:rFonts w:eastAsia="Calibri"/>
          <w:b/>
          <w:bCs/>
        </w:rPr>
        <w:t>ELSE, GO TO HOMEADD1_11]</w:t>
      </w:r>
    </w:p>
    <w:p w14:paraId="740C8DDC" w14:textId="5410B591" w:rsidR="00A048DD"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[HOMEADDSUM_10] </w:t>
      </w:r>
      <w:r w:rsidRPr="71CC2ABE">
        <w:t xml:space="preserve">Please review the list below and tell us if it includes </w:t>
      </w:r>
      <w:proofErr w:type="gramStart"/>
      <w:r w:rsidRPr="71CC2ABE">
        <w:t>all of</w:t>
      </w:r>
      <w:proofErr w:type="gramEnd"/>
      <w:r w:rsidRPr="71CC2ABE">
        <w:t xml:space="preserve"> the addresses where you have lived for at least two years in the last 20 years.</w:t>
      </w:r>
    </w:p>
    <w:p w14:paraId="588E6817" w14:textId="77777777" w:rsidR="00A048DD" w:rsidRPr="00D8632C" w:rsidRDefault="00A048DD" w:rsidP="00B33206">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6A3C255A" w14:textId="77777777" w:rsidR="00A048DD" w:rsidRDefault="00A048DD" w:rsidP="00A048DD">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2071D639" w14:textId="77777777" w:rsidR="00A048DD" w:rsidRDefault="00A048DD" w:rsidP="00A048DD">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4A340B18" w14:textId="77777777" w:rsidR="00A048DD" w:rsidRDefault="00A048DD" w:rsidP="00A048DD">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499A6F03" w14:textId="77777777" w:rsidR="00A048DD" w:rsidRDefault="00A048DD" w:rsidP="00A048DD">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44A19105" w14:textId="77777777" w:rsidR="00A048DD" w:rsidRDefault="00A048DD" w:rsidP="00A048DD">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054538DF" w14:textId="77777777" w:rsidR="00A048DD" w:rsidRDefault="00A048DD" w:rsidP="00A048DD">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4BA38480" w14:textId="77777777" w:rsidR="00A048DD" w:rsidRDefault="00A048DD" w:rsidP="00A048DD">
      <w:pPr>
        <w:spacing w:after="0" w:line="240" w:lineRule="auto"/>
        <w:ind w:firstLine="720"/>
        <w:rPr>
          <w:rFonts w:eastAsia="Calibri" w:cstheme="minorHAnsi"/>
        </w:rPr>
      </w:pPr>
      <w:r>
        <w:rPr>
          <w:rFonts w:eastAsia="Calibri" w:cstheme="minorHAnsi"/>
        </w:rPr>
        <w:t>8</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5B1EF2E6" w14:textId="77777777" w:rsidR="00A048DD" w:rsidRDefault="00A048DD" w:rsidP="00A048DD">
      <w:pPr>
        <w:spacing w:after="0" w:line="240" w:lineRule="auto"/>
        <w:ind w:firstLine="720"/>
        <w:rPr>
          <w:rFonts w:eastAsia="Calibri" w:cstheme="minorHAnsi"/>
        </w:rPr>
      </w:pPr>
      <w:r>
        <w:rPr>
          <w:rFonts w:eastAsia="Calibri" w:cstheme="minorHAnsi"/>
        </w:rPr>
        <w:t>9</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72B5C9F5" w14:textId="127B9854" w:rsidR="00A048DD" w:rsidRPr="0070283F" w:rsidRDefault="00A048DD" w:rsidP="00A048DD">
      <w:pPr>
        <w:spacing w:after="0" w:line="240" w:lineRule="auto"/>
        <w:ind w:firstLine="720"/>
        <w:rPr>
          <w:rFonts w:eastAsia="Calibri" w:cstheme="minorHAnsi"/>
        </w:rPr>
      </w:pPr>
      <w:r>
        <w:rPr>
          <w:rFonts w:eastAsia="Calibri" w:cstheme="minorHAnsi"/>
        </w:rPr>
        <w:t>10</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10</w:t>
      </w:r>
      <w:r w:rsidRPr="00D8632C">
        <w:rPr>
          <w:rFonts w:eastAsia="Calibri" w:cstheme="minorHAnsi"/>
        </w:rPr>
        <w:t>– HOMEADD3_</w:t>
      </w:r>
      <w:r>
        <w:rPr>
          <w:rFonts w:eastAsia="Calibri" w:cstheme="minorHAnsi"/>
        </w:rPr>
        <w:t>10</w:t>
      </w:r>
      <w:r w:rsidRPr="00D8632C">
        <w:rPr>
          <w:rFonts w:eastAsia="Calibri" w:cstheme="minorHAnsi"/>
        </w:rPr>
        <w:t>]</w:t>
      </w:r>
    </w:p>
    <w:p w14:paraId="4311A7C0" w14:textId="77777777" w:rsidR="00A048DD" w:rsidRPr="00D8632C" w:rsidRDefault="00A048DD" w:rsidP="00A048DD">
      <w:pPr>
        <w:spacing w:after="0" w:line="240" w:lineRule="auto"/>
        <w:ind w:firstLine="720"/>
        <w:rPr>
          <w:rFonts w:eastAsia="Calibri" w:cstheme="minorHAnsi"/>
        </w:rPr>
      </w:pPr>
    </w:p>
    <w:p w14:paraId="175D5262" w14:textId="77777777" w:rsidR="00A048DD" w:rsidRPr="00D8632C" w:rsidRDefault="00A048DD" w:rsidP="00A048DD">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722E4713" w14:textId="36F360F0" w:rsidR="00A048DD" w:rsidRPr="00D8632C" w:rsidRDefault="00A048DD" w:rsidP="00A048DD">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11</w:t>
      </w:r>
    </w:p>
    <w:p w14:paraId="74699D0F" w14:textId="77777777" w:rsidR="00A048DD" w:rsidRDefault="00A048DD" w:rsidP="00A048DD">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3C8886A8" w14:textId="15F66430" w:rsidR="00A048DD" w:rsidRDefault="00A048DD" w:rsidP="00A048DD">
      <w:pPr>
        <w:spacing w:after="0" w:line="240" w:lineRule="auto"/>
        <w:rPr>
          <w:rFonts w:eastAsia="Calibri" w:cstheme="minorHAnsi"/>
        </w:rPr>
      </w:pPr>
    </w:p>
    <w:p w14:paraId="7AEA20DB" w14:textId="68CA8C03" w:rsidR="00265AD2" w:rsidRDefault="00265AD2" w:rsidP="00265AD2">
      <w:pPr>
        <w:spacing w:after="0" w:line="240" w:lineRule="auto"/>
        <w:rPr>
          <w:rFonts w:eastAsia="Calibri"/>
          <w:b/>
          <w:bCs/>
        </w:rPr>
      </w:pPr>
      <w:r>
        <w:rPr>
          <w:rFonts w:eastAsia="Calibri"/>
          <w:b/>
          <w:bCs/>
        </w:rPr>
        <w:t>[DISPLAY HOMEADD1_11 IF HOMEADDSUM_10= 1</w:t>
      </w:r>
    </w:p>
    <w:p w14:paraId="286E3EE9" w14:textId="3B4D1E96" w:rsidR="00265AD2" w:rsidRPr="00B33206" w:rsidRDefault="00265AD2" w:rsidP="00B33206">
      <w:pPr>
        <w:spacing w:after="0" w:line="240" w:lineRule="auto"/>
        <w:rPr>
          <w:rFonts w:eastAsia="Calibri"/>
          <w:b/>
          <w:bCs/>
        </w:rPr>
      </w:pPr>
      <w:r>
        <w:rPr>
          <w:rFonts w:eastAsia="Calibri"/>
          <w:b/>
          <w:bCs/>
        </w:rPr>
        <w:t>ELSE, GO TO HOMEMOVEIN]</w:t>
      </w:r>
    </w:p>
    <w:p w14:paraId="7D7CF40F" w14:textId="670C0E3E" w:rsidR="00DD4910"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_11</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0D01A44F" w14:textId="77777777" w:rsidR="00DD4910" w:rsidRDefault="00DD4910" w:rsidP="00DD491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3092D04" w14:textId="77777777" w:rsidR="00DD4910" w:rsidRDefault="00DD4910" w:rsidP="00DD491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2109C69" w14:textId="77777777" w:rsidR="00DD4910" w:rsidRDefault="00DD4910" w:rsidP="00DD491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24D5D8F" w14:textId="77777777" w:rsidR="00DD4910" w:rsidRDefault="00DD4910" w:rsidP="00DD491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0B02A0" w14:textId="77777777" w:rsidR="00DD4910" w:rsidRDefault="00DD4910" w:rsidP="00DD491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A709F80" w14:textId="77777777" w:rsidR="00DD4910" w:rsidRDefault="00DD4910" w:rsidP="00DD491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DA3B024" w14:textId="77777777" w:rsidR="00DD4910" w:rsidRDefault="00DD4910" w:rsidP="00DD491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5A8E7BD" w14:textId="0C9239D9" w:rsidR="00DD4910" w:rsidRDefault="00DD4910" w:rsidP="00DD491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_11</w:t>
      </w:r>
    </w:p>
    <w:p w14:paraId="47781E0B" w14:textId="77777777" w:rsidR="00190EA3" w:rsidRDefault="00190EA3" w:rsidP="00190EA3">
      <w:pPr>
        <w:tabs>
          <w:tab w:val="left" w:pos="6480"/>
        </w:tabs>
        <w:spacing w:after="0" w:line="240" w:lineRule="auto"/>
        <w:rPr>
          <w:rFonts w:eastAsia="Calibri" w:cstheme="minorHAnsi"/>
          <w:b/>
        </w:rPr>
      </w:pPr>
    </w:p>
    <w:p w14:paraId="4D53EC69" w14:textId="026BF79B" w:rsidR="00190EA3" w:rsidRDefault="00190EA3" w:rsidP="00190EA3">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_11 IF (HOMEADD1_11: CITY, STATE, ZIP, OR COUNTRY= NR)</w:t>
      </w:r>
    </w:p>
    <w:p w14:paraId="2F48AFDD" w14:textId="7E8CA0DD" w:rsidR="00190EA3" w:rsidRPr="003E7F6B" w:rsidRDefault="00190EA3"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11</w:t>
      </w:r>
      <w:r w:rsidRPr="003E7F6B">
        <w:rPr>
          <w:rFonts w:eastAsia="Calibri" w:cstheme="minorHAnsi"/>
          <w:b/>
        </w:rPr>
        <w:t xml:space="preserve">] </w:t>
      </w:r>
    </w:p>
    <w:p w14:paraId="46F5CD21" w14:textId="0804684D" w:rsidR="002863BF" w:rsidRPr="003E7F6B" w:rsidRDefault="002863BF" w:rsidP="003E7F6B">
      <w:pPr>
        <w:spacing w:after="0" w:line="240" w:lineRule="auto"/>
        <w:rPr>
          <w:rFonts w:eastAsia="Calibri" w:cstheme="minorHAnsi"/>
          <w:b/>
        </w:rPr>
      </w:pPr>
      <w:r w:rsidRPr="003E7F6B">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556E03F9" w14:textId="6796B1C4" w:rsidR="00A31D71" w:rsidRPr="003E7F6B"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[HOMEADD2_11] </w:t>
      </w:r>
      <w:r>
        <w:t>Please provide the following information:</w:t>
      </w:r>
    </w:p>
    <w:p w14:paraId="72F4344A" w14:textId="77777777" w:rsidR="00A31D71" w:rsidRPr="004E0102" w:rsidRDefault="00A31D71" w:rsidP="00A31D71">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1D86ED13" w14:textId="77777777" w:rsidR="00A31D71" w:rsidRPr="004E0102" w:rsidRDefault="00A31D71" w:rsidP="00A31D71">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5C41C4D9" w14:textId="77777777" w:rsidR="00A31D71" w:rsidRPr="004E0102" w:rsidRDefault="00A31D71" w:rsidP="00A31D71">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62299597" w14:textId="77777777" w:rsidR="00A31D71" w:rsidRPr="004E0102" w:rsidRDefault="00A31D71" w:rsidP="00A31D71">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30CFD3A8" w14:textId="15F1FB89" w:rsidR="00A31D71" w:rsidRDefault="00A31D71">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7F4B776E" w14:textId="77777777" w:rsidR="00284DA2" w:rsidRPr="00A31D71" w:rsidRDefault="00284DA2" w:rsidP="003E7F6B">
      <w:pPr>
        <w:spacing w:after="0" w:line="240" w:lineRule="auto"/>
        <w:ind w:left="720"/>
        <w:rPr>
          <w:rFonts w:eastAsia="Calibri"/>
        </w:rPr>
      </w:pPr>
    </w:p>
    <w:p w14:paraId="3C3FE839" w14:textId="72FCBDDA" w:rsidR="00284DA2" w:rsidRDefault="00284DA2" w:rsidP="00284DA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lastRenderedPageBreak/>
        <w:t>[DISPLAY HOMEADD3_11 IF (HOMEADD1_11 STREET NUMBER= NR AND STREET NAME= NR) AND (CITY, STATE, ZIP, AND/OR COUNTRY ARE ANSWERED IN HOMEADD1_11 AND/OR HOMEADD2_11)</w:t>
      </w:r>
      <w:r>
        <w:rPr>
          <w:rStyle w:val="eop"/>
          <w:rFonts w:ascii="Calibri" w:hAnsi="Calibri" w:cs="Calibri"/>
          <w:sz w:val="22"/>
          <w:szCs w:val="22"/>
        </w:rPr>
        <w:t> </w:t>
      </w:r>
    </w:p>
    <w:p w14:paraId="4CB80B68" w14:textId="45E5483F" w:rsidR="00A31D71" w:rsidRPr="003E7F6B" w:rsidRDefault="00284DA2" w:rsidP="003E7F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HOMEADD4_11]</w:t>
      </w:r>
    </w:p>
    <w:p w14:paraId="6CE829E0" w14:textId="23FD120A" w:rsidR="00E67A6A" w:rsidRPr="003E7F6B"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[HOMEADD3_11] </w:t>
      </w:r>
      <w:r>
        <w:t>Please provide the cross streets of the intersection closest to this address:</w:t>
      </w:r>
    </w:p>
    <w:p w14:paraId="247E0BD7" w14:textId="77777777" w:rsidR="00E67A6A" w:rsidRDefault="00E67A6A" w:rsidP="00E67A6A">
      <w:pPr>
        <w:pStyle w:val="ListParagraph"/>
        <w:spacing w:after="0" w:line="240" w:lineRule="auto"/>
        <w:ind w:left="1440"/>
      </w:pPr>
      <w:r>
        <w:t>Full street name #1</w:t>
      </w:r>
      <w:r>
        <w:tab/>
        <w:t>|________|</w:t>
      </w:r>
    </w:p>
    <w:p w14:paraId="1298EB8F" w14:textId="77777777" w:rsidR="00E67A6A" w:rsidRDefault="00E67A6A" w:rsidP="00E67A6A">
      <w:pPr>
        <w:pStyle w:val="ListParagraph"/>
        <w:spacing w:after="0" w:line="240" w:lineRule="auto"/>
        <w:ind w:left="1440"/>
      </w:pPr>
      <w:r>
        <w:t>Full street name #2</w:t>
      </w:r>
      <w:r>
        <w:tab/>
        <w:t>|________|</w:t>
      </w:r>
    </w:p>
    <w:p w14:paraId="0F91861F"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2A1D4B26" w14:textId="0950AAFF" w:rsidR="00E67A6A" w:rsidRDefault="00E67A6A" w:rsidP="00695657">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_11</w:t>
      </w:r>
    </w:p>
    <w:p w14:paraId="76BCB6E6" w14:textId="77777777" w:rsidR="00695657" w:rsidRPr="003E7F6B" w:rsidRDefault="00695657" w:rsidP="003E7F6B">
      <w:pPr>
        <w:spacing w:after="0" w:line="240" w:lineRule="auto"/>
        <w:rPr>
          <w:rFonts w:eastAsia="Calibri"/>
          <w:i/>
          <w:iCs/>
        </w:rPr>
      </w:pPr>
    </w:p>
    <w:p w14:paraId="1A2F0AF5" w14:textId="330AF56E" w:rsidR="00B86462" w:rsidRPr="003E7F6B"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[HOMEADD4_11] </w:t>
      </w:r>
      <w:r>
        <w:t>Here is the information you gave us for this location:</w:t>
      </w:r>
    </w:p>
    <w:p w14:paraId="0BA84D57" w14:textId="04B902B9" w:rsidR="00B86462" w:rsidRPr="00AF7794" w:rsidRDefault="00B86462" w:rsidP="00B86462">
      <w:pPr>
        <w:pStyle w:val="ListParagraph"/>
        <w:spacing w:after="0" w:line="240" w:lineRule="auto"/>
        <w:rPr>
          <w:rFonts w:eastAsia="Calibri"/>
        </w:rPr>
      </w:pPr>
      <w:r>
        <w:t>[Insert HOMEADD1_11 – HOMEADD3_11</w:t>
      </w:r>
      <w:r w:rsidR="00D338D8">
        <w:t>/the 11</w:t>
      </w:r>
      <w:r w:rsidR="00D338D8" w:rsidRPr="003E7F6B">
        <w:rPr>
          <w:vertAlign w:val="superscript"/>
        </w:rPr>
        <w:t>th</w:t>
      </w:r>
      <w:r w:rsidR="00D338D8">
        <w:t xml:space="preserve"> address you provided</w:t>
      </w:r>
      <w:r>
        <w:t>]</w:t>
      </w:r>
    </w:p>
    <w:p w14:paraId="52ABB99A"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20FC2F3A"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65D9169A" w14:textId="39589769" w:rsidR="00B86462" w:rsidRDefault="00B86462" w:rsidP="00B86462">
      <w:pPr>
        <w:pStyle w:val="ListParagraph"/>
        <w:spacing w:after="0" w:line="240" w:lineRule="auto"/>
        <w:rPr>
          <w:rFonts w:eastAsia="Calibri" w:cstheme="minorHAnsi"/>
        </w:rPr>
      </w:pPr>
    </w:p>
    <w:p w14:paraId="3152D67E" w14:textId="46DB664E" w:rsidR="008C225C" w:rsidRPr="003E7F6B" w:rsidRDefault="008C225C" w:rsidP="008B16AA">
      <w:pPr>
        <w:pStyle w:val="ListParagraph"/>
        <w:numPr>
          <w:ilvl w:val="0"/>
          <w:numId w:val="7"/>
        </w:numPr>
        <w:spacing w:after="0" w:line="240" w:lineRule="auto"/>
        <w:rPr>
          <w:rFonts w:eastAsia="Calibri" w:cstheme="minorHAnsi"/>
        </w:rPr>
      </w:pPr>
      <w:r>
        <w:rPr>
          <w:rFonts w:eastAsia="Calibri" w:cstheme="minorHAnsi"/>
        </w:rPr>
        <w:t>[HOMEADDSUM_</w:t>
      </w:r>
      <w:r w:rsidR="00B22C02">
        <w:rPr>
          <w:rFonts w:eastAsia="Calibri" w:cstheme="minorHAnsi"/>
        </w:rPr>
        <w:t>11</w:t>
      </w:r>
      <w:r>
        <w:rPr>
          <w:rFonts w:eastAsia="Calibri" w:cstheme="minorHAnsi"/>
        </w:rPr>
        <w:t xml:space="preserve">] </w:t>
      </w:r>
      <w:r w:rsidRPr="71CC2ABE">
        <w:t xml:space="preserve">Please review the list below and tell us if it includes </w:t>
      </w:r>
      <w:proofErr w:type="gramStart"/>
      <w:r w:rsidRPr="71CC2ABE">
        <w:t>all of</w:t>
      </w:r>
      <w:proofErr w:type="gramEnd"/>
      <w:r w:rsidRPr="71CC2ABE">
        <w:t xml:space="preserve"> the addresses where you have lived for at least two years in the last 20 years.</w:t>
      </w:r>
    </w:p>
    <w:p w14:paraId="3625DFE5" w14:textId="77777777" w:rsidR="00C33807" w:rsidRPr="00D8632C" w:rsidRDefault="00C33807" w:rsidP="003E7F6B">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660B1693" w14:textId="77777777" w:rsidR="00C33807" w:rsidRDefault="00C33807" w:rsidP="00C33807">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526E030E" w14:textId="180E2FE5" w:rsidR="00C33807" w:rsidRDefault="00C33807" w:rsidP="00C33807">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63F459F6" w14:textId="372B8BE6" w:rsidR="0070283F" w:rsidRDefault="0070283F" w:rsidP="0070283F">
      <w:pPr>
        <w:spacing w:after="0" w:line="240" w:lineRule="auto"/>
        <w:ind w:firstLine="720"/>
        <w:rPr>
          <w:rFonts w:eastAsia="Calibri" w:cstheme="minorHAnsi"/>
        </w:rPr>
      </w:pPr>
      <w:r>
        <w:rPr>
          <w:rFonts w:eastAsia="Calibri" w:cstheme="minorHAnsi"/>
        </w:rPr>
        <w:t>4</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5A98C924" w14:textId="5CDDC1D8" w:rsidR="0070283F" w:rsidRDefault="0070283F" w:rsidP="0070283F">
      <w:pPr>
        <w:spacing w:after="0" w:line="240" w:lineRule="auto"/>
        <w:ind w:firstLine="720"/>
        <w:rPr>
          <w:rFonts w:eastAsia="Calibri" w:cstheme="minorHAnsi"/>
        </w:rPr>
      </w:pPr>
      <w:r>
        <w:rPr>
          <w:rFonts w:eastAsia="Calibri" w:cstheme="minorHAnsi"/>
        </w:rPr>
        <w:t>5</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4F7599F3" w14:textId="47A8655D" w:rsidR="0070283F" w:rsidRDefault="0070283F" w:rsidP="0070283F">
      <w:pPr>
        <w:spacing w:after="0" w:line="240" w:lineRule="auto"/>
        <w:ind w:firstLine="720"/>
        <w:rPr>
          <w:rFonts w:eastAsia="Calibri" w:cstheme="minorHAnsi"/>
        </w:rPr>
      </w:pPr>
      <w:r>
        <w:rPr>
          <w:rFonts w:eastAsia="Calibri" w:cstheme="minorHAnsi"/>
        </w:rPr>
        <w:t>6</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7A1F451F" w14:textId="5100DA08" w:rsidR="0070283F" w:rsidRDefault="0070283F" w:rsidP="0070283F">
      <w:pPr>
        <w:spacing w:after="0" w:line="240" w:lineRule="auto"/>
        <w:ind w:firstLine="720"/>
        <w:rPr>
          <w:rFonts w:eastAsia="Calibri" w:cstheme="minorHAnsi"/>
        </w:rPr>
      </w:pPr>
      <w:r>
        <w:rPr>
          <w:rFonts w:eastAsia="Calibri" w:cstheme="minorHAnsi"/>
        </w:rPr>
        <w:t>7</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72324ADD" w14:textId="11FB2333" w:rsidR="0070283F" w:rsidRDefault="0070283F" w:rsidP="0070283F">
      <w:pPr>
        <w:spacing w:after="0" w:line="240" w:lineRule="auto"/>
        <w:ind w:firstLine="720"/>
        <w:rPr>
          <w:rFonts w:eastAsia="Calibri" w:cstheme="minorHAnsi"/>
        </w:rPr>
      </w:pPr>
      <w:r>
        <w:rPr>
          <w:rFonts w:eastAsia="Calibri" w:cstheme="minorHAnsi"/>
        </w:rPr>
        <w:t>8</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07F16D89" w14:textId="2456DBFE" w:rsidR="0070283F" w:rsidRDefault="0070283F" w:rsidP="0070283F">
      <w:pPr>
        <w:spacing w:after="0" w:line="240" w:lineRule="auto"/>
        <w:ind w:firstLine="720"/>
        <w:rPr>
          <w:rFonts w:eastAsia="Calibri" w:cstheme="minorHAnsi"/>
        </w:rPr>
      </w:pPr>
      <w:r>
        <w:rPr>
          <w:rFonts w:eastAsia="Calibri" w:cstheme="minorHAnsi"/>
        </w:rPr>
        <w:t>9</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3B2B7E36" w14:textId="6455E460" w:rsidR="0070283F" w:rsidRDefault="0070283F" w:rsidP="0070283F">
      <w:pPr>
        <w:spacing w:after="0" w:line="240" w:lineRule="auto"/>
        <w:ind w:firstLine="720"/>
        <w:rPr>
          <w:rFonts w:eastAsia="Calibri" w:cstheme="minorHAnsi"/>
        </w:rPr>
      </w:pPr>
      <w:r>
        <w:rPr>
          <w:rFonts w:eastAsia="Calibri" w:cstheme="minorHAnsi"/>
        </w:rPr>
        <w:t>10</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10</w:t>
      </w:r>
      <w:r w:rsidRPr="00D8632C">
        <w:rPr>
          <w:rFonts w:eastAsia="Calibri" w:cstheme="minorHAnsi"/>
        </w:rPr>
        <w:t>– HOMEADD3_</w:t>
      </w:r>
      <w:r>
        <w:rPr>
          <w:rFonts w:eastAsia="Calibri" w:cstheme="minorHAnsi"/>
        </w:rPr>
        <w:t>10</w:t>
      </w:r>
      <w:r w:rsidRPr="00D8632C">
        <w:rPr>
          <w:rFonts w:eastAsia="Calibri" w:cstheme="minorHAnsi"/>
        </w:rPr>
        <w:t>]</w:t>
      </w:r>
    </w:p>
    <w:p w14:paraId="73503197" w14:textId="053A1309" w:rsidR="0070283F" w:rsidRPr="0070283F" w:rsidRDefault="0070283F" w:rsidP="0070283F">
      <w:pPr>
        <w:spacing w:after="0" w:line="240" w:lineRule="auto"/>
        <w:ind w:firstLine="720"/>
        <w:rPr>
          <w:rFonts w:eastAsia="Calibri" w:cstheme="minorHAnsi"/>
        </w:rPr>
      </w:pPr>
      <w:r>
        <w:rPr>
          <w:rFonts w:eastAsia="Calibri" w:cstheme="minorHAnsi"/>
        </w:rPr>
        <w:t>11</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11</w:t>
      </w:r>
      <w:r w:rsidRPr="00D8632C">
        <w:rPr>
          <w:rFonts w:eastAsia="Calibri" w:cstheme="minorHAnsi"/>
        </w:rPr>
        <w:t>– HOMEADD3_</w:t>
      </w:r>
      <w:r>
        <w:rPr>
          <w:rFonts w:eastAsia="Calibri" w:cstheme="minorHAnsi"/>
        </w:rPr>
        <w:t>11</w:t>
      </w:r>
      <w:r w:rsidRPr="00D8632C">
        <w:rPr>
          <w:rFonts w:eastAsia="Calibri" w:cstheme="minorHAnsi"/>
        </w:rPr>
        <w:t>]</w:t>
      </w:r>
    </w:p>
    <w:p w14:paraId="1BE3B4EF" w14:textId="77777777" w:rsidR="00C33807" w:rsidRPr="003E7F6B" w:rsidRDefault="00C33807" w:rsidP="003E7F6B">
      <w:pPr>
        <w:spacing w:after="0" w:line="240" w:lineRule="auto"/>
        <w:rPr>
          <w:rFonts w:eastAsia="Calibri" w:cstheme="minorHAnsi"/>
        </w:rPr>
      </w:pPr>
    </w:p>
    <w:p w14:paraId="67FCE4D9" w14:textId="77777777" w:rsidR="00BF6869" w:rsidRPr="00AF7794" w:rsidRDefault="00BF6869" w:rsidP="003E7F6B">
      <w:pPr>
        <w:pStyle w:val="ListParagraph"/>
        <w:spacing w:after="0" w:line="240" w:lineRule="auto"/>
        <w:rPr>
          <w:rFonts w:eastAsia="Calibri"/>
        </w:rPr>
      </w:pPr>
      <w:r w:rsidRPr="0A14DA4A">
        <w:rPr>
          <w:rFonts w:eastAsia="Calibri"/>
        </w:rPr>
        <w:t>Thank you for your responses. You have entered the maximum number of addresses. You will proceed to the next questions.</w:t>
      </w:r>
    </w:p>
    <w:p w14:paraId="348A0613" w14:textId="77777777" w:rsidR="001F4F97" w:rsidRDefault="001F4F97" w:rsidP="001F4F97">
      <w:pPr>
        <w:spacing w:after="0" w:line="240" w:lineRule="auto"/>
        <w:rPr>
          <w:rFonts w:eastAsia="Calibri" w:cstheme="minorHAnsi"/>
          <w:b/>
        </w:rPr>
      </w:pPr>
    </w:p>
    <w:p w14:paraId="0BBAA191" w14:textId="284BE363" w:rsidR="001C7FB6" w:rsidRPr="001C7FB6" w:rsidRDefault="001C7FB6" w:rsidP="001C7FB6">
      <w:pPr>
        <w:spacing w:after="0" w:line="240" w:lineRule="auto"/>
        <w:rPr>
          <w:rFonts w:eastAsia="Calibri" w:cstheme="minorHAnsi"/>
          <w:b/>
        </w:rPr>
      </w:pPr>
      <w:r w:rsidRPr="001C7FB6">
        <w:rPr>
          <w:rFonts w:eastAsia="Calibri" w:cstheme="minorHAnsi"/>
          <w:b/>
        </w:rPr>
        <w:t>[</w:t>
      </w:r>
      <w:r w:rsidR="00110927">
        <w:rPr>
          <w:rFonts w:eastAsia="Calibri" w:cstheme="minorHAnsi"/>
          <w:b/>
        </w:rPr>
        <w:t>DISPLAY</w:t>
      </w:r>
      <w:r w:rsidRPr="001C7FB6">
        <w:rPr>
          <w:rFonts w:eastAsia="Calibri" w:cstheme="minorHAnsi"/>
          <w:b/>
        </w:rPr>
        <w:t xml:space="preserve"> HOMEMOVEIN – HOMEMOVE OUT FOR EACH ADDRESS PROVIDED IN HOMEADD1–</w:t>
      </w:r>
    </w:p>
    <w:p w14:paraId="4242328A" w14:textId="77777777" w:rsidR="00695EA2" w:rsidRDefault="001C7FB6" w:rsidP="00D2504B">
      <w:pPr>
        <w:spacing w:after="0" w:line="240" w:lineRule="auto"/>
        <w:rPr>
          <w:rFonts w:eastAsia="Calibri" w:cstheme="minorHAnsi"/>
          <w:b/>
        </w:rPr>
      </w:pPr>
      <w:r w:rsidRPr="001C7FB6">
        <w:rPr>
          <w:rFonts w:eastAsia="Calibri" w:cstheme="minorHAnsi"/>
          <w:b/>
        </w:rPr>
        <w:t>HOMEADD3.</w:t>
      </w:r>
      <w:r w:rsidR="00695EA2">
        <w:rPr>
          <w:rFonts w:eastAsia="Calibri" w:cstheme="minorHAnsi"/>
          <w:b/>
        </w:rPr>
        <w:t>]</w:t>
      </w:r>
    </w:p>
    <w:p w14:paraId="2B426FF9" w14:textId="77777777" w:rsidR="00695EA2" w:rsidRDefault="00695EA2" w:rsidP="00D2504B">
      <w:pPr>
        <w:spacing w:after="0" w:line="240" w:lineRule="auto"/>
        <w:rPr>
          <w:rFonts w:eastAsia="Calibri" w:cstheme="minorHAnsi"/>
          <w:b/>
        </w:rPr>
      </w:pPr>
    </w:p>
    <w:p w14:paraId="112E0EC6" w14:textId="72CAFFEB" w:rsidR="00695EA2" w:rsidRDefault="00695EA2" w:rsidP="00695EA2">
      <w:pPr>
        <w:spacing w:after="0" w:line="240" w:lineRule="auto"/>
        <w:rPr>
          <w:rFonts w:eastAsia="Calibri"/>
          <w:b/>
          <w:bCs/>
        </w:rPr>
      </w:pPr>
      <w:r>
        <w:rPr>
          <w:rFonts w:eastAsia="Calibri"/>
          <w:b/>
          <w:bCs/>
        </w:rPr>
        <w:t xml:space="preserve">[DISPLAY HOMEMOVEIN1 IF </w:t>
      </w:r>
      <w:r w:rsidR="00F319A9">
        <w:rPr>
          <w:rFonts w:eastAsia="Calibri"/>
          <w:b/>
          <w:bCs/>
        </w:rPr>
        <w:t>1</w:t>
      </w:r>
      <w:r w:rsidR="00F319A9" w:rsidRPr="00835BCF">
        <w:rPr>
          <w:rFonts w:eastAsia="Calibri"/>
          <w:b/>
          <w:bCs/>
          <w:vertAlign w:val="superscript"/>
        </w:rPr>
        <w:t>ST</w:t>
      </w:r>
      <w:r w:rsidR="00F319A9">
        <w:rPr>
          <w:rFonts w:eastAsia="Calibri"/>
          <w:b/>
          <w:bCs/>
        </w:rPr>
        <w:t xml:space="preserve"> ADDRESS SECTION DISPLAYED</w:t>
      </w:r>
    </w:p>
    <w:p w14:paraId="00567DA1" w14:textId="5A32D33A" w:rsidR="00695EA2" w:rsidRPr="00835BCF" w:rsidRDefault="00695EA2" w:rsidP="00835BCF">
      <w:pPr>
        <w:spacing w:after="0" w:line="240" w:lineRule="auto"/>
        <w:rPr>
          <w:rFonts w:eastAsia="Calibri"/>
          <w:b/>
          <w:bCs/>
        </w:rPr>
      </w:pPr>
      <w:r>
        <w:rPr>
          <w:rFonts w:eastAsia="Calibri"/>
          <w:b/>
          <w:bCs/>
        </w:rPr>
        <w:t xml:space="preserve">ELSE, GO TO </w:t>
      </w:r>
      <w:r w:rsidR="00083BAC">
        <w:rPr>
          <w:rFonts w:eastAsia="Calibri"/>
          <w:b/>
          <w:bCs/>
        </w:rPr>
        <w:t>INTROHOMEWTR</w:t>
      </w:r>
      <w:r>
        <w:rPr>
          <w:rFonts w:eastAsia="Calibri"/>
          <w:b/>
          <w:bCs/>
        </w:rPr>
        <w:t>]</w:t>
      </w:r>
    </w:p>
    <w:p w14:paraId="197EF313" w14:textId="6A5EA2B7" w:rsidR="009A501A" w:rsidRPr="00AF7794" w:rsidRDefault="009A501A" w:rsidP="008B16AA">
      <w:pPr>
        <w:pStyle w:val="ListParagraph"/>
        <w:numPr>
          <w:ilvl w:val="0"/>
          <w:numId w:val="7"/>
        </w:numPr>
        <w:spacing w:after="0" w:line="240" w:lineRule="auto"/>
        <w:rPr>
          <w:rFonts w:eastAsia="Calibri" w:cstheme="minorHAnsi"/>
        </w:rPr>
      </w:pPr>
      <w:r w:rsidRPr="00AF7794">
        <w:rPr>
          <w:rFonts w:eastAsia="Calibri" w:cstheme="minorHAnsi"/>
        </w:rPr>
        <w:t>[HOMEMOVEIN</w:t>
      </w:r>
      <w:r w:rsidR="006C3765">
        <w:rPr>
          <w:rFonts w:eastAsia="Calibri" w:cstheme="minorHAnsi"/>
        </w:rPr>
        <w:t>1</w:t>
      </w:r>
      <w:r w:rsidRPr="00AF7794">
        <w:rPr>
          <w:rFonts w:eastAsia="Calibri" w:cstheme="minorHAnsi"/>
        </w:rPr>
        <w:t xml:space="preserve">] What year did you move into </w:t>
      </w:r>
      <w:r w:rsidRPr="00AF7794">
        <w:rPr>
          <w:rFonts w:eastAsia="Calibri" w:cstheme="minorHAnsi"/>
          <w:b/>
        </w:rPr>
        <w:t xml:space="preserve">[insert address </w:t>
      </w:r>
      <w:r w:rsidR="00BE5006" w:rsidRPr="00AF7794">
        <w:rPr>
          <w:rFonts w:eastAsia="Calibri" w:cstheme="minorHAnsi"/>
          <w:b/>
        </w:rPr>
        <w:t>from HOMEADD1</w:t>
      </w:r>
      <w:r w:rsidR="006C3765">
        <w:rPr>
          <w:rFonts w:eastAsia="Calibri" w:cstheme="minorHAnsi"/>
          <w:b/>
        </w:rPr>
        <w:t>_1</w:t>
      </w:r>
      <w:r w:rsidR="00BE5006" w:rsidRPr="00AF7794">
        <w:rPr>
          <w:rFonts w:eastAsia="Calibri" w:cstheme="minorHAnsi"/>
          <w:b/>
        </w:rPr>
        <w:t xml:space="preserve"> – HOMEADD3</w:t>
      </w:r>
      <w:r w:rsidR="006C3765">
        <w:rPr>
          <w:rFonts w:eastAsia="Calibri" w:cstheme="minorHAnsi"/>
          <w:b/>
        </w:rPr>
        <w:t>_1</w:t>
      </w:r>
      <w:r w:rsidR="008B1F1A" w:rsidRPr="00AF7794">
        <w:rPr>
          <w:rFonts w:eastAsia="Calibri" w:cstheme="minorHAnsi"/>
          <w:b/>
        </w:rPr>
        <w:t>/</w:t>
      </w:r>
      <w:r w:rsidR="00890E25">
        <w:rPr>
          <w:rFonts w:eastAsia="Calibri" w:cstheme="minorHAnsi"/>
          <w:b/>
        </w:rPr>
        <w:t xml:space="preserve">the </w:t>
      </w:r>
      <w:r w:rsidR="008B1F1A" w:rsidRPr="00AF7794">
        <w:rPr>
          <w:rFonts w:eastAsia="Calibri" w:cstheme="minorHAnsi"/>
          <w:b/>
        </w:rPr>
        <w:t>current address</w:t>
      </w:r>
      <w:r w:rsidR="00890E25">
        <w:rPr>
          <w:rFonts w:eastAsia="Calibri" w:cstheme="minorHAnsi"/>
          <w:b/>
        </w:rPr>
        <w:t xml:space="preserve"> you provided</w:t>
      </w:r>
      <w:r w:rsidRPr="00AF7794">
        <w:rPr>
          <w:rFonts w:eastAsia="Calibri" w:cstheme="minorHAnsi"/>
          <w:b/>
        </w:rPr>
        <w:t>]</w:t>
      </w:r>
      <w:r w:rsidRPr="00AF7794">
        <w:rPr>
          <w:rFonts w:eastAsia="Calibri" w:cstheme="minorHAnsi"/>
        </w:rPr>
        <w:t>?</w:t>
      </w:r>
    </w:p>
    <w:p w14:paraId="4B8E4B89" w14:textId="1B2F24BB" w:rsidR="009A501A" w:rsidRPr="00AF7794" w:rsidRDefault="71CC2ABE" w:rsidP="71CC2ABE">
      <w:pPr>
        <w:spacing w:before="120" w:after="0" w:line="240" w:lineRule="auto"/>
        <w:ind w:left="720"/>
        <w:rPr>
          <w:rFonts w:eastAsia="Calibri"/>
        </w:rPr>
      </w:pPr>
      <w:r w:rsidRPr="71CC2ABE">
        <w:rPr>
          <w:rFonts w:eastAsia="Calibri"/>
        </w:rPr>
        <w:t>|__|__|__|__| Year moved in</w:t>
      </w:r>
    </w:p>
    <w:p w14:paraId="025C574A" w14:textId="3923F8B3" w:rsidR="00F319A9" w:rsidRDefault="71CC2ABE" w:rsidP="71CC2ABE">
      <w:pPr>
        <w:spacing w:before="120"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sidR="00D2504B">
        <w:rPr>
          <w:b/>
          <w:bCs/>
          <w:i/>
          <w:iCs/>
        </w:rPr>
        <w:t>1</w:t>
      </w:r>
    </w:p>
    <w:p w14:paraId="7AD9433F" w14:textId="77777777" w:rsidR="009D2B4A" w:rsidRPr="00AF7794" w:rsidRDefault="009D2B4A" w:rsidP="002B4DB9">
      <w:pPr>
        <w:spacing w:after="0" w:line="240" w:lineRule="auto"/>
        <w:ind w:left="720"/>
        <w:rPr>
          <w:rFonts w:eastAsia="Calibri" w:cstheme="minorHAnsi"/>
        </w:rPr>
      </w:pPr>
    </w:p>
    <w:p w14:paraId="16747D68" w14:textId="3E872F6A" w:rsidR="00A308ED" w:rsidRPr="002B4DB9" w:rsidRDefault="00A07CFE" w:rsidP="008B16AA">
      <w:pPr>
        <w:pStyle w:val="ListParagraph"/>
        <w:numPr>
          <w:ilvl w:val="0"/>
          <w:numId w:val="7"/>
        </w:numPr>
        <w:spacing w:after="0" w:line="240" w:lineRule="auto"/>
        <w:rPr>
          <w:rFonts w:eastAsia="Calibri" w:cstheme="minorHAnsi"/>
        </w:rPr>
      </w:pPr>
      <w:r>
        <w:rPr>
          <w:rFonts w:eastAsia="Calibri" w:cstheme="minorHAnsi"/>
        </w:rPr>
        <w:t>[HOMEMOVEOUT1]</w:t>
      </w:r>
      <w:r w:rsidR="002D1213">
        <w:rPr>
          <w:rFonts w:eastAsia="Calibri" w:cstheme="minorHAnsi"/>
        </w:rPr>
        <w:t xml:space="preserve"> </w:t>
      </w:r>
      <w:r w:rsidR="002D1213" w:rsidRPr="00AF7794">
        <w:rPr>
          <w:rFonts w:eastAsia="Calibri" w:cstheme="minorHAnsi"/>
        </w:rPr>
        <w:t xml:space="preserve">What year did you move out of </w:t>
      </w:r>
      <w:r w:rsidR="002D1213" w:rsidRPr="002B4DB9">
        <w:rPr>
          <w:rFonts w:eastAsia="Calibri" w:cstheme="minorHAnsi"/>
          <w:b/>
          <w:bCs/>
        </w:rPr>
        <w:t xml:space="preserve">[insert address from HOMEADD1_1 – HOMEADD3_1/ </w:t>
      </w:r>
      <w:r w:rsidR="00FB1196" w:rsidRPr="002B4DB9">
        <w:rPr>
          <w:rFonts w:eastAsia="Calibri" w:cstheme="minorHAnsi"/>
          <w:b/>
          <w:bCs/>
        </w:rPr>
        <w:t xml:space="preserve">the </w:t>
      </w:r>
      <w:r w:rsidR="002D1213" w:rsidRPr="002B4DB9">
        <w:rPr>
          <w:rFonts w:eastAsia="Calibri" w:cstheme="minorHAnsi"/>
          <w:b/>
          <w:bCs/>
        </w:rPr>
        <w:t>current address</w:t>
      </w:r>
      <w:r w:rsidR="00FB1196" w:rsidRPr="002B4DB9">
        <w:rPr>
          <w:rFonts w:eastAsia="Calibri" w:cstheme="minorHAnsi"/>
          <w:b/>
          <w:bCs/>
        </w:rPr>
        <w:t xml:space="preserve"> </w:t>
      </w:r>
      <w:r w:rsidR="002D1213" w:rsidRPr="002B4DB9">
        <w:rPr>
          <w:rFonts w:eastAsia="Calibri" w:cstheme="minorHAnsi"/>
          <w:b/>
          <w:bCs/>
        </w:rPr>
        <w:t>you provided]</w:t>
      </w:r>
      <w:r w:rsidR="002D1213" w:rsidRPr="00AF7794">
        <w:rPr>
          <w:rFonts w:eastAsia="Calibri" w:cstheme="minorHAnsi"/>
        </w:rPr>
        <w:t>? If you still live at this address, select “I still live here.”</w:t>
      </w:r>
    </w:p>
    <w:p w14:paraId="5A1FAFCD" w14:textId="77777777" w:rsidR="00A308ED" w:rsidRPr="00AF7794" w:rsidRDefault="00A308ED" w:rsidP="00A308ED">
      <w:pPr>
        <w:pStyle w:val="ListParagraph"/>
        <w:spacing w:before="120" w:after="0" w:line="240" w:lineRule="auto"/>
        <w:ind w:left="360" w:firstLine="360"/>
        <w:rPr>
          <w:rFonts w:eastAsia="Calibri"/>
        </w:rPr>
      </w:pPr>
      <w:r w:rsidRPr="71CC2ABE">
        <w:rPr>
          <w:rFonts w:eastAsia="Calibri"/>
        </w:rPr>
        <w:t>|__|__|__|__| Year moved out</w:t>
      </w:r>
    </w:p>
    <w:p w14:paraId="0CA84131" w14:textId="22E09682" w:rsidR="00A308ED" w:rsidRPr="002B4DB9" w:rsidRDefault="00621030" w:rsidP="00531CED">
      <w:pPr>
        <w:spacing w:after="0" w:line="360" w:lineRule="auto"/>
        <w:ind w:firstLine="720"/>
        <w:rPr>
          <w:rFonts w:eastAsia="Calibri"/>
        </w:rPr>
      </w:pPr>
      <w:r>
        <w:rPr>
          <w:rFonts w:eastAsia="Calibri"/>
        </w:rPr>
        <w:lastRenderedPageBreak/>
        <w:t>0</w:t>
      </w:r>
      <w:r>
        <w:rPr>
          <w:rFonts w:eastAsia="Calibri"/>
        </w:rPr>
        <w:tab/>
      </w:r>
      <w:r w:rsidR="00A308ED" w:rsidRPr="002B4DB9">
        <w:rPr>
          <w:rFonts w:eastAsia="Calibri"/>
        </w:rPr>
        <w:t>I still live here</w:t>
      </w:r>
    </w:p>
    <w:p w14:paraId="7B2A39F5" w14:textId="20A9A2DB" w:rsidR="00A07CFE" w:rsidRDefault="00A308ED" w:rsidP="00A308ED">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sidR="00FC2202">
        <w:rPr>
          <w:b/>
          <w:bCs/>
          <w:i/>
          <w:iCs/>
        </w:rPr>
        <w:t>GO TO HOMEMOVEIN2</w:t>
      </w:r>
    </w:p>
    <w:p w14:paraId="26D97FB4" w14:textId="77777777" w:rsidR="00FC2202" w:rsidRDefault="00FC2202" w:rsidP="00A308ED">
      <w:pPr>
        <w:spacing w:after="0" w:line="240" w:lineRule="auto"/>
        <w:ind w:left="720"/>
        <w:rPr>
          <w:b/>
          <w:bCs/>
          <w:i/>
          <w:iCs/>
        </w:rPr>
      </w:pPr>
    </w:p>
    <w:p w14:paraId="07D167B7" w14:textId="61EA4DA6" w:rsidR="00FC2202" w:rsidRDefault="00FC2202" w:rsidP="00FC2202">
      <w:pPr>
        <w:spacing w:after="0" w:line="240" w:lineRule="auto"/>
        <w:rPr>
          <w:rFonts w:eastAsia="Calibri"/>
          <w:b/>
          <w:bCs/>
        </w:rPr>
      </w:pPr>
      <w:r>
        <w:rPr>
          <w:rFonts w:eastAsia="Calibri"/>
          <w:b/>
          <w:bCs/>
        </w:rPr>
        <w:t>[DISPLAY HOMEMOVEIN2 IF 2</w:t>
      </w:r>
      <w:r w:rsidRPr="002B4DB9">
        <w:rPr>
          <w:rFonts w:eastAsia="Calibri"/>
          <w:b/>
          <w:bCs/>
          <w:vertAlign w:val="superscript"/>
        </w:rPr>
        <w:t>ND</w:t>
      </w:r>
      <w:r>
        <w:rPr>
          <w:rFonts w:eastAsia="Calibri"/>
          <w:b/>
          <w:bCs/>
        </w:rPr>
        <w:t xml:space="preserve"> ADDRESS SECTION DISPLAYED</w:t>
      </w:r>
    </w:p>
    <w:p w14:paraId="7978FC6A" w14:textId="0784911B" w:rsidR="00A308ED" w:rsidRPr="002B4DB9" w:rsidRDefault="00FC2202" w:rsidP="002B4DB9">
      <w:pPr>
        <w:spacing w:after="0" w:line="240" w:lineRule="auto"/>
        <w:rPr>
          <w:rFonts w:eastAsia="Calibri" w:cstheme="minorHAnsi"/>
        </w:rPr>
      </w:pPr>
      <w:r>
        <w:rPr>
          <w:rFonts w:eastAsia="Calibri"/>
          <w:b/>
          <w:bCs/>
        </w:rPr>
        <w:t>ELSE, GO TO INTROHOMEWTR]</w:t>
      </w:r>
    </w:p>
    <w:p w14:paraId="4E6D1B14" w14:textId="19B23979" w:rsidR="0032221A" w:rsidRPr="002B4DB9" w:rsidRDefault="00A07CFE" w:rsidP="008B16AA">
      <w:pPr>
        <w:pStyle w:val="ListParagraph"/>
        <w:numPr>
          <w:ilvl w:val="0"/>
          <w:numId w:val="7"/>
        </w:numPr>
        <w:spacing w:after="0" w:line="240" w:lineRule="auto"/>
        <w:rPr>
          <w:rFonts w:eastAsia="Calibri" w:cstheme="minorHAnsi"/>
        </w:rPr>
      </w:pPr>
      <w:r>
        <w:rPr>
          <w:rFonts w:eastAsia="Calibri" w:cstheme="minorHAnsi"/>
        </w:rPr>
        <w:t xml:space="preserve">[HOMEMOVEIN2] </w:t>
      </w:r>
      <w:r w:rsidRPr="00AF7794">
        <w:rPr>
          <w:rFonts w:eastAsia="Calibri" w:cstheme="minorHAnsi"/>
        </w:rPr>
        <w:t xml:space="preserve">What year did you move into </w:t>
      </w:r>
      <w:r w:rsidRPr="00AF7794">
        <w:rPr>
          <w:rFonts w:eastAsia="Calibri" w:cstheme="minorHAnsi"/>
          <w:b/>
        </w:rPr>
        <w:t>[insert address from HOMEADD1</w:t>
      </w:r>
      <w:r>
        <w:rPr>
          <w:rFonts w:eastAsia="Calibri" w:cstheme="minorHAnsi"/>
          <w:b/>
        </w:rPr>
        <w:t>_2</w:t>
      </w:r>
      <w:r w:rsidRPr="00AF7794">
        <w:rPr>
          <w:rFonts w:eastAsia="Calibri" w:cstheme="minorHAnsi"/>
          <w:b/>
        </w:rPr>
        <w:t xml:space="preserve"> – HOMEADD3</w:t>
      </w:r>
      <w:r>
        <w:rPr>
          <w:rFonts w:eastAsia="Calibri" w:cstheme="minorHAnsi"/>
          <w:b/>
        </w:rPr>
        <w:t>_2</w:t>
      </w:r>
      <w:r w:rsidRPr="00AF7794">
        <w:rPr>
          <w:rFonts w:eastAsia="Calibri" w:cstheme="minorHAnsi"/>
          <w:b/>
        </w:rPr>
        <w:t>/the 2</w:t>
      </w:r>
      <w:r w:rsidRPr="00AF7794">
        <w:rPr>
          <w:rFonts w:eastAsia="Calibri" w:cstheme="minorHAnsi"/>
          <w:b/>
          <w:vertAlign w:val="superscript"/>
        </w:rPr>
        <w:t>nd</w:t>
      </w:r>
      <w:r w:rsidRPr="00AF7794">
        <w:rPr>
          <w:rFonts w:eastAsia="Calibri" w:cstheme="minorHAnsi"/>
          <w:b/>
        </w:rPr>
        <w:t xml:space="preserve"> address you provided]</w:t>
      </w:r>
      <w:r w:rsidRPr="00AF7794">
        <w:rPr>
          <w:rFonts w:eastAsia="Calibri" w:cstheme="minorHAnsi"/>
        </w:rPr>
        <w:t>?</w:t>
      </w:r>
    </w:p>
    <w:p w14:paraId="48B40B4B" w14:textId="77777777" w:rsidR="0032221A" w:rsidRPr="00AF7794" w:rsidRDefault="0032221A" w:rsidP="0032221A">
      <w:pPr>
        <w:spacing w:before="120" w:after="0" w:line="240" w:lineRule="auto"/>
        <w:ind w:left="720"/>
        <w:rPr>
          <w:rFonts w:eastAsia="Calibri"/>
        </w:rPr>
      </w:pPr>
      <w:r w:rsidRPr="71CC2ABE">
        <w:rPr>
          <w:rFonts w:eastAsia="Calibri"/>
        </w:rPr>
        <w:t>|__|__|__|__| Year moved in</w:t>
      </w:r>
    </w:p>
    <w:p w14:paraId="00AD6581" w14:textId="309D0CDE" w:rsidR="00A07CFE" w:rsidRDefault="0032221A" w:rsidP="0032221A">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2</w:t>
      </w:r>
    </w:p>
    <w:p w14:paraId="14037C5D" w14:textId="77777777" w:rsidR="0032221A" w:rsidRDefault="0032221A" w:rsidP="002B4DB9">
      <w:pPr>
        <w:pStyle w:val="ListParagraph"/>
        <w:spacing w:after="0" w:line="240" w:lineRule="auto"/>
        <w:rPr>
          <w:rFonts w:eastAsia="Calibri" w:cstheme="minorHAnsi"/>
        </w:rPr>
      </w:pPr>
    </w:p>
    <w:p w14:paraId="0E20550D" w14:textId="69282856" w:rsidR="0003398D" w:rsidRPr="002B4DB9" w:rsidRDefault="00A07CFE" w:rsidP="008B16AA">
      <w:pPr>
        <w:pStyle w:val="ListParagraph"/>
        <w:numPr>
          <w:ilvl w:val="0"/>
          <w:numId w:val="7"/>
        </w:numPr>
        <w:spacing w:after="0" w:line="240" w:lineRule="auto"/>
        <w:rPr>
          <w:rFonts w:eastAsia="Calibri" w:cstheme="minorHAnsi"/>
        </w:rPr>
      </w:pPr>
      <w:r>
        <w:rPr>
          <w:rFonts w:eastAsia="Calibri" w:cstheme="minorHAnsi"/>
        </w:rPr>
        <w:t>HOMEMOVEOUT2]</w:t>
      </w:r>
      <w:r w:rsidR="00FB1196" w:rsidRPr="00FB1196">
        <w:rPr>
          <w:rFonts w:eastAsia="Calibri" w:cstheme="minorHAnsi"/>
        </w:rPr>
        <w:t xml:space="preserve"> </w:t>
      </w:r>
      <w:r w:rsidR="00FB1196" w:rsidRPr="00AF7794">
        <w:rPr>
          <w:rFonts w:eastAsia="Calibri" w:cstheme="minorHAnsi"/>
        </w:rPr>
        <w:t xml:space="preserve">What year did you move out of </w:t>
      </w:r>
      <w:r w:rsidR="00FB1196" w:rsidRPr="002B4DB9">
        <w:rPr>
          <w:rFonts w:eastAsia="Calibri" w:cstheme="minorHAnsi"/>
          <w:b/>
          <w:bCs/>
        </w:rPr>
        <w:t>[insert address from HOMEADD1_2 – HOMEADD3_2/ the 2</w:t>
      </w:r>
      <w:r w:rsidR="00FB1196" w:rsidRPr="002B4DB9">
        <w:rPr>
          <w:rFonts w:eastAsia="Calibri" w:cstheme="minorHAnsi"/>
          <w:b/>
          <w:bCs/>
          <w:vertAlign w:val="superscript"/>
        </w:rPr>
        <w:t>nd</w:t>
      </w:r>
      <w:r w:rsidR="00FB1196" w:rsidRPr="002B4DB9">
        <w:rPr>
          <w:rFonts w:eastAsia="Calibri" w:cstheme="minorHAnsi"/>
          <w:b/>
          <w:bCs/>
        </w:rPr>
        <w:t xml:space="preserve"> address you provided]</w:t>
      </w:r>
      <w:r w:rsidR="00FB1196" w:rsidRPr="00FB1196">
        <w:rPr>
          <w:rFonts w:eastAsia="Calibri" w:cstheme="minorHAnsi"/>
        </w:rPr>
        <w:t xml:space="preserve">? </w:t>
      </w:r>
      <w:r w:rsidR="00FB1196" w:rsidRPr="00AF7794">
        <w:rPr>
          <w:rFonts w:eastAsia="Calibri" w:cstheme="minorHAnsi"/>
        </w:rPr>
        <w:t>If you still live at this address, select “I still live here.”</w:t>
      </w:r>
    </w:p>
    <w:p w14:paraId="096B8867" w14:textId="77777777" w:rsidR="0003398D" w:rsidRPr="00AF7794" w:rsidRDefault="0003398D" w:rsidP="0003398D">
      <w:pPr>
        <w:pStyle w:val="ListParagraph"/>
        <w:spacing w:before="120" w:after="0" w:line="240" w:lineRule="auto"/>
        <w:ind w:left="360" w:firstLine="360"/>
        <w:rPr>
          <w:rFonts w:eastAsia="Calibri"/>
        </w:rPr>
      </w:pPr>
      <w:r w:rsidRPr="71CC2ABE">
        <w:rPr>
          <w:rFonts w:eastAsia="Calibri"/>
        </w:rPr>
        <w:t>|__|__|__|__| Year moved out</w:t>
      </w:r>
    </w:p>
    <w:p w14:paraId="7D5C7F20" w14:textId="77777777" w:rsidR="0003398D" w:rsidRPr="00A64F12" w:rsidRDefault="0003398D" w:rsidP="00531CED">
      <w:pPr>
        <w:spacing w:after="0" w:line="360" w:lineRule="auto"/>
        <w:ind w:firstLine="720"/>
        <w:rPr>
          <w:rFonts w:eastAsia="Calibri"/>
        </w:rPr>
      </w:pPr>
      <w:r>
        <w:rPr>
          <w:rFonts w:eastAsia="Calibri"/>
        </w:rPr>
        <w:t>0</w:t>
      </w:r>
      <w:r>
        <w:rPr>
          <w:rFonts w:eastAsia="Calibri"/>
        </w:rPr>
        <w:tab/>
      </w:r>
      <w:r w:rsidRPr="00A64F12">
        <w:rPr>
          <w:rFonts w:eastAsia="Calibri"/>
        </w:rPr>
        <w:t>I still live here</w:t>
      </w:r>
    </w:p>
    <w:p w14:paraId="6D15DB34" w14:textId="73E75E7A" w:rsidR="00210B35" w:rsidRDefault="00210B35" w:rsidP="00210B35">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HOMEMOVEIN3</w:t>
      </w:r>
    </w:p>
    <w:p w14:paraId="7A8740D7" w14:textId="77777777" w:rsidR="00210B35" w:rsidRDefault="00210B35" w:rsidP="00210B35">
      <w:pPr>
        <w:spacing w:after="0" w:line="240" w:lineRule="auto"/>
        <w:ind w:left="720"/>
        <w:rPr>
          <w:b/>
          <w:bCs/>
          <w:i/>
          <w:iCs/>
        </w:rPr>
      </w:pPr>
    </w:p>
    <w:p w14:paraId="31CF6820" w14:textId="5E54FDAF" w:rsidR="00210B35" w:rsidRDefault="00210B35" w:rsidP="00210B35">
      <w:pPr>
        <w:spacing w:after="0" w:line="240" w:lineRule="auto"/>
        <w:rPr>
          <w:rFonts w:eastAsia="Calibri"/>
          <w:b/>
          <w:bCs/>
        </w:rPr>
      </w:pPr>
      <w:r>
        <w:rPr>
          <w:rFonts w:eastAsia="Calibri"/>
          <w:b/>
          <w:bCs/>
        </w:rPr>
        <w:t>[DISPLAY HOMEMOVEIN3 IF 3</w:t>
      </w:r>
      <w:r w:rsidRPr="002B4DB9">
        <w:rPr>
          <w:rFonts w:eastAsia="Calibri"/>
          <w:b/>
          <w:bCs/>
          <w:vertAlign w:val="superscript"/>
        </w:rPr>
        <w:t>RD</w:t>
      </w:r>
      <w:r>
        <w:rPr>
          <w:rFonts w:eastAsia="Calibri"/>
          <w:b/>
          <w:bCs/>
        </w:rPr>
        <w:t xml:space="preserve"> ADDRESS SECTION DISPLAYED</w:t>
      </w:r>
    </w:p>
    <w:p w14:paraId="55AE5A34" w14:textId="7B5F3D0A" w:rsidR="00210B35" w:rsidRPr="009B2D65" w:rsidRDefault="00210B35" w:rsidP="009B2D65">
      <w:pPr>
        <w:spacing w:after="0" w:line="240" w:lineRule="auto"/>
        <w:rPr>
          <w:rFonts w:eastAsia="Calibri" w:cstheme="minorHAnsi"/>
        </w:rPr>
      </w:pPr>
      <w:r>
        <w:rPr>
          <w:rFonts w:eastAsia="Calibri"/>
          <w:b/>
          <w:bCs/>
        </w:rPr>
        <w:t>ELSE, GO TO INTROHOMEWTR]</w:t>
      </w:r>
    </w:p>
    <w:p w14:paraId="6BD89E78" w14:textId="3AD4A2E0" w:rsidR="00890E25"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[HOMEMOVEIN3]</w:t>
      </w:r>
      <w:r w:rsidR="00890E25" w:rsidRPr="00890E25">
        <w:rPr>
          <w:rFonts w:eastAsia="Calibri" w:cstheme="minorHAnsi"/>
        </w:rPr>
        <w:t xml:space="preserve"> </w:t>
      </w:r>
      <w:r w:rsidR="00890E25" w:rsidRPr="00AF7794">
        <w:rPr>
          <w:rFonts w:eastAsia="Calibri" w:cstheme="minorHAnsi"/>
        </w:rPr>
        <w:t xml:space="preserve">What year did you move into </w:t>
      </w:r>
      <w:r w:rsidR="00890E25" w:rsidRPr="00AF7794">
        <w:rPr>
          <w:rFonts w:eastAsia="Calibri" w:cstheme="minorHAnsi"/>
          <w:b/>
        </w:rPr>
        <w:t>[insert address from HOMEADD1</w:t>
      </w:r>
      <w:r w:rsidR="00890E25">
        <w:rPr>
          <w:rFonts w:eastAsia="Calibri" w:cstheme="minorHAnsi"/>
          <w:b/>
        </w:rPr>
        <w:t>_3</w:t>
      </w:r>
      <w:r w:rsidR="00890E25" w:rsidRPr="00AF7794">
        <w:rPr>
          <w:rFonts w:eastAsia="Calibri" w:cstheme="minorHAnsi"/>
          <w:b/>
        </w:rPr>
        <w:t xml:space="preserve"> – HOMEADD3</w:t>
      </w:r>
      <w:r w:rsidR="00890E25">
        <w:rPr>
          <w:rFonts w:eastAsia="Calibri" w:cstheme="minorHAnsi"/>
          <w:b/>
        </w:rPr>
        <w:t>_3</w:t>
      </w:r>
      <w:r w:rsidR="00890E25" w:rsidRPr="00AF7794">
        <w:rPr>
          <w:rFonts w:eastAsia="Calibri" w:cstheme="minorHAnsi"/>
          <w:b/>
        </w:rPr>
        <w:t xml:space="preserve">/the </w:t>
      </w:r>
      <w:r w:rsidR="00890E25">
        <w:rPr>
          <w:rFonts w:eastAsia="Calibri" w:cstheme="minorHAnsi"/>
          <w:b/>
        </w:rPr>
        <w:t>3</w:t>
      </w:r>
      <w:r w:rsidR="00890E25" w:rsidRPr="009B2D65">
        <w:rPr>
          <w:rFonts w:eastAsia="Calibri" w:cstheme="minorHAnsi"/>
          <w:b/>
          <w:vertAlign w:val="superscript"/>
        </w:rPr>
        <w:t>rd</w:t>
      </w:r>
      <w:r w:rsidR="00890E25">
        <w:rPr>
          <w:rFonts w:eastAsia="Calibri" w:cstheme="minorHAnsi"/>
          <w:b/>
        </w:rPr>
        <w:t xml:space="preserve"> </w:t>
      </w:r>
      <w:r w:rsidR="00890E25" w:rsidRPr="00AF7794">
        <w:rPr>
          <w:rFonts w:eastAsia="Calibri" w:cstheme="minorHAnsi"/>
          <w:b/>
        </w:rPr>
        <w:t>address you provided]</w:t>
      </w:r>
      <w:r w:rsidR="00890E25" w:rsidRPr="00AF7794">
        <w:rPr>
          <w:rFonts w:eastAsia="Calibri" w:cstheme="minorHAnsi"/>
        </w:rPr>
        <w:t>?</w:t>
      </w:r>
    </w:p>
    <w:p w14:paraId="6D0CD235" w14:textId="77777777" w:rsidR="0032221A" w:rsidRPr="00AF7794" w:rsidRDefault="0032221A" w:rsidP="0032221A">
      <w:pPr>
        <w:spacing w:before="120" w:after="0" w:line="240" w:lineRule="auto"/>
        <w:ind w:left="720"/>
        <w:rPr>
          <w:rFonts w:eastAsia="Calibri"/>
        </w:rPr>
      </w:pPr>
      <w:r w:rsidRPr="71CC2ABE">
        <w:rPr>
          <w:rFonts w:eastAsia="Calibri"/>
        </w:rPr>
        <w:t>|__|__|__|__| Year moved in</w:t>
      </w:r>
    </w:p>
    <w:p w14:paraId="63F78E8D" w14:textId="5EBFA952" w:rsidR="0032221A" w:rsidRDefault="0032221A" w:rsidP="0032221A">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3</w:t>
      </w:r>
    </w:p>
    <w:p w14:paraId="79CF9B82" w14:textId="77777777" w:rsidR="0032221A" w:rsidRDefault="0032221A" w:rsidP="009B2D65">
      <w:pPr>
        <w:pStyle w:val="ListParagraph"/>
        <w:spacing w:after="0" w:line="240" w:lineRule="auto"/>
        <w:rPr>
          <w:rFonts w:eastAsia="Calibri" w:cstheme="minorHAnsi"/>
        </w:rPr>
      </w:pPr>
    </w:p>
    <w:p w14:paraId="042B5B69" w14:textId="06DAD7F0"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HOMEMOVEOUT3]</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3</w:t>
      </w:r>
      <w:r w:rsidR="00B201E6" w:rsidRPr="004E0102">
        <w:rPr>
          <w:rFonts w:eastAsia="Calibri" w:cstheme="minorHAnsi"/>
          <w:b/>
          <w:bCs/>
        </w:rPr>
        <w:t xml:space="preserve"> – HOMEADD3_</w:t>
      </w:r>
      <w:r w:rsidR="00B201E6">
        <w:rPr>
          <w:rFonts w:eastAsia="Calibri" w:cstheme="minorHAnsi"/>
          <w:b/>
          <w:bCs/>
        </w:rPr>
        <w:t>3</w:t>
      </w:r>
      <w:r w:rsidR="00B201E6" w:rsidRPr="004E0102">
        <w:rPr>
          <w:rFonts w:eastAsia="Calibri" w:cstheme="minorHAnsi"/>
          <w:b/>
          <w:bCs/>
        </w:rPr>
        <w:t xml:space="preserve">/ the </w:t>
      </w:r>
      <w:r w:rsidR="00B201E6">
        <w:rPr>
          <w:rFonts w:eastAsia="Calibri" w:cstheme="minorHAnsi"/>
          <w:b/>
          <w:bCs/>
        </w:rPr>
        <w:t>3</w:t>
      </w:r>
      <w:r w:rsidR="00B201E6" w:rsidRPr="009B2D65">
        <w:rPr>
          <w:rFonts w:eastAsia="Calibri" w:cstheme="minorHAnsi"/>
          <w:b/>
          <w:bCs/>
          <w:vertAlign w:val="superscript"/>
        </w:rPr>
        <w:t>rd</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16CD58A2"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5ECE0D9A"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2622BBE2" w14:textId="1E0A53D4" w:rsidR="00D95FDB" w:rsidRDefault="00D95FDB" w:rsidP="00D95FDB">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HOMEMOVEIN4</w:t>
      </w:r>
    </w:p>
    <w:p w14:paraId="1D8EA72B" w14:textId="77777777" w:rsidR="00D95FDB" w:rsidRDefault="00D95FDB" w:rsidP="00D95FDB">
      <w:pPr>
        <w:spacing w:after="0" w:line="240" w:lineRule="auto"/>
        <w:ind w:left="720"/>
        <w:rPr>
          <w:b/>
          <w:bCs/>
          <w:i/>
          <w:iCs/>
        </w:rPr>
      </w:pPr>
    </w:p>
    <w:p w14:paraId="04AFDCD7" w14:textId="58551259" w:rsidR="00D95FDB" w:rsidRDefault="00D95FDB" w:rsidP="00D95FDB">
      <w:pPr>
        <w:spacing w:after="0" w:line="240" w:lineRule="auto"/>
        <w:rPr>
          <w:rFonts w:eastAsia="Calibri"/>
          <w:b/>
          <w:bCs/>
        </w:rPr>
      </w:pPr>
      <w:r>
        <w:rPr>
          <w:rFonts w:eastAsia="Calibri"/>
          <w:b/>
          <w:bCs/>
        </w:rPr>
        <w:t>[DISPLAY HOMEMOVEIN4 IF 4</w:t>
      </w:r>
      <w:r w:rsidRPr="009B2D65">
        <w:rPr>
          <w:rFonts w:eastAsia="Calibri"/>
          <w:b/>
          <w:bCs/>
          <w:vertAlign w:val="superscript"/>
        </w:rPr>
        <w:t>TH</w:t>
      </w:r>
      <w:r>
        <w:rPr>
          <w:rFonts w:eastAsia="Calibri"/>
          <w:b/>
          <w:bCs/>
        </w:rPr>
        <w:t xml:space="preserve"> ADDRESS SECTION DISPLAYED</w:t>
      </w:r>
    </w:p>
    <w:p w14:paraId="0646E0E2" w14:textId="0E9F78C0" w:rsidR="00D95FDB" w:rsidRPr="009B2D65" w:rsidRDefault="00D95FDB" w:rsidP="009B2D65">
      <w:pPr>
        <w:spacing w:after="0" w:line="240" w:lineRule="auto"/>
        <w:rPr>
          <w:rFonts w:eastAsia="Calibri" w:cstheme="minorHAnsi"/>
        </w:rPr>
      </w:pPr>
      <w:r>
        <w:rPr>
          <w:rFonts w:eastAsia="Calibri"/>
          <w:b/>
          <w:bCs/>
        </w:rPr>
        <w:t>ELSE, GO TO INTROHOMEWTR]</w:t>
      </w:r>
    </w:p>
    <w:p w14:paraId="72BE6D3F" w14:textId="4CBB9B01" w:rsidR="00890E25"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[HOMEMOVEIN4]</w:t>
      </w:r>
      <w:r w:rsidR="00890E25" w:rsidRPr="00890E25">
        <w:rPr>
          <w:rFonts w:eastAsia="Calibri" w:cstheme="minorHAnsi"/>
        </w:rPr>
        <w:t xml:space="preserve"> </w:t>
      </w:r>
      <w:r w:rsidR="00890E25" w:rsidRPr="00AF7794">
        <w:rPr>
          <w:rFonts w:eastAsia="Calibri" w:cstheme="minorHAnsi"/>
        </w:rPr>
        <w:t xml:space="preserve">What year did you move into </w:t>
      </w:r>
      <w:r w:rsidR="00890E25" w:rsidRPr="00AF7794">
        <w:rPr>
          <w:rFonts w:eastAsia="Calibri" w:cstheme="minorHAnsi"/>
          <w:b/>
        </w:rPr>
        <w:t>[insert address from HOMEADD1</w:t>
      </w:r>
      <w:r w:rsidR="00890E25">
        <w:rPr>
          <w:rFonts w:eastAsia="Calibri" w:cstheme="minorHAnsi"/>
          <w:b/>
        </w:rPr>
        <w:t>_4</w:t>
      </w:r>
      <w:r w:rsidR="00890E25" w:rsidRPr="00AF7794">
        <w:rPr>
          <w:rFonts w:eastAsia="Calibri" w:cstheme="minorHAnsi"/>
          <w:b/>
        </w:rPr>
        <w:t xml:space="preserve"> – HOMEADD3</w:t>
      </w:r>
      <w:r w:rsidR="00890E25">
        <w:rPr>
          <w:rFonts w:eastAsia="Calibri" w:cstheme="minorHAnsi"/>
          <w:b/>
        </w:rPr>
        <w:t>_4</w:t>
      </w:r>
      <w:r w:rsidR="00890E25" w:rsidRPr="00AF7794">
        <w:rPr>
          <w:rFonts w:eastAsia="Calibri" w:cstheme="minorHAnsi"/>
          <w:b/>
        </w:rPr>
        <w:t xml:space="preserve">/the </w:t>
      </w:r>
      <w:r w:rsidR="00890E25">
        <w:rPr>
          <w:rFonts w:eastAsia="Calibri" w:cstheme="minorHAnsi"/>
          <w:b/>
        </w:rPr>
        <w:t>4</w:t>
      </w:r>
      <w:r w:rsidR="00890E25" w:rsidRPr="009B2D65">
        <w:rPr>
          <w:rFonts w:eastAsia="Calibri" w:cstheme="minorHAnsi"/>
          <w:b/>
          <w:vertAlign w:val="superscript"/>
        </w:rPr>
        <w:t>th</w:t>
      </w:r>
      <w:r w:rsidR="00890E25">
        <w:rPr>
          <w:rFonts w:eastAsia="Calibri" w:cstheme="minorHAnsi"/>
          <w:b/>
        </w:rPr>
        <w:t xml:space="preserve"> </w:t>
      </w:r>
      <w:r w:rsidR="00890E25" w:rsidRPr="00AF7794">
        <w:rPr>
          <w:rFonts w:eastAsia="Calibri" w:cstheme="minorHAnsi"/>
          <w:b/>
        </w:rPr>
        <w:t>address you provided]</w:t>
      </w:r>
      <w:r w:rsidR="00890E25" w:rsidRPr="00AF7794">
        <w:rPr>
          <w:rFonts w:eastAsia="Calibri" w:cstheme="minorHAnsi"/>
        </w:rPr>
        <w:t>?</w:t>
      </w:r>
    </w:p>
    <w:p w14:paraId="252D3B37" w14:textId="77777777" w:rsidR="0032221A" w:rsidRPr="00AF7794" w:rsidRDefault="0032221A" w:rsidP="0032221A">
      <w:pPr>
        <w:spacing w:before="120" w:after="0" w:line="240" w:lineRule="auto"/>
        <w:ind w:left="720"/>
        <w:rPr>
          <w:rFonts w:eastAsia="Calibri"/>
        </w:rPr>
      </w:pPr>
      <w:r w:rsidRPr="71CC2ABE">
        <w:rPr>
          <w:rFonts w:eastAsia="Calibri"/>
        </w:rPr>
        <w:t>|__|__|__|__| Year moved in</w:t>
      </w:r>
    </w:p>
    <w:p w14:paraId="7F19D047" w14:textId="147D9FB5" w:rsidR="0032221A" w:rsidRDefault="0032221A" w:rsidP="0032221A">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4</w:t>
      </w:r>
    </w:p>
    <w:p w14:paraId="3264ABCF" w14:textId="77777777" w:rsidR="0032221A" w:rsidRPr="009B2D65" w:rsidRDefault="0032221A" w:rsidP="00750814">
      <w:pPr>
        <w:spacing w:after="0" w:line="240" w:lineRule="auto"/>
        <w:ind w:left="720"/>
        <w:rPr>
          <w:rFonts w:eastAsia="Calibri" w:cstheme="minorHAnsi"/>
        </w:rPr>
      </w:pPr>
    </w:p>
    <w:p w14:paraId="3A9E1F30" w14:textId="7CC16FFF"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HOMEMOVEOUT4]</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4</w:t>
      </w:r>
      <w:r w:rsidR="00B201E6" w:rsidRPr="004E0102">
        <w:rPr>
          <w:rFonts w:eastAsia="Calibri" w:cstheme="minorHAnsi"/>
          <w:b/>
          <w:bCs/>
        </w:rPr>
        <w:t xml:space="preserve"> – HOMEADD3_</w:t>
      </w:r>
      <w:r w:rsidR="00B201E6">
        <w:rPr>
          <w:rFonts w:eastAsia="Calibri" w:cstheme="minorHAnsi"/>
          <w:b/>
          <w:bCs/>
        </w:rPr>
        <w:t>4</w:t>
      </w:r>
      <w:r w:rsidR="00B201E6" w:rsidRPr="004E0102">
        <w:rPr>
          <w:rFonts w:eastAsia="Calibri" w:cstheme="minorHAnsi"/>
          <w:b/>
          <w:bCs/>
        </w:rPr>
        <w:t xml:space="preserve">/the </w:t>
      </w:r>
      <w:r w:rsidR="00B201E6">
        <w:rPr>
          <w:rFonts w:eastAsia="Calibri" w:cstheme="minorHAnsi"/>
          <w:b/>
          <w:bCs/>
        </w:rPr>
        <w:t>4</w:t>
      </w:r>
      <w:r w:rsidR="00B201E6" w:rsidRPr="009B2D65">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585294A0"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731C9EC8"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427F8DD6" w14:textId="6A38D7AF" w:rsidR="00D95FDB" w:rsidRDefault="00D95FDB" w:rsidP="00D95FDB">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HOMEMOVEIN5</w:t>
      </w:r>
    </w:p>
    <w:p w14:paraId="32711AD7" w14:textId="77777777" w:rsidR="00D95FDB" w:rsidRDefault="00D95FDB" w:rsidP="00D95FDB">
      <w:pPr>
        <w:spacing w:after="0" w:line="240" w:lineRule="auto"/>
        <w:ind w:left="720"/>
        <w:rPr>
          <w:b/>
          <w:bCs/>
          <w:i/>
          <w:iCs/>
        </w:rPr>
      </w:pPr>
    </w:p>
    <w:p w14:paraId="381F8A9D" w14:textId="71327820" w:rsidR="00D95FDB" w:rsidRDefault="00D95FDB" w:rsidP="00D95FDB">
      <w:pPr>
        <w:spacing w:after="0" w:line="240" w:lineRule="auto"/>
        <w:rPr>
          <w:rFonts w:eastAsia="Calibri"/>
          <w:b/>
          <w:bCs/>
        </w:rPr>
      </w:pPr>
      <w:r>
        <w:rPr>
          <w:rFonts w:eastAsia="Calibri"/>
          <w:b/>
          <w:bCs/>
        </w:rPr>
        <w:t>[DISPLAY HOMEMOVEIN5 IF 5</w:t>
      </w:r>
      <w:r w:rsidRPr="004E0102">
        <w:rPr>
          <w:rFonts w:eastAsia="Calibri"/>
          <w:b/>
          <w:bCs/>
          <w:vertAlign w:val="superscript"/>
        </w:rPr>
        <w:t>TH</w:t>
      </w:r>
      <w:r>
        <w:rPr>
          <w:rFonts w:eastAsia="Calibri"/>
          <w:b/>
          <w:bCs/>
        </w:rPr>
        <w:t xml:space="preserve"> ADDRESS SECTION DISPLAYED</w:t>
      </w:r>
    </w:p>
    <w:p w14:paraId="00F39D4E" w14:textId="21D5E6F9" w:rsidR="00D95FDB" w:rsidRPr="009B2D65" w:rsidRDefault="00D95FDB" w:rsidP="009B2D65">
      <w:pPr>
        <w:spacing w:after="0" w:line="240" w:lineRule="auto"/>
        <w:rPr>
          <w:rFonts w:eastAsia="Calibri" w:cstheme="minorHAnsi"/>
        </w:rPr>
      </w:pPr>
      <w:r>
        <w:rPr>
          <w:rFonts w:eastAsia="Calibri"/>
          <w:b/>
          <w:bCs/>
        </w:rPr>
        <w:t>ELSE, GO TO INTROHOMEWTR]</w:t>
      </w:r>
    </w:p>
    <w:p w14:paraId="65D9211C" w14:textId="064EC11C" w:rsidR="000270AC"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[HOMEMOVEIN5]</w:t>
      </w:r>
      <w:r w:rsidR="00890E25" w:rsidRPr="00890E25">
        <w:rPr>
          <w:rFonts w:eastAsia="Calibri" w:cstheme="minorHAnsi"/>
        </w:rPr>
        <w:t xml:space="preserve"> </w:t>
      </w:r>
      <w:r w:rsidR="00890E25" w:rsidRPr="00AF7794">
        <w:rPr>
          <w:rFonts w:eastAsia="Calibri" w:cstheme="minorHAnsi"/>
        </w:rPr>
        <w:t xml:space="preserve">What year did you move into </w:t>
      </w:r>
      <w:r w:rsidR="00890E25" w:rsidRPr="00AF7794">
        <w:rPr>
          <w:rFonts w:eastAsia="Calibri" w:cstheme="minorHAnsi"/>
          <w:b/>
        </w:rPr>
        <w:t>[insert address from HOMEADD1</w:t>
      </w:r>
      <w:r w:rsidR="00890E25">
        <w:rPr>
          <w:rFonts w:eastAsia="Calibri" w:cstheme="minorHAnsi"/>
          <w:b/>
        </w:rPr>
        <w:t>_</w:t>
      </w:r>
      <w:r w:rsidR="000270AC">
        <w:rPr>
          <w:rFonts w:eastAsia="Calibri" w:cstheme="minorHAnsi"/>
          <w:b/>
        </w:rPr>
        <w:t>5</w:t>
      </w:r>
      <w:r w:rsidR="00890E25" w:rsidRPr="00AF7794">
        <w:rPr>
          <w:rFonts w:eastAsia="Calibri" w:cstheme="minorHAnsi"/>
          <w:b/>
        </w:rPr>
        <w:t xml:space="preserve"> – HOMEADD3</w:t>
      </w:r>
      <w:r w:rsidR="00890E25">
        <w:rPr>
          <w:rFonts w:eastAsia="Calibri" w:cstheme="minorHAnsi"/>
          <w:b/>
        </w:rPr>
        <w:t>_</w:t>
      </w:r>
      <w:r w:rsidR="000270AC">
        <w:rPr>
          <w:rFonts w:eastAsia="Calibri" w:cstheme="minorHAnsi"/>
          <w:b/>
        </w:rPr>
        <w:t>5</w:t>
      </w:r>
      <w:r w:rsidR="00890E25" w:rsidRPr="00AF7794">
        <w:rPr>
          <w:rFonts w:eastAsia="Calibri" w:cstheme="minorHAnsi"/>
          <w:b/>
        </w:rPr>
        <w:t xml:space="preserve">/the </w:t>
      </w:r>
      <w:r w:rsidR="000270AC">
        <w:rPr>
          <w:rFonts w:eastAsia="Calibri" w:cstheme="minorHAnsi"/>
          <w:b/>
        </w:rPr>
        <w:t>5</w:t>
      </w:r>
      <w:r w:rsidR="00890E25" w:rsidRPr="004E0102">
        <w:rPr>
          <w:rFonts w:eastAsia="Calibri" w:cstheme="minorHAnsi"/>
          <w:b/>
          <w:vertAlign w:val="superscript"/>
        </w:rPr>
        <w:t>th</w:t>
      </w:r>
      <w:r w:rsidR="00890E25">
        <w:rPr>
          <w:rFonts w:eastAsia="Calibri" w:cstheme="minorHAnsi"/>
          <w:b/>
        </w:rPr>
        <w:t xml:space="preserve"> </w:t>
      </w:r>
      <w:r w:rsidR="00890E25" w:rsidRPr="00AF7794">
        <w:rPr>
          <w:rFonts w:eastAsia="Calibri" w:cstheme="minorHAnsi"/>
          <w:b/>
        </w:rPr>
        <w:t>address you provided]</w:t>
      </w:r>
      <w:r w:rsidR="00890E25" w:rsidRPr="00AF7794">
        <w:rPr>
          <w:rFonts w:eastAsia="Calibri" w:cstheme="minorHAnsi"/>
        </w:rPr>
        <w:t>?</w:t>
      </w:r>
    </w:p>
    <w:p w14:paraId="27A73DBC"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2E5DAFFF" w14:textId="67A94537"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5</w:t>
      </w:r>
    </w:p>
    <w:p w14:paraId="63D12E83" w14:textId="77777777" w:rsidR="00DC0031" w:rsidRDefault="00DC0031" w:rsidP="009B2D65">
      <w:pPr>
        <w:pStyle w:val="ListParagraph"/>
        <w:spacing w:after="0" w:line="240" w:lineRule="auto"/>
        <w:rPr>
          <w:rFonts w:eastAsia="Calibri" w:cstheme="minorHAnsi"/>
        </w:rPr>
      </w:pPr>
    </w:p>
    <w:p w14:paraId="1DE98613" w14:textId="35F365E9"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HOMEMOVEOUT5]</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5</w:t>
      </w:r>
      <w:r w:rsidR="00B201E6" w:rsidRPr="004E0102">
        <w:rPr>
          <w:rFonts w:eastAsia="Calibri" w:cstheme="minorHAnsi"/>
          <w:b/>
          <w:bCs/>
        </w:rPr>
        <w:t xml:space="preserve"> – HOMEADD3_</w:t>
      </w:r>
      <w:r w:rsidR="00B201E6">
        <w:rPr>
          <w:rFonts w:eastAsia="Calibri" w:cstheme="minorHAnsi"/>
          <w:b/>
          <w:bCs/>
        </w:rPr>
        <w:t>5</w:t>
      </w:r>
      <w:r w:rsidR="00B201E6" w:rsidRPr="004E0102">
        <w:rPr>
          <w:rFonts w:eastAsia="Calibri" w:cstheme="minorHAnsi"/>
          <w:b/>
          <w:bCs/>
        </w:rPr>
        <w:t xml:space="preserve">/the </w:t>
      </w:r>
      <w:r w:rsidR="00B201E6">
        <w:rPr>
          <w:rFonts w:eastAsia="Calibri" w:cstheme="minorHAnsi"/>
          <w:b/>
          <w:bCs/>
        </w:rPr>
        <w:t>5</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018D35C7"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2154CE6A"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1ED22EF8" w14:textId="45AD8E1C" w:rsidR="00D95FDB" w:rsidRDefault="00D95FDB" w:rsidP="00D95FDB">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HOMEMOVEIN6</w:t>
      </w:r>
    </w:p>
    <w:p w14:paraId="0060A2A2" w14:textId="77777777" w:rsidR="00D95FDB" w:rsidRDefault="00D95FDB" w:rsidP="00D95FDB">
      <w:pPr>
        <w:spacing w:after="0" w:line="240" w:lineRule="auto"/>
        <w:ind w:left="720"/>
        <w:rPr>
          <w:b/>
          <w:bCs/>
          <w:i/>
          <w:iCs/>
        </w:rPr>
      </w:pPr>
    </w:p>
    <w:p w14:paraId="164BDFB8" w14:textId="7C9F0D82" w:rsidR="00D95FDB" w:rsidRDefault="00D95FDB" w:rsidP="00D95FDB">
      <w:pPr>
        <w:spacing w:after="0" w:line="240" w:lineRule="auto"/>
        <w:rPr>
          <w:rFonts w:eastAsia="Calibri"/>
          <w:b/>
          <w:bCs/>
        </w:rPr>
      </w:pPr>
      <w:r>
        <w:rPr>
          <w:rFonts w:eastAsia="Calibri"/>
          <w:b/>
          <w:bCs/>
        </w:rPr>
        <w:t>[DISPLAY HOMEMOVEIN</w:t>
      </w:r>
      <w:r w:rsidR="009D7082">
        <w:rPr>
          <w:rFonts w:eastAsia="Calibri"/>
          <w:b/>
          <w:bCs/>
        </w:rPr>
        <w:t>6</w:t>
      </w:r>
      <w:r>
        <w:rPr>
          <w:rFonts w:eastAsia="Calibri"/>
          <w:b/>
          <w:bCs/>
        </w:rPr>
        <w:t xml:space="preserve"> IF </w:t>
      </w:r>
      <w:r w:rsidR="009D7082">
        <w:rPr>
          <w:rFonts w:eastAsia="Calibri"/>
          <w:b/>
          <w:bCs/>
        </w:rPr>
        <w:t>6</w:t>
      </w:r>
      <w:r w:rsidRPr="004E0102">
        <w:rPr>
          <w:rFonts w:eastAsia="Calibri"/>
          <w:b/>
          <w:bCs/>
          <w:vertAlign w:val="superscript"/>
        </w:rPr>
        <w:t>TH</w:t>
      </w:r>
      <w:r>
        <w:rPr>
          <w:rFonts w:eastAsia="Calibri"/>
          <w:b/>
          <w:bCs/>
        </w:rPr>
        <w:t xml:space="preserve"> ADDRESS SECTION DISPLAYED</w:t>
      </w:r>
    </w:p>
    <w:p w14:paraId="475A6984" w14:textId="0E52BA1E" w:rsidR="00D95FDB" w:rsidRPr="009B2D65" w:rsidRDefault="00D95FDB" w:rsidP="009B2D65">
      <w:pPr>
        <w:spacing w:after="0" w:line="240" w:lineRule="auto"/>
        <w:rPr>
          <w:rFonts w:eastAsia="Calibri" w:cstheme="minorHAnsi"/>
        </w:rPr>
      </w:pPr>
      <w:r>
        <w:rPr>
          <w:rFonts w:eastAsia="Calibri"/>
          <w:b/>
          <w:bCs/>
        </w:rPr>
        <w:t>ELSE, GO TO INTROHOMEWTR]</w:t>
      </w:r>
    </w:p>
    <w:p w14:paraId="589FE628" w14:textId="2766CD49" w:rsidR="000270AC"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[HOMEMOVEIN6]</w:t>
      </w:r>
      <w:r w:rsidR="000270AC" w:rsidRPr="000270AC">
        <w:rPr>
          <w:rFonts w:eastAsia="Calibri" w:cstheme="minorHAnsi"/>
        </w:rPr>
        <w:t xml:space="preserve"> </w:t>
      </w:r>
      <w:r w:rsidR="000270AC" w:rsidRPr="00AF7794">
        <w:rPr>
          <w:rFonts w:eastAsia="Calibri" w:cstheme="minorHAnsi"/>
        </w:rPr>
        <w:t xml:space="preserve">What year did you move into </w:t>
      </w:r>
      <w:r w:rsidR="000270AC" w:rsidRPr="00AF7794">
        <w:rPr>
          <w:rFonts w:eastAsia="Calibri" w:cstheme="minorHAnsi"/>
          <w:b/>
        </w:rPr>
        <w:t>[insert address from HOMEADD1</w:t>
      </w:r>
      <w:r w:rsidR="000270AC">
        <w:rPr>
          <w:rFonts w:eastAsia="Calibri" w:cstheme="minorHAnsi"/>
          <w:b/>
        </w:rPr>
        <w:t>_6</w:t>
      </w:r>
      <w:r w:rsidR="000270AC" w:rsidRPr="00AF7794">
        <w:rPr>
          <w:rFonts w:eastAsia="Calibri" w:cstheme="minorHAnsi"/>
          <w:b/>
        </w:rPr>
        <w:t xml:space="preserve"> – HOMEADD3</w:t>
      </w:r>
      <w:r w:rsidR="000270AC">
        <w:rPr>
          <w:rFonts w:eastAsia="Calibri" w:cstheme="minorHAnsi"/>
          <w:b/>
        </w:rPr>
        <w:t>_6</w:t>
      </w:r>
      <w:r w:rsidR="000270AC" w:rsidRPr="00AF7794">
        <w:rPr>
          <w:rFonts w:eastAsia="Calibri" w:cstheme="minorHAnsi"/>
          <w:b/>
        </w:rPr>
        <w:t xml:space="preserve">/the </w:t>
      </w:r>
      <w:r w:rsidR="000270AC">
        <w:rPr>
          <w:rFonts w:eastAsia="Calibri" w:cstheme="minorHAnsi"/>
          <w:b/>
        </w:rPr>
        <w:t>6</w:t>
      </w:r>
      <w:r w:rsidR="000270AC" w:rsidRPr="004E0102">
        <w:rPr>
          <w:rFonts w:eastAsia="Calibri" w:cstheme="minorHAnsi"/>
          <w:b/>
          <w:vertAlign w:val="superscript"/>
        </w:rPr>
        <w:t>th</w:t>
      </w:r>
      <w:r w:rsidR="000270AC">
        <w:rPr>
          <w:rFonts w:eastAsia="Calibri" w:cstheme="minorHAnsi"/>
          <w:b/>
        </w:rPr>
        <w:t xml:space="preserve"> </w:t>
      </w:r>
      <w:r w:rsidR="000270AC" w:rsidRPr="00AF7794">
        <w:rPr>
          <w:rFonts w:eastAsia="Calibri" w:cstheme="minorHAnsi"/>
          <w:b/>
        </w:rPr>
        <w:t>address you provided]</w:t>
      </w:r>
      <w:r w:rsidR="000270AC" w:rsidRPr="00AF7794">
        <w:rPr>
          <w:rFonts w:eastAsia="Calibri" w:cstheme="minorHAnsi"/>
        </w:rPr>
        <w:t>?</w:t>
      </w:r>
    </w:p>
    <w:p w14:paraId="29DF9722"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7DE27CDE" w14:textId="6A444B88"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6</w:t>
      </w:r>
    </w:p>
    <w:p w14:paraId="59128DF3" w14:textId="77777777" w:rsidR="00DC0031" w:rsidRDefault="00DC0031" w:rsidP="009B2D65">
      <w:pPr>
        <w:pStyle w:val="ListParagraph"/>
        <w:spacing w:after="0" w:line="240" w:lineRule="auto"/>
        <w:rPr>
          <w:rFonts w:eastAsia="Calibri" w:cstheme="minorHAnsi"/>
        </w:rPr>
      </w:pPr>
    </w:p>
    <w:p w14:paraId="3BEF2E8C" w14:textId="6A57C24A"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HOMEMOVEOUT6]</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6</w:t>
      </w:r>
      <w:r w:rsidR="00B201E6" w:rsidRPr="004E0102">
        <w:rPr>
          <w:rFonts w:eastAsia="Calibri" w:cstheme="minorHAnsi"/>
          <w:b/>
          <w:bCs/>
        </w:rPr>
        <w:t xml:space="preserve"> – HOMEADD3_</w:t>
      </w:r>
      <w:r w:rsidR="00B201E6">
        <w:rPr>
          <w:rFonts w:eastAsia="Calibri" w:cstheme="minorHAnsi"/>
          <w:b/>
          <w:bCs/>
        </w:rPr>
        <w:t>6</w:t>
      </w:r>
      <w:r w:rsidR="00B201E6" w:rsidRPr="004E0102">
        <w:rPr>
          <w:rFonts w:eastAsia="Calibri" w:cstheme="minorHAnsi"/>
          <w:b/>
          <w:bCs/>
        </w:rPr>
        <w:t xml:space="preserve">/the </w:t>
      </w:r>
      <w:r w:rsidR="00B201E6">
        <w:rPr>
          <w:rFonts w:eastAsia="Calibri" w:cstheme="minorHAnsi"/>
          <w:b/>
          <w:bCs/>
        </w:rPr>
        <w:t>6</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68F18BAE"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15888D3F"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4C16C8DC" w14:textId="57ADE082" w:rsidR="008B3227" w:rsidRDefault="008B3227" w:rsidP="008B3227">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HOMEMOVEIN7</w:t>
      </w:r>
    </w:p>
    <w:p w14:paraId="21247977" w14:textId="77777777" w:rsidR="008B3227" w:rsidRDefault="008B3227" w:rsidP="008B3227">
      <w:pPr>
        <w:spacing w:after="0" w:line="240" w:lineRule="auto"/>
        <w:ind w:left="720"/>
        <w:rPr>
          <w:b/>
          <w:bCs/>
          <w:i/>
          <w:iCs/>
        </w:rPr>
      </w:pPr>
    </w:p>
    <w:p w14:paraId="0F548008" w14:textId="3E67ACAC" w:rsidR="008B3227" w:rsidRDefault="008B3227" w:rsidP="008B3227">
      <w:pPr>
        <w:spacing w:after="0" w:line="240" w:lineRule="auto"/>
        <w:rPr>
          <w:rFonts w:eastAsia="Calibri"/>
          <w:b/>
          <w:bCs/>
        </w:rPr>
      </w:pPr>
      <w:r>
        <w:rPr>
          <w:rFonts w:eastAsia="Calibri"/>
          <w:b/>
          <w:bCs/>
        </w:rPr>
        <w:t>[DISPLAY HOMEMOVEIN7 IF 7</w:t>
      </w:r>
      <w:r w:rsidRPr="004E0102">
        <w:rPr>
          <w:rFonts w:eastAsia="Calibri"/>
          <w:b/>
          <w:bCs/>
          <w:vertAlign w:val="superscript"/>
        </w:rPr>
        <w:t>TH</w:t>
      </w:r>
      <w:r>
        <w:rPr>
          <w:rFonts w:eastAsia="Calibri"/>
          <w:b/>
          <w:bCs/>
        </w:rPr>
        <w:t xml:space="preserve"> ADDRESS SECTION DISPLAYED</w:t>
      </w:r>
    </w:p>
    <w:p w14:paraId="7A936167" w14:textId="50F89C28" w:rsidR="008B3227" w:rsidRPr="009B2D65" w:rsidRDefault="008B3227" w:rsidP="009B2D65">
      <w:pPr>
        <w:spacing w:after="0" w:line="240" w:lineRule="auto"/>
        <w:rPr>
          <w:rFonts w:eastAsia="Calibri" w:cstheme="minorHAnsi"/>
        </w:rPr>
      </w:pPr>
      <w:r>
        <w:rPr>
          <w:rFonts w:eastAsia="Calibri"/>
          <w:b/>
          <w:bCs/>
        </w:rPr>
        <w:t>ELSE, GO TO INTROHOMEWTR]</w:t>
      </w:r>
    </w:p>
    <w:p w14:paraId="721CD81A" w14:textId="368FC73F" w:rsidR="006E4A41"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[HOMEMOVEIN7]</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_7</w:t>
      </w:r>
      <w:r w:rsidR="006E4A41" w:rsidRPr="00AF7794">
        <w:rPr>
          <w:rFonts w:eastAsia="Calibri" w:cstheme="minorHAnsi"/>
          <w:b/>
        </w:rPr>
        <w:t xml:space="preserve"> – HOMEADD3</w:t>
      </w:r>
      <w:r w:rsidR="006E4A41">
        <w:rPr>
          <w:rFonts w:eastAsia="Calibri" w:cstheme="minorHAnsi"/>
          <w:b/>
        </w:rPr>
        <w:t>_7</w:t>
      </w:r>
      <w:r w:rsidR="006E4A41" w:rsidRPr="00AF7794">
        <w:rPr>
          <w:rFonts w:eastAsia="Calibri" w:cstheme="minorHAnsi"/>
          <w:b/>
        </w:rPr>
        <w:t xml:space="preserve">/the </w:t>
      </w:r>
      <w:r w:rsidR="006E4A41">
        <w:rPr>
          <w:rFonts w:eastAsia="Calibri" w:cstheme="minorHAnsi"/>
          <w:b/>
        </w:rPr>
        <w:t>7</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3B0C88E6"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42088F5A" w14:textId="08B426E4"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7</w:t>
      </w:r>
    </w:p>
    <w:p w14:paraId="02449FDF" w14:textId="77777777" w:rsidR="00DC0031" w:rsidRDefault="00DC0031" w:rsidP="009B2D65">
      <w:pPr>
        <w:pStyle w:val="ListParagraph"/>
        <w:spacing w:after="0" w:line="240" w:lineRule="auto"/>
        <w:rPr>
          <w:rFonts w:eastAsia="Calibri" w:cstheme="minorHAnsi"/>
        </w:rPr>
      </w:pPr>
    </w:p>
    <w:p w14:paraId="510CA0D8" w14:textId="13C845C1"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HOMEMOVEOUT7]</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7</w:t>
      </w:r>
      <w:r w:rsidR="00B201E6" w:rsidRPr="004E0102">
        <w:rPr>
          <w:rFonts w:eastAsia="Calibri" w:cstheme="minorHAnsi"/>
          <w:b/>
          <w:bCs/>
        </w:rPr>
        <w:t xml:space="preserve"> – HOMEADD3_</w:t>
      </w:r>
      <w:r w:rsidR="00B201E6">
        <w:rPr>
          <w:rFonts w:eastAsia="Calibri" w:cstheme="minorHAnsi"/>
          <w:b/>
          <w:bCs/>
        </w:rPr>
        <w:t>7</w:t>
      </w:r>
      <w:r w:rsidR="00B201E6" w:rsidRPr="004E0102">
        <w:rPr>
          <w:rFonts w:eastAsia="Calibri" w:cstheme="minorHAnsi"/>
          <w:b/>
          <w:bCs/>
        </w:rPr>
        <w:t xml:space="preserve">/the </w:t>
      </w:r>
      <w:r w:rsidR="00B201E6">
        <w:rPr>
          <w:rFonts w:eastAsia="Calibri" w:cstheme="minorHAnsi"/>
          <w:b/>
          <w:bCs/>
        </w:rPr>
        <w:t>7</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42AB7A52"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47806538"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6486C4FD" w14:textId="624CDC29" w:rsidR="006855C9" w:rsidRDefault="006855C9" w:rsidP="006855C9">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HOMEMOVEIN8</w:t>
      </w:r>
    </w:p>
    <w:p w14:paraId="2140132D" w14:textId="77777777" w:rsidR="006855C9" w:rsidRDefault="006855C9" w:rsidP="006855C9">
      <w:pPr>
        <w:spacing w:after="0" w:line="240" w:lineRule="auto"/>
        <w:ind w:left="720"/>
        <w:rPr>
          <w:b/>
          <w:bCs/>
          <w:i/>
          <w:iCs/>
        </w:rPr>
      </w:pPr>
    </w:p>
    <w:p w14:paraId="322C6317" w14:textId="3071C8CA" w:rsidR="006855C9" w:rsidRDefault="006855C9" w:rsidP="006855C9">
      <w:pPr>
        <w:spacing w:after="0" w:line="240" w:lineRule="auto"/>
        <w:rPr>
          <w:rFonts w:eastAsia="Calibri"/>
          <w:b/>
          <w:bCs/>
        </w:rPr>
      </w:pPr>
      <w:r>
        <w:rPr>
          <w:rFonts w:eastAsia="Calibri"/>
          <w:b/>
          <w:bCs/>
        </w:rPr>
        <w:t>[DISPLAY HOMEMOVEIN8 IF 8</w:t>
      </w:r>
      <w:r w:rsidRPr="004E0102">
        <w:rPr>
          <w:rFonts w:eastAsia="Calibri"/>
          <w:b/>
          <w:bCs/>
          <w:vertAlign w:val="superscript"/>
        </w:rPr>
        <w:t>TH</w:t>
      </w:r>
      <w:r>
        <w:rPr>
          <w:rFonts w:eastAsia="Calibri"/>
          <w:b/>
          <w:bCs/>
        </w:rPr>
        <w:t xml:space="preserve"> ADDRESS SECTION DISPLAYED</w:t>
      </w:r>
    </w:p>
    <w:p w14:paraId="380D743E" w14:textId="34D8F6BB" w:rsidR="006855C9" w:rsidRPr="009B2D65" w:rsidRDefault="006855C9" w:rsidP="009B2D65">
      <w:pPr>
        <w:spacing w:after="0" w:line="240" w:lineRule="auto"/>
        <w:rPr>
          <w:rFonts w:eastAsia="Calibri" w:cstheme="minorHAnsi"/>
        </w:rPr>
      </w:pPr>
      <w:r>
        <w:rPr>
          <w:rFonts w:eastAsia="Calibri"/>
          <w:b/>
          <w:bCs/>
        </w:rPr>
        <w:t>ELSE, GO TO INTROHOMEWTR]</w:t>
      </w:r>
    </w:p>
    <w:p w14:paraId="6DF9A016" w14:textId="1992099F" w:rsidR="006E4A41"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lastRenderedPageBreak/>
        <w:t>[HOMEMOVEIN8]</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_8</w:t>
      </w:r>
      <w:r w:rsidR="006E4A41" w:rsidRPr="00AF7794">
        <w:rPr>
          <w:rFonts w:eastAsia="Calibri" w:cstheme="minorHAnsi"/>
          <w:b/>
        </w:rPr>
        <w:t xml:space="preserve"> – HOMEADD3</w:t>
      </w:r>
      <w:r w:rsidR="006E4A41">
        <w:rPr>
          <w:rFonts w:eastAsia="Calibri" w:cstheme="minorHAnsi"/>
          <w:b/>
        </w:rPr>
        <w:t>_8</w:t>
      </w:r>
      <w:r w:rsidR="006E4A41" w:rsidRPr="00AF7794">
        <w:rPr>
          <w:rFonts w:eastAsia="Calibri" w:cstheme="minorHAnsi"/>
          <w:b/>
        </w:rPr>
        <w:t xml:space="preserve">/the </w:t>
      </w:r>
      <w:r w:rsidR="006E4A41">
        <w:rPr>
          <w:rFonts w:eastAsia="Calibri" w:cstheme="minorHAnsi"/>
          <w:b/>
        </w:rPr>
        <w:t>8</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558B0505"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71883C82" w14:textId="4307B79F"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8</w:t>
      </w:r>
    </w:p>
    <w:p w14:paraId="1A1C3172" w14:textId="77777777" w:rsidR="00DC0031" w:rsidRDefault="00DC0031" w:rsidP="009B2D65">
      <w:pPr>
        <w:pStyle w:val="ListParagraph"/>
        <w:spacing w:after="0" w:line="240" w:lineRule="auto"/>
        <w:rPr>
          <w:rFonts w:eastAsia="Calibri" w:cstheme="minorHAnsi"/>
        </w:rPr>
      </w:pPr>
    </w:p>
    <w:p w14:paraId="3624F555" w14:textId="3F4CBEFE"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HOMEMOVEOUT8]</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8</w:t>
      </w:r>
      <w:r w:rsidR="00B201E6" w:rsidRPr="004E0102">
        <w:rPr>
          <w:rFonts w:eastAsia="Calibri" w:cstheme="minorHAnsi"/>
          <w:b/>
          <w:bCs/>
        </w:rPr>
        <w:t xml:space="preserve"> – HOMEADD3_</w:t>
      </w:r>
      <w:r w:rsidR="00B201E6">
        <w:rPr>
          <w:rFonts w:eastAsia="Calibri" w:cstheme="minorHAnsi"/>
          <w:b/>
          <w:bCs/>
        </w:rPr>
        <w:t>8</w:t>
      </w:r>
      <w:r w:rsidR="00B201E6" w:rsidRPr="004E0102">
        <w:rPr>
          <w:rFonts w:eastAsia="Calibri" w:cstheme="minorHAnsi"/>
          <w:b/>
          <w:bCs/>
        </w:rPr>
        <w:t xml:space="preserve">/the </w:t>
      </w:r>
      <w:r w:rsidR="00B201E6">
        <w:rPr>
          <w:rFonts w:eastAsia="Calibri" w:cstheme="minorHAnsi"/>
          <w:b/>
          <w:bCs/>
        </w:rPr>
        <w:t>8</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4D02376A"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6914AA28"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7E81598F" w14:textId="2E9DF2F4" w:rsidR="00AE7009" w:rsidRDefault="00AE7009" w:rsidP="00AE7009">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HOMEMOVEIN9</w:t>
      </w:r>
    </w:p>
    <w:p w14:paraId="4355C1BA" w14:textId="77777777" w:rsidR="00AE7009" w:rsidRDefault="00AE7009" w:rsidP="00AE7009">
      <w:pPr>
        <w:spacing w:after="0" w:line="240" w:lineRule="auto"/>
        <w:ind w:left="720"/>
        <w:rPr>
          <w:b/>
          <w:bCs/>
          <w:i/>
          <w:iCs/>
        </w:rPr>
      </w:pPr>
    </w:p>
    <w:p w14:paraId="4BF5E34C" w14:textId="220C360C" w:rsidR="00AE7009" w:rsidRDefault="00AE7009" w:rsidP="00AE7009">
      <w:pPr>
        <w:spacing w:after="0" w:line="240" w:lineRule="auto"/>
        <w:rPr>
          <w:rFonts w:eastAsia="Calibri"/>
          <w:b/>
          <w:bCs/>
        </w:rPr>
      </w:pPr>
      <w:r>
        <w:rPr>
          <w:rFonts w:eastAsia="Calibri"/>
          <w:b/>
          <w:bCs/>
        </w:rPr>
        <w:t>[DISPLAY HOMEMOVEIN9 IF 9</w:t>
      </w:r>
      <w:r w:rsidRPr="004E0102">
        <w:rPr>
          <w:rFonts w:eastAsia="Calibri"/>
          <w:b/>
          <w:bCs/>
          <w:vertAlign w:val="superscript"/>
        </w:rPr>
        <w:t>TH</w:t>
      </w:r>
      <w:r>
        <w:rPr>
          <w:rFonts w:eastAsia="Calibri"/>
          <w:b/>
          <w:bCs/>
        </w:rPr>
        <w:t xml:space="preserve"> ADDRESS SECTION DISPLAYED</w:t>
      </w:r>
    </w:p>
    <w:p w14:paraId="14A46425" w14:textId="16F55A1A" w:rsidR="00AE7009" w:rsidRPr="007C3382" w:rsidRDefault="00AE7009" w:rsidP="009B2D65">
      <w:pPr>
        <w:spacing w:after="0" w:line="240" w:lineRule="auto"/>
        <w:rPr>
          <w:rFonts w:eastAsia="Calibri" w:cstheme="minorHAnsi"/>
        </w:rPr>
      </w:pPr>
      <w:r>
        <w:rPr>
          <w:rFonts w:eastAsia="Calibri"/>
          <w:b/>
          <w:bCs/>
        </w:rPr>
        <w:t>ELSE, GO TO INTROHOMEWTR]</w:t>
      </w:r>
    </w:p>
    <w:p w14:paraId="6D2953EF" w14:textId="39F04597" w:rsidR="006E4A41" w:rsidRPr="007C3382" w:rsidRDefault="00A07CFE" w:rsidP="008B16AA">
      <w:pPr>
        <w:pStyle w:val="ListParagraph"/>
        <w:numPr>
          <w:ilvl w:val="0"/>
          <w:numId w:val="7"/>
        </w:numPr>
        <w:spacing w:after="0" w:line="240" w:lineRule="auto"/>
        <w:rPr>
          <w:rFonts w:eastAsia="Calibri" w:cstheme="minorHAnsi"/>
        </w:rPr>
      </w:pPr>
      <w:r>
        <w:rPr>
          <w:rFonts w:eastAsia="Calibri" w:cstheme="minorHAnsi"/>
        </w:rPr>
        <w:t>[HOMEMOVEIN9]</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_9</w:t>
      </w:r>
      <w:r w:rsidR="006E4A41" w:rsidRPr="00AF7794">
        <w:rPr>
          <w:rFonts w:eastAsia="Calibri" w:cstheme="minorHAnsi"/>
          <w:b/>
        </w:rPr>
        <w:t xml:space="preserve"> – HOMEADD3</w:t>
      </w:r>
      <w:r w:rsidR="006E4A41">
        <w:rPr>
          <w:rFonts w:eastAsia="Calibri" w:cstheme="minorHAnsi"/>
          <w:b/>
        </w:rPr>
        <w:t>_9</w:t>
      </w:r>
      <w:r w:rsidR="006E4A41" w:rsidRPr="00AF7794">
        <w:rPr>
          <w:rFonts w:eastAsia="Calibri" w:cstheme="minorHAnsi"/>
          <w:b/>
        </w:rPr>
        <w:t xml:space="preserve">/the </w:t>
      </w:r>
      <w:r w:rsidR="006E4A41">
        <w:rPr>
          <w:rFonts w:eastAsia="Calibri" w:cstheme="minorHAnsi"/>
          <w:b/>
        </w:rPr>
        <w:t>9</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582ADB0F"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420A2513" w14:textId="7726B20B"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9</w:t>
      </w:r>
    </w:p>
    <w:p w14:paraId="22893D3E" w14:textId="77777777" w:rsidR="00DC0031" w:rsidRDefault="00DC0031" w:rsidP="007C3382">
      <w:pPr>
        <w:pStyle w:val="ListParagraph"/>
        <w:spacing w:after="0" w:line="240" w:lineRule="auto"/>
        <w:rPr>
          <w:rFonts w:eastAsia="Calibri" w:cstheme="minorHAnsi"/>
        </w:rPr>
      </w:pPr>
    </w:p>
    <w:p w14:paraId="021FC0D2" w14:textId="174E4759" w:rsidR="00A07CFE" w:rsidRPr="007C3382" w:rsidRDefault="00A07CFE" w:rsidP="008B16AA">
      <w:pPr>
        <w:pStyle w:val="ListParagraph"/>
        <w:numPr>
          <w:ilvl w:val="0"/>
          <w:numId w:val="7"/>
        </w:numPr>
        <w:spacing w:after="0" w:line="240" w:lineRule="auto"/>
        <w:rPr>
          <w:rFonts w:eastAsia="Calibri" w:cstheme="minorHAnsi"/>
        </w:rPr>
      </w:pPr>
      <w:r>
        <w:rPr>
          <w:rFonts w:eastAsia="Calibri" w:cstheme="minorHAnsi"/>
        </w:rPr>
        <w:t>HOMEMOVEOUT9]</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9</w:t>
      </w:r>
      <w:r w:rsidR="00B201E6" w:rsidRPr="004E0102">
        <w:rPr>
          <w:rFonts w:eastAsia="Calibri" w:cstheme="minorHAnsi"/>
          <w:b/>
          <w:bCs/>
        </w:rPr>
        <w:t xml:space="preserve"> – HOMEADD3_</w:t>
      </w:r>
      <w:r w:rsidR="00B201E6">
        <w:rPr>
          <w:rFonts w:eastAsia="Calibri" w:cstheme="minorHAnsi"/>
          <w:b/>
          <w:bCs/>
        </w:rPr>
        <w:t>9</w:t>
      </w:r>
      <w:r w:rsidR="00B201E6" w:rsidRPr="004E0102">
        <w:rPr>
          <w:rFonts w:eastAsia="Calibri" w:cstheme="minorHAnsi"/>
          <w:b/>
          <w:bCs/>
        </w:rPr>
        <w:t xml:space="preserve">/the </w:t>
      </w:r>
      <w:r w:rsidR="00B201E6">
        <w:rPr>
          <w:rFonts w:eastAsia="Calibri" w:cstheme="minorHAnsi"/>
          <w:b/>
          <w:bCs/>
        </w:rPr>
        <w:t>9</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76231803" w14:textId="77777777" w:rsidR="0003398D" w:rsidRPr="00AF7794" w:rsidRDefault="0003398D" w:rsidP="007C3382">
      <w:pPr>
        <w:pStyle w:val="ListParagraph"/>
        <w:spacing w:before="120" w:after="0" w:line="240" w:lineRule="auto"/>
        <w:rPr>
          <w:rFonts w:eastAsia="Calibri"/>
        </w:rPr>
      </w:pPr>
      <w:r w:rsidRPr="71CC2ABE">
        <w:rPr>
          <w:rFonts w:eastAsia="Calibri"/>
        </w:rPr>
        <w:t>|__|__|__|__| Year moved out</w:t>
      </w:r>
    </w:p>
    <w:p w14:paraId="3B5D34CF" w14:textId="77777777" w:rsidR="0003398D" w:rsidRPr="0003398D" w:rsidRDefault="0003398D" w:rsidP="007C3382">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731332E4" w14:textId="0E487EAC" w:rsidR="00AE7009" w:rsidRDefault="00AE7009" w:rsidP="00AE7009">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HOMEMOVEIN10</w:t>
      </w:r>
    </w:p>
    <w:p w14:paraId="42943B2E" w14:textId="77777777" w:rsidR="00AE7009" w:rsidRDefault="00AE7009" w:rsidP="00AE7009">
      <w:pPr>
        <w:spacing w:after="0" w:line="240" w:lineRule="auto"/>
        <w:ind w:left="720"/>
        <w:rPr>
          <w:b/>
          <w:bCs/>
          <w:i/>
          <w:iCs/>
        </w:rPr>
      </w:pPr>
    </w:p>
    <w:p w14:paraId="4BAF3258" w14:textId="1C1AFBAC" w:rsidR="00AE7009" w:rsidRDefault="00AE7009" w:rsidP="00AE7009">
      <w:pPr>
        <w:spacing w:after="0" w:line="240" w:lineRule="auto"/>
        <w:rPr>
          <w:rFonts w:eastAsia="Calibri"/>
          <w:b/>
          <w:bCs/>
        </w:rPr>
      </w:pPr>
      <w:r>
        <w:rPr>
          <w:rFonts w:eastAsia="Calibri"/>
          <w:b/>
          <w:bCs/>
        </w:rPr>
        <w:t>[DISPLAY HOMEMOVEIN10 IF 10</w:t>
      </w:r>
      <w:r w:rsidRPr="004E0102">
        <w:rPr>
          <w:rFonts w:eastAsia="Calibri"/>
          <w:b/>
          <w:bCs/>
          <w:vertAlign w:val="superscript"/>
        </w:rPr>
        <w:t>TH</w:t>
      </w:r>
      <w:r>
        <w:rPr>
          <w:rFonts w:eastAsia="Calibri"/>
          <w:b/>
          <w:bCs/>
        </w:rPr>
        <w:t xml:space="preserve"> ADDRESS SECTION DISPLAYED</w:t>
      </w:r>
    </w:p>
    <w:p w14:paraId="6608C87D" w14:textId="382D916C" w:rsidR="00AE7009" w:rsidRPr="007C3382" w:rsidRDefault="00AE7009" w:rsidP="007C3382">
      <w:pPr>
        <w:spacing w:after="0" w:line="240" w:lineRule="auto"/>
        <w:rPr>
          <w:rFonts w:eastAsia="Calibri" w:cstheme="minorHAnsi"/>
        </w:rPr>
      </w:pPr>
      <w:r>
        <w:rPr>
          <w:rFonts w:eastAsia="Calibri"/>
          <w:b/>
          <w:bCs/>
        </w:rPr>
        <w:t>ELSE, GO TO INTROHOMEWTR]</w:t>
      </w:r>
    </w:p>
    <w:p w14:paraId="010042F0" w14:textId="55809CC9" w:rsidR="006E4A41" w:rsidRPr="007C3382" w:rsidRDefault="00A07CFE" w:rsidP="008B16AA">
      <w:pPr>
        <w:pStyle w:val="ListParagraph"/>
        <w:numPr>
          <w:ilvl w:val="0"/>
          <w:numId w:val="7"/>
        </w:numPr>
        <w:spacing w:after="0" w:line="240" w:lineRule="auto"/>
        <w:rPr>
          <w:rFonts w:eastAsia="Calibri" w:cstheme="minorHAnsi"/>
        </w:rPr>
      </w:pPr>
      <w:r>
        <w:rPr>
          <w:rFonts w:eastAsia="Calibri" w:cstheme="minorHAnsi"/>
        </w:rPr>
        <w:t>[HOMEMOVEIN10]</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_10</w:t>
      </w:r>
      <w:r w:rsidR="006E4A41" w:rsidRPr="00AF7794">
        <w:rPr>
          <w:rFonts w:eastAsia="Calibri" w:cstheme="minorHAnsi"/>
          <w:b/>
        </w:rPr>
        <w:t xml:space="preserve"> – HOMEADD3</w:t>
      </w:r>
      <w:r w:rsidR="006E4A41">
        <w:rPr>
          <w:rFonts w:eastAsia="Calibri" w:cstheme="minorHAnsi"/>
          <w:b/>
        </w:rPr>
        <w:t>_10</w:t>
      </w:r>
      <w:r w:rsidR="006E4A41" w:rsidRPr="00AF7794">
        <w:rPr>
          <w:rFonts w:eastAsia="Calibri" w:cstheme="minorHAnsi"/>
          <w:b/>
        </w:rPr>
        <w:t xml:space="preserve">/the </w:t>
      </w:r>
      <w:r w:rsidR="006E4A41">
        <w:rPr>
          <w:rFonts w:eastAsia="Calibri" w:cstheme="minorHAnsi"/>
          <w:b/>
        </w:rPr>
        <w:t>10</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6334B18F"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3518B14C" w14:textId="13ECA1F7"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10</w:t>
      </w:r>
    </w:p>
    <w:p w14:paraId="780E44C3" w14:textId="77777777" w:rsidR="00DC0031" w:rsidRDefault="00DC0031" w:rsidP="007C3382">
      <w:pPr>
        <w:pStyle w:val="ListParagraph"/>
        <w:spacing w:after="0" w:line="240" w:lineRule="auto"/>
        <w:rPr>
          <w:rFonts w:eastAsia="Calibri" w:cstheme="minorHAnsi"/>
        </w:rPr>
      </w:pPr>
    </w:p>
    <w:p w14:paraId="06C68213" w14:textId="2B241DE6" w:rsidR="00A07CFE" w:rsidRPr="007C3382" w:rsidRDefault="00A07CFE" w:rsidP="008B16AA">
      <w:pPr>
        <w:pStyle w:val="ListParagraph"/>
        <w:numPr>
          <w:ilvl w:val="0"/>
          <w:numId w:val="7"/>
        </w:numPr>
        <w:spacing w:after="0" w:line="240" w:lineRule="auto"/>
        <w:rPr>
          <w:rFonts w:eastAsia="Calibri" w:cstheme="minorHAnsi"/>
        </w:rPr>
      </w:pPr>
      <w:r>
        <w:rPr>
          <w:rFonts w:eastAsia="Calibri" w:cstheme="minorHAnsi"/>
        </w:rPr>
        <w:t>HOMEMOVEOUT10]</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10</w:t>
      </w:r>
      <w:r w:rsidR="00B201E6" w:rsidRPr="004E0102">
        <w:rPr>
          <w:rFonts w:eastAsia="Calibri" w:cstheme="minorHAnsi"/>
          <w:b/>
          <w:bCs/>
        </w:rPr>
        <w:t xml:space="preserve"> – HOMEADD3_</w:t>
      </w:r>
      <w:r w:rsidR="00B201E6">
        <w:rPr>
          <w:rFonts w:eastAsia="Calibri" w:cstheme="minorHAnsi"/>
          <w:b/>
          <w:bCs/>
        </w:rPr>
        <w:t>10</w:t>
      </w:r>
      <w:r w:rsidR="00B201E6" w:rsidRPr="004E0102">
        <w:rPr>
          <w:rFonts w:eastAsia="Calibri" w:cstheme="minorHAnsi"/>
          <w:b/>
          <w:bCs/>
        </w:rPr>
        <w:t xml:space="preserve">/the </w:t>
      </w:r>
      <w:r w:rsidR="00B201E6">
        <w:rPr>
          <w:rFonts w:eastAsia="Calibri" w:cstheme="minorHAnsi"/>
          <w:b/>
          <w:bCs/>
        </w:rPr>
        <w:t>10</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77AA43F6" w14:textId="77777777" w:rsidR="0003398D" w:rsidRPr="00AF7794" w:rsidRDefault="0003398D" w:rsidP="007C3382">
      <w:pPr>
        <w:pStyle w:val="ListParagraph"/>
        <w:spacing w:before="120" w:after="0" w:line="240" w:lineRule="auto"/>
        <w:rPr>
          <w:rFonts w:eastAsia="Calibri"/>
        </w:rPr>
      </w:pPr>
      <w:r w:rsidRPr="71CC2ABE">
        <w:rPr>
          <w:rFonts w:eastAsia="Calibri"/>
        </w:rPr>
        <w:t>|__|__|__|__| Year moved out</w:t>
      </w:r>
    </w:p>
    <w:p w14:paraId="59FE28A8" w14:textId="77777777" w:rsidR="0003398D" w:rsidRPr="0003398D" w:rsidRDefault="0003398D" w:rsidP="007C3382">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323C7170" w14:textId="3F77C7F6" w:rsidR="00C147F6" w:rsidRDefault="00C147F6" w:rsidP="00C147F6">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HOMEMOVEIN11</w:t>
      </w:r>
    </w:p>
    <w:p w14:paraId="53D89E98" w14:textId="77777777" w:rsidR="00C147F6" w:rsidRDefault="00C147F6" w:rsidP="00C147F6">
      <w:pPr>
        <w:spacing w:after="0" w:line="240" w:lineRule="auto"/>
        <w:ind w:left="720"/>
        <w:rPr>
          <w:b/>
          <w:bCs/>
          <w:i/>
          <w:iCs/>
        </w:rPr>
      </w:pPr>
    </w:p>
    <w:p w14:paraId="3848FCF1" w14:textId="21C8098B" w:rsidR="00C147F6" w:rsidRDefault="00C147F6" w:rsidP="00C147F6">
      <w:pPr>
        <w:spacing w:after="0" w:line="240" w:lineRule="auto"/>
        <w:rPr>
          <w:rFonts w:eastAsia="Calibri"/>
          <w:b/>
          <w:bCs/>
        </w:rPr>
      </w:pPr>
      <w:r>
        <w:rPr>
          <w:rFonts w:eastAsia="Calibri"/>
          <w:b/>
          <w:bCs/>
        </w:rPr>
        <w:t>[DISPLAY HOMEMOVEIN11 IF 11</w:t>
      </w:r>
      <w:r w:rsidRPr="004E0102">
        <w:rPr>
          <w:rFonts w:eastAsia="Calibri"/>
          <w:b/>
          <w:bCs/>
          <w:vertAlign w:val="superscript"/>
        </w:rPr>
        <w:t>TH</w:t>
      </w:r>
      <w:r>
        <w:rPr>
          <w:rFonts w:eastAsia="Calibri"/>
          <w:b/>
          <w:bCs/>
        </w:rPr>
        <w:t xml:space="preserve"> ADDRESS SECTION DISPLAYED</w:t>
      </w:r>
    </w:p>
    <w:p w14:paraId="15AD991E" w14:textId="262090AB" w:rsidR="00C147F6" w:rsidRPr="007C3382" w:rsidRDefault="00C147F6" w:rsidP="007C3382">
      <w:pPr>
        <w:spacing w:after="0" w:line="240" w:lineRule="auto"/>
        <w:rPr>
          <w:rFonts w:eastAsia="Calibri" w:cstheme="minorHAnsi"/>
        </w:rPr>
      </w:pPr>
      <w:r>
        <w:rPr>
          <w:rFonts w:eastAsia="Calibri"/>
          <w:b/>
          <w:bCs/>
        </w:rPr>
        <w:t>ELSE, GO TO INTROHOMEWTR]</w:t>
      </w:r>
    </w:p>
    <w:p w14:paraId="53FA4A33" w14:textId="6FE2AFFC" w:rsidR="00DC0031" w:rsidRPr="007C3382" w:rsidRDefault="00A07CFE" w:rsidP="008B16AA">
      <w:pPr>
        <w:pStyle w:val="ListParagraph"/>
        <w:numPr>
          <w:ilvl w:val="0"/>
          <w:numId w:val="7"/>
        </w:numPr>
        <w:spacing w:after="0" w:line="240" w:lineRule="auto"/>
        <w:rPr>
          <w:rFonts w:eastAsia="Calibri" w:cstheme="minorHAnsi"/>
        </w:rPr>
      </w:pPr>
      <w:r>
        <w:rPr>
          <w:rFonts w:eastAsia="Calibri" w:cstheme="minorHAnsi"/>
        </w:rPr>
        <w:t>[HOMEMOVEIN11]</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_11</w:t>
      </w:r>
      <w:r w:rsidR="006E4A41" w:rsidRPr="00AF7794">
        <w:rPr>
          <w:rFonts w:eastAsia="Calibri" w:cstheme="minorHAnsi"/>
          <w:b/>
        </w:rPr>
        <w:t xml:space="preserve"> – HOMEADD3</w:t>
      </w:r>
      <w:r w:rsidR="006E4A41">
        <w:rPr>
          <w:rFonts w:eastAsia="Calibri" w:cstheme="minorHAnsi"/>
          <w:b/>
        </w:rPr>
        <w:t>_11</w:t>
      </w:r>
      <w:r w:rsidR="006E4A41" w:rsidRPr="00AF7794">
        <w:rPr>
          <w:rFonts w:eastAsia="Calibri" w:cstheme="minorHAnsi"/>
          <w:b/>
        </w:rPr>
        <w:t xml:space="preserve">/the </w:t>
      </w:r>
      <w:r w:rsidR="006E4A41">
        <w:rPr>
          <w:rFonts w:eastAsia="Calibri" w:cstheme="minorHAnsi"/>
          <w:b/>
        </w:rPr>
        <w:t>11</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3086E15A" w14:textId="77777777" w:rsidR="00DC0031" w:rsidRPr="00AF7794" w:rsidRDefault="00DC0031" w:rsidP="00DC0031">
      <w:pPr>
        <w:spacing w:before="120" w:after="0" w:line="240" w:lineRule="auto"/>
        <w:ind w:left="720"/>
        <w:rPr>
          <w:rFonts w:eastAsia="Calibri"/>
        </w:rPr>
      </w:pPr>
      <w:r w:rsidRPr="71CC2ABE">
        <w:rPr>
          <w:rFonts w:eastAsia="Calibri"/>
        </w:rPr>
        <w:lastRenderedPageBreak/>
        <w:t>|__|__|__|__| Year moved in</w:t>
      </w:r>
    </w:p>
    <w:p w14:paraId="0DAF4A5C" w14:textId="31B523A3" w:rsidR="006E4A4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11</w:t>
      </w:r>
    </w:p>
    <w:p w14:paraId="0D24E016" w14:textId="77777777" w:rsidR="00DC0031" w:rsidRDefault="00DC0031" w:rsidP="007C3382">
      <w:pPr>
        <w:pStyle w:val="ListParagraph"/>
        <w:spacing w:after="0" w:line="240" w:lineRule="auto"/>
        <w:rPr>
          <w:rFonts w:eastAsia="Calibri" w:cstheme="minorHAnsi"/>
        </w:rPr>
      </w:pPr>
    </w:p>
    <w:p w14:paraId="2CD839D6" w14:textId="4C0362FA" w:rsidR="00B435EB" w:rsidRPr="00AF7794" w:rsidRDefault="002F7591" w:rsidP="008B16AA">
      <w:pPr>
        <w:pStyle w:val="ListParagraph"/>
        <w:numPr>
          <w:ilvl w:val="0"/>
          <w:numId w:val="7"/>
        </w:numPr>
        <w:spacing w:after="0" w:line="240" w:lineRule="auto"/>
        <w:rPr>
          <w:rFonts w:eastAsia="Calibri" w:cstheme="minorHAnsi"/>
        </w:rPr>
      </w:pPr>
      <w:r w:rsidRPr="00AF7794">
        <w:rPr>
          <w:rFonts w:eastAsia="Calibri" w:cstheme="minorHAnsi"/>
        </w:rPr>
        <w:t>[HOMEMOVEOUT</w:t>
      </w:r>
      <w:r w:rsidR="003040E3">
        <w:rPr>
          <w:rFonts w:eastAsia="Calibri" w:cstheme="minorHAnsi"/>
        </w:rPr>
        <w:t>11</w:t>
      </w:r>
      <w:r w:rsidRPr="00AF7794">
        <w:rPr>
          <w:rFonts w:eastAsia="Calibri" w:cstheme="minorHAnsi"/>
        </w:rPr>
        <w:t xml:space="preserve">] </w:t>
      </w:r>
      <w:r w:rsidR="00B435EB" w:rsidRPr="00AF7794">
        <w:rPr>
          <w:rFonts w:eastAsia="Calibri" w:cstheme="minorHAnsi"/>
        </w:rPr>
        <w:t xml:space="preserve">What year did you move out of </w:t>
      </w:r>
      <w:r w:rsidR="00B435EB" w:rsidRPr="007C3382">
        <w:rPr>
          <w:rFonts w:eastAsia="Calibri" w:cstheme="minorHAnsi"/>
          <w:b/>
          <w:bCs/>
        </w:rPr>
        <w:t>[insert address</w:t>
      </w:r>
      <w:r w:rsidR="00BE5006" w:rsidRPr="007C3382">
        <w:rPr>
          <w:rFonts w:eastAsia="Calibri" w:cstheme="minorHAnsi"/>
          <w:b/>
          <w:bCs/>
        </w:rPr>
        <w:t xml:space="preserve"> from HOMEADD1</w:t>
      </w:r>
      <w:r w:rsidR="00FB1196">
        <w:rPr>
          <w:rFonts w:eastAsia="Calibri" w:cstheme="minorHAnsi"/>
          <w:b/>
          <w:bCs/>
        </w:rPr>
        <w:t>_11</w:t>
      </w:r>
      <w:r w:rsidR="00BE5006" w:rsidRPr="007C3382">
        <w:rPr>
          <w:rFonts w:eastAsia="Calibri" w:cstheme="minorHAnsi"/>
          <w:b/>
          <w:bCs/>
        </w:rPr>
        <w:t xml:space="preserve"> – HOMEADD3</w:t>
      </w:r>
      <w:r w:rsidR="00FB1196">
        <w:rPr>
          <w:rFonts w:eastAsia="Calibri" w:cstheme="minorHAnsi"/>
          <w:b/>
          <w:bCs/>
        </w:rPr>
        <w:t>_11</w:t>
      </w:r>
      <w:r w:rsidR="008B1F1A" w:rsidRPr="007C3382">
        <w:rPr>
          <w:rFonts w:eastAsia="Calibri" w:cstheme="minorHAnsi"/>
          <w:b/>
          <w:bCs/>
        </w:rPr>
        <w:t xml:space="preserve">/the </w:t>
      </w:r>
      <w:r w:rsidR="00FB1196">
        <w:rPr>
          <w:rFonts w:eastAsia="Calibri" w:cstheme="minorHAnsi"/>
          <w:b/>
          <w:bCs/>
        </w:rPr>
        <w:t>11</w:t>
      </w:r>
      <w:r w:rsidR="00FB1196" w:rsidRPr="007C3382">
        <w:rPr>
          <w:rFonts w:eastAsia="Calibri" w:cstheme="minorHAnsi"/>
          <w:b/>
          <w:bCs/>
          <w:vertAlign w:val="superscript"/>
        </w:rPr>
        <w:t>th</w:t>
      </w:r>
      <w:r w:rsidR="00FB1196">
        <w:rPr>
          <w:rFonts w:eastAsia="Calibri" w:cstheme="minorHAnsi"/>
          <w:b/>
          <w:bCs/>
        </w:rPr>
        <w:t xml:space="preserve"> </w:t>
      </w:r>
      <w:r w:rsidR="008B1F1A" w:rsidRPr="007C3382">
        <w:rPr>
          <w:rFonts w:eastAsia="Calibri" w:cstheme="minorHAnsi"/>
          <w:b/>
          <w:bCs/>
        </w:rPr>
        <w:t>address you provided</w:t>
      </w:r>
      <w:r w:rsidR="00B435EB" w:rsidRPr="007C3382">
        <w:rPr>
          <w:rFonts w:eastAsia="Calibri" w:cstheme="minorHAnsi"/>
          <w:b/>
          <w:bCs/>
        </w:rPr>
        <w:t>]</w:t>
      </w:r>
      <w:r w:rsidR="00B435EB" w:rsidRPr="00AF7794">
        <w:rPr>
          <w:rFonts w:eastAsia="Calibri" w:cstheme="minorHAnsi"/>
        </w:rPr>
        <w:t>?</w:t>
      </w:r>
      <w:r w:rsidR="009A3CF8" w:rsidRPr="00AF7794">
        <w:rPr>
          <w:rFonts w:eastAsia="Calibri" w:cstheme="minorHAnsi"/>
        </w:rPr>
        <w:t xml:space="preserve"> If you still live at this address, select “I still live here.”</w:t>
      </w:r>
    </w:p>
    <w:p w14:paraId="07BCE129" w14:textId="77777777" w:rsidR="0003398D" w:rsidRPr="00AF7794" w:rsidRDefault="0003398D" w:rsidP="007C3382">
      <w:pPr>
        <w:pStyle w:val="ListParagraph"/>
        <w:spacing w:before="120" w:after="0" w:line="240" w:lineRule="auto"/>
        <w:rPr>
          <w:rFonts w:eastAsia="Calibri"/>
        </w:rPr>
      </w:pPr>
      <w:r w:rsidRPr="71CC2ABE">
        <w:rPr>
          <w:rFonts w:eastAsia="Calibri"/>
        </w:rPr>
        <w:t>|__|__|__|__| Year moved out</w:t>
      </w:r>
    </w:p>
    <w:p w14:paraId="74169717" w14:textId="77777777" w:rsidR="0003398D" w:rsidRPr="0003398D" w:rsidRDefault="0003398D" w:rsidP="007C3382">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19F4FB84" w14:textId="33FF0043" w:rsidR="00527A14" w:rsidRPr="00AF7794" w:rsidRDefault="71CC2ABE" w:rsidP="007C3382">
      <w:pPr>
        <w:spacing w:after="0" w:line="240" w:lineRule="auto"/>
        <w:ind w:left="1440" w:hanging="720"/>
        <w:rPr>
          <w:rFonts w:eastAsia="Calibri"/>
        </w:rPr>
      </w:pPr>
      <w:r w:rsidRPr="71CC2ABE">
        <w:rPr>
          <w:rFonts w:eastAsia="Calibri"/>
          <w:i/>
          <w:iCs/>
        </w:rPr>
        <w:t xml:space="preserve">NO RESPONSE </w:t>
      </w:r>
      <w:r w:rsidRPr="007C3382">
        <w:rPr>
          <w:rFonts w:ascii="Wingdings" w:eastAsia="Wingdings" w:hAnsi="Wingdings" w:cs="Wingdings"/>
          <w:b/>
          <w:bCs/>
          <w:i/>
          <w:iCs/>
        </w:rPr>
        <w:t>à</w:t>
      </w:r>
      <w:r w:rsidRPr="007C3382">
        <w:rPr>
          <w:b/>
          <w:bCs/>
          <w:i/>
          <w:iCs/>
        </w:rPr>
        <w:t xml:space="preserve"> </w:t>
      </w:r>
      <w:r w:rsidR="0065175B" w:rsidRPr="007C3382">
        <w:rPr>
          <w:b/>
          <w:bCs/>
          <w:i/>
          <w:iCs/>
        </w:rPr>
        <w:t>GO TO</w:t>
      </w:r>
      <w:r w:rsidR="0065175B">
        <w:t xml:space="preserve"> </w:t>
      </w:r>
      <w:r w:rsidRPr="71CC2ABE">
        <w:rPr>
          <w:b/>
          <w:bCs/>
          <w:i/>
          <w:iCs/>
        </w:rPr>
        <w:t>INTROHOMEWTR</w:t>
      </w:r>
    </w:p>
    <w:p w14:paraId="68A5C7F3" w14:textId="77777777" w:rsidR="00D2504B" w:rsidRDefault="00D2504B" w:rsidP="009A501A">
      <w:pPr>
        <w:spacing w:after="0" w:line="240" w:lineRule="auto"/>
        <w:rPr>
          <w:rFonts w:eastAsia="Calibri" w:cstheme="minorHAnsi"/>
        </w:rPr>
      </w:pPr>
    </w:p>
    <w:p w14:paraId="6417295E" w14:textId="66AF2831" w:rsidR="00232884" w:rsidRPr="00AF7794" w:rsidRDefault="00344777" w:rsidP="009A501A">
      <w:pPr>
        <w:spacing w:after="0" w:line="240" w:lineRule="auto"/>
        <w:rPr>
          <w:rFonts w:eastAsia="Calibri" w:cstheme="minorHAnsi"/>
        </w:rPr>
      </w:pPr>
      <w:r w:rsidRPr="00AF7794">
        <w:rPr>
          <w:rFonts w:eastAsia="Calibri" w:cstheme="minorHAnsi"/>
        </w:rPr>
        <w:t>[INTROHOMEWTR</w:t>
      </w:r>
      <w:r w:rsidR="00C731B1" w:rsidRPr="00AF7794">
        <w:rPr>
          <w:rFonts w:eastAsia="Calibri" w:cstheme="minorHAnsi"/>
        </w:rPr>
        <w:t>]</w:t>
      </w:r>
      <w:r w:rsidR="00602FFC" w:rsidRPr="00AF7794">
        <w:rPr>
          <w:rFonts w:eastAsia="Calibri" w:cstheme="minorHAnsi"/>
        </w:rPr>
        <w:t xml:space="preserve"> </w:t>
      </w:r>
      <w:r w:rsidR="00232884" w:rsidRPr="00AF7794">
        <w:rPr>
          <w:rFonts w:eastAsia="Calibri" w:cstheme="minorHAnsi"/>
        </w:rPr>
        <w:t xml:space="preserve">The next </w:t>
      </w:r>
      <w:r w:rsidR="00602FFC" w:rsidRPr="00AF7794">
        <w:rPr>
          <w:rFonts w:eastAsia="Calibri" w:cstheme="minorHAnsi"/>
        </w:rPr>
        <w:t xml:space="preserve">questions ask </w:t>
      </w:r>
      <w:r w:rsidR="00232884" w:rsidRPr="00AF7794">
        <w:rPr>
          <w:rFonts w:eastAsia="Calibri" w:cstheme="minorHAnsi"/>
        </w:rPr>
        <w:t>about your water usage at each of the addresses you provided.</w:t>
      </w:r>
    </w:p>
    <w:p w14:paraId="783373F2" w14:textId="3256CF12" w:rsidR="00E96AA3" w:rsidRPr="00AF7794" w:rsidRDefault="00E96AA3" w:rsidP="00E96AA3">
      <w:pPr>
        <w:spacing w:after="0" w:line="240" w:lineRule="auto"/>
        <w:rPr>
          <w:rFonts w:eastAsia="Calibri" w:cstheme="minorHAnsi"/>
          <w:b/>
        </w:rPr>
      </w:pPr>
      <w:r w:rsidRPr="00AF7794">
        <w:rPr>
          <w:rFonts w:eastAsia="Calibri" w:cstheme="minorHAnsi"/>
          <w:b/>
        </w:rPr>
        <w:t>[</w:t>
      </w:r>
      <w:r w:rsidR="002916EE">
        <w:rPr>
          <w:rFonts w:eastAsia="Calibri" w:cstheme="minorHAnsi"/>
          <w:b/>
        </w:rPr>
        <w:t>DISPLAY</w:t>
      </w:r>
      <w:r w:rsidR="002916EE" w:rsidRPr="00AF7794">
        <w:rPr>
          <w:rFonts w:eastAsia="Calibri" w:cstheme="minorHAnsi"/>
          <w:b/>
        </w:rPr>
        <w:t xml:space="preserve"> </w:t>
      </w:r>
      <w:r w:rsidRPr="00AF7794">
        <w:rPr>
          <w:rFonts w:eastAsia="Calibri" w:cstheme="minorHAnsi"/>
          <w:b/>
        </w:rPr>
        <w:t>HOMEWTR1 – HOMEWTR3 FOR EACH ADDRESS PROVIDED IN HOMEADD1 – HOMEADD3.]</w:t>
      </w:r>
    </w:p>
    <w:p w14:paraId="3BE26B19" w14:textId="77777777" w:rsidR="00E96AA3" w:rsidRPr="00AF7794" w:rsidRDefault="00E96AA3" w:rsidP="00440E2A">
      <w:pPr>
        <w:spacing w:after="0" w:line="240" w:lineRule="auto"/>
        <w:rPr>
          <w:rFonts w:eastAsia="Calibri" w:cstheme="minorHAnsi"/>
        </w:rPr>
      </w:pPr>
    </w:p>
    <w:p w14:paraId="59C08125" w14:textId="1D76A1A6" w:rsidR="00B41CE4" w:rsidRDefault="00B41CE4" w:rsidP="00B41CE4">
      <w:pPr>
        <w:spacing w:after="0" w:line="240" w:lineRule="auto"/>
        <w:rPr>
          <w:rFonts w:eastAsia="Calibri"/>
          <w:b/>
          <w:bCs/>
        </w:rPr>
      </w:pPr>
      <w:r>
        <w:rPr>
          <w:rFonts w:eastAsia="Calibri"/>
          <w:b/>
          <w:bCs/>
        </w:rPr>
        <w:t>[DISPLAY HOMEWTR1_1 IF 1</w:t>
      </w:r>
      <w:r w:rsidR="00130FEC" w:rsidRPr="003A5774">
        <w:rPr>
          <w:rFonts w:eastAsia="Calibri"/>
          <w:b/>
          <w:bCs/>
          <w:vertAlign w:val="superscript"/>
        </w:rPr>
        <w:t>ST</w:t>
      </w:r>
      <w:r w:rsidR="00130FEC">
        <w:rPr>
          <w:rFonts w:eastAsia="Calibri"/>
          <w:b/>
          <w:bCs/>
        </w:rPr>
        <w:t xml:space="preserve"> </w:t>
      </w:r>
      <w:r>
        <w:rPr>
          <w:rFonts w:eastAsia="Calibri"/>
          <w:b/>
          <w:bCs/>
        </w:rPr>
        <w:t>ADDRESS SECTION DISPLAYED</w:t>
      </w:r>
    </w:p>
    <w:p w14:paraId="4044ED26" w14:textId="6A78F49C" w:rsidR="00B41CE4" w:rsidRPr="003A5774" w:rsidRDefault="00B41CE4" w:rsidP="003A5774">
      <w:pPr>
        <w:spacing w:after="0" w:line="240" w:lineRule="auto"/>
        <w:rPr>
          <w:rFonts w:eastAsia="Calibri" w:cstheme="minorHAnsi"/>
        </w:rPr>
      </w:pPr>
      <w:r>
        <w:rPr>
          <w:rFonts w:eastAsia="Calibri"/>
          <w:b/>
          <w:bCs/>
        </w:rPr>
        <w:t>ELSE, GO TO INTRO</w:t>
      </w:r>
      <w:r w:rsidR="00130FEC">
        <w:rPr>
          <w:rFonts w:eastAsia="Calibri"/>
          <w:b/>
          <w:bCs/>
        </w:rPr>
        <w:t>SH</w:t>
      </w:r>
      <w:r>
        <w:rPr>
          <w:rFonts w:eastAsia="Calibri"/>
          <w:b/>
          <w:bCs/>
        </w:rPr>
        <w:t>]</w:t>
      </w:r>
    </w:p>
    <w:p w14:paraId="70BF9DA3" w14:textId="63E57C98" w:rsidR="00B2356B" w:rsidRPr="00AF7794" w:rsidRDefault="00C731B1" w:rsidP="008B16AA">
      <w:pPr>
        <w:pStyle w:val="ListParagraph"/>
        <w:numPr>
          <w:ilvl w:val="0"/>
          <w:numId w:val="7"/>
        </w:numPr>
        <w:spacing w:after="0" w:line="240" w:lineRule="auto"/>
        <w:rPr>
          <w:rFonts w:eastAsia="Calibri" w:cstheme="minorHAnsi"/>
        </w:rPr>
      </w:pPr>
      <w:r w:rsidRPr="00AF7794">
        <w:rPr>
          <w:rFonts w:eastAsia="Calibri" w:cstheme="minorHAnsi"/>
        </w:rPr>
        <w:t>[HOMEWTR1</w:t>
      </w:r>
      <w:r w:rsidR="003569EF">
        <w:rPr>
          <w:rFonts w:eastAsia="Calibri" w:cstheme="minorHAnsi"/>
        </w:rPr>
        <w:t>_1</w:t>
      </w:r>
      <w:r w:rsidRPr="00AF7794">
        <w:rPr>
          <w:rFonts w:eastAsia="Calibri" w:cstheme="minorHAnsi"/>
        </w:rPr>
        <w:t xml:space="preserve">] </w:t>
      </w:r>
      <w:r w:rsidR="00B2356B" w:rsidRPr="00AF7794">
        <w:rPr>
          <w:rFonts w:eastAsia="Calibri" w:cstheme="minorHAnsi"/>
        </w:rPr>
        <w:t>What is</w:t>
      </w:r>
      <w:r w:rsidR="00B2356B" w:rsidRPr="00AF7794">
        <w:rPr>
          <w:rFonts w:eastAsia="Calibri" w:cstheme="minorHAnsi"/>
          <w:i/>
        </w:rPr>
        <w:t xml:space="preserve"> </w:t>
      </w:r>
      <w:r w:rsidR="00B2356B" w:rsidRPr="00AF7794">
        <w:rPr>
          <w:rFonts w:eastAsia="Calibri" w:cstheme="minorHAnsi"/>
        </w:rPr>
        <w:t xml:space="preserve">the source of water to </w:t>
      </w:r>
      <w:r w:rsidR="002B2887" w:rsidRPr="00AF7794">
        <w:rPr>
          <w:rFonts w:eastAsia="Calibri" w:cstheme="minorHAnsi"/>
        </w:rPr>
        <w:t>[</w:t>
      </w:r>
      <w:r w:rsidR="00604092" w:rsidRPr="00AF7794">
        <w:rPr>
          <w:rFonts w:eastAsia="Calibri" w:cstheme="minorHAnsi"/>
        </w:rPr>
        <w:t>insert address</w:t>
      </w:r>
      <w:r w:rsidR="00BE5006" w:rsidRPr="00AF7794">
        <w:rPr>
          <w:rFonts w:eastAsia="Calibri" w:cstheme="minorHAnsi"/>
        </w:rPr>
        <w:t xml:space="preserve"> from HOMEADD1</w:t>
      </w:r>
      <w:r w:rsidR="003569EF">
        <w:rPr>
          <w:rFonts w:eastAsia="Calibri" w:cstheme="minorHAnsi"/>
        </w:rPr>
        <w:t>_1</w:t>
      </w:r>
      <w:r w:rsidR="00BE5006" w:rsidRPr="00AF7794">
        <w:rPr>
          <w:rFonts w:eastAsia="Calibri" w:cstheme="minorHAnsi"/>
        </w:rPr>
        <w:t xml:space="preserve"> – HOMEADD3</w:t>
      </w:r>
      <w:r w:rsidR="003569EF">
        <w:rPr>
          <w:rFonts w:eastAsia="Calibri" w:cstheme="minorHAnsi"/>
        </w:rPr>
        <w:t>_1</w:t>
      </w:r>
      <w:r w:rsidR="00604092" w:rsidRPr="00AF7794">
        <w:rPr>
          <w:rFonts w:eastAsia="Calibri" w:cstheme="minorHAnsi"/>
        </w:rPr>
        <w:t>/</w:t>
      </w:r>
      <w:r w:rsidR="00DB4A06">
        <w:rPr>
          <w:rFonts w:eastAsia="Calibri" w:cstheme="minorHAnsi"/>
        </w:rPr>
        <w:t xml:space="preserve">the </w:t>
      </w:r>
      <w:r w:rsidR="008B1F1A" w:rsidRPr="00AF7794">
        <w:rPr>
          <w:rFonts w:eastAsia="Calibri" w:cstheme="minorHAnsi"/>
        </w:rPr>
        <w:t>current address you provided]?</w:t>
      </w:r>
    </w:p>
    <w:p w14:paraId="020F572D" w14:textId="1CB11418" w:rsidR="00B2356B" w:rsidRPr="00AF7794" w:rsidRDefault="71CC2ABE" w:rsidP="008B16AA">
      <w:pPr>
        <w:pStyle w:val="ListParagraph"/>
        <w:numPr>
          <w:ilvl w:val="0"/>
          <w:numId w:val="4"/>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21900EA0" w14:textId="6C948566"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7C507B">
        <w:tab/>
      </w:r>
      <w:r w:rsidRPr="71CC2ABE">
        <w:rPr>
          <w:rFonts w:eastAsia="Calibri"/>
        </w:rPr>
        <w:t xml:space="preserve">A rural water system, community well, or spring serving at least 25 people or 15 </w:t>
      </w:r>
      <w:r w:rsidR="007C507B">
        <w:tab/>
      </w:r>
      <w:r w:rsidR="007C507B">
        <w:tab/>
      </w:r>
      <w:r w:rsidR="007C507B">
        <w:tab/>
      </w:r>
      <w:r w:rsidR="00FB1F82">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2E8DC939" w14:textId="4DCF4E53" w:rsidR="00B2356B" w:rsidRPr="00AF7794" w:rsidRDefault="71CC2ABE" w:rsidP="71CC2ABE">
      <w:pPr>
        <w:pStyle w:val="ListParagraph"/>
        <w:spacing w:before="60" w:after="0" w:line="240" w:lineRule="auto"/>
        <w:ind w:left="0" w:firstLine="720"/>
        <w:rPr>
          <w:rFonts w:eastAsia="Calibri"/>
        </w:rPr>
      </w:pPr>
      <w:r w:rsidRPr="71CC2ABE">
        <w:rPr>
          <w:rFonts w:eastAsia="Calibri"/>
        </w:rPr>
        <w:t>2</w:t>
      </w:r>
      <w:r w:rsidR="007C507B">
        <w:tab/>
      </w:r>
      <w:r w:rsidRPr="71CC2ABE">
        <w:rPr>
          <w:rFonts w:eastAsia="Calibri"/>
        </w:rPr>
        <w:t>Private well or spring</w:t>
      </w:r>
    </w:p>
    <w:p w14:paraId="508550E2" w14:textId="78EC533A" w:rsidR="00B2356B" w:rsidRPr="00AF7794" w:rsidRDefault="71CC2ABE" w:rsidP="71CC2ABE">
      <w:pPr>
        <w:pStyle w:val="ListParagraph"/>
        <w:spacing w:before="60" w:after="0" w:line="240" w:lineRule="auto"/>
        <w:ind w:left="0" w:firstLine="720"/>
        <w:rPr>
          <w:rFonts w:eastAsia="Calibri"/>
        </w:rPr>
      </w:pPr>
      <w:r w:rsidRPr="71CC2ABE">
        <w:rPr>
          <w:rFonts w:eastAsia="Calibri"/>
        </w:rPr>
        <w:t>55</w:t>
      </w:r>
      <w:r w:rsidR="00B73B20">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2887718A" w14:textId="0427F904" w:rsidR="003D42CF" w:rsidRPr="00AF7794" w:rsidRDefault="71CC2ABE" w:rsidP="71CC2ABE">
      <w:pPr>
        <w:pStyle w:val="ListParagraph"/>
        <w:spacing w:before="60" w:after="0" w:line="240" w:lineRule="auto"/>
        <w:ind w:left="0" w:firstLine="720"/>
        <w:rPr>
          <w:rFonts w:eastAsia="Calibri"/>
        </w:rPr>
      </w:pPr>
      <w:r w:rsidRPr="71CC2ABE">
        <w:rPr>
          <w:rFonts w:eastAsia="Calibri"/>
        </w:rPr>
        <w:t>77</w:t>
      </w:r>
      <w:r w:rsidR="00B73B20">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6771BA5D" w14:textId="79B1CDAA" w:rsidR="00527A14" w:rsidRPr="00AF7794" w:rsidRDefault="71CC2ABE" w:rsidP="71CC2ABE">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sidR="003569EF">
        <w:rPr>
          <w:b/>
          <w:bCs/>
          <w:i/>
          <w:iCs/>
        </w:rPr>
        <w:t>_1</w:t>
      </w:r>
    </w:p>
    <w:p w14:paraId="5D8D0786" w14:textId="77777777" w:rsidR="008B1F1A" w:rsidRPr="00AF7794" w:rsidRDefault="008B1F1A" w:rsidP="008B1F1A">
      <w:pPr>
        <w:spacing w:after="0" w:line="240" w:lineRule="auto"/>
        <w:rPr>
          <w:rFonts w:eastAsia="Calibri" w:cstheme="minorHAnsi"/>
          <w:b/>
        </w:rPr>
      </w:pPr>
    </w:p>
    <w:p w14:paraId="12C8BBF4" w14:textId="5D69B710" w:rsidR="00EF3629" w:rsidRDefault="00EF3629" w:rsidP="008B1F1A">
      <w:pPr>
        <w:spacing w:after="0" w:line="240" w:lineRule="auto"/>
        <w:rPr>
          <w:rFonts w:eastAsia="Calibri" w:cstheme="minorHAnsi"/>
          <w:b/>
        </w:rPr>
      </w:pPr>
      <w:r>
        <w:rPr>
          <w:rFonts w:eastAsia="Calibri" w:cstheme="minorHAnsi"/>
          <w:b/>
        </w:rPr>
        <w:t>[DISPLAY HOMEWTR2_1 IF HOMEWTR1_1= 2</w:t>
      </w:r>
    </w:p>
    <w:p w14:paraId="131B48E8" w14:textId="194D7F1A" w:rsidR="005E04C1" w:rsidRPr="00AF7794" w:rsidRDefault="00ED2993" w:rsidP="003A5774">
      <w:pPr>
        <w:spacing w:after="0" w:line="240" w:lineRule="auto"/>
        <w:rPr>
          <w:rFonts w:eastAsia="Calibri" w:cstheme="minorHAnsi"/>
          <w:b/>
        </w:rPr>
      </w:pPr>
      <w:r>
        <w:rPr>
          <w:rFonts w:eastAsia="Calibri" w:cstheme="minorHAnsi"/>
          <w:b/>
        </w:rPr>
        <w:t>ELSE, GO TO HOMEWTR3_1]</w:t>
      </w:r>
    </w:p>
    <w:p w14:paraId="47C302D7" w14:textId="4E899C5E" w:rsidR="00B2356B" w:rsidRPr="00AF7794" w:rsidRDefault="00C731B1" w:rsidP="008B16AA">
      <w:pPr>
        <w:pStyle w:val="ListParagraph"/>
        <w:numPr>
          <w:ilvl w:val="0"/>
          <w:numId w:val="7"/>
        </w:numPr>
        <w:spacing w:after="0" w:line="240" w:lineRule="auto"/>
        <w:rPr>
          <w:rFonts w:eastAsia="Calibri" w:cstheme="minorHAnsi"/>
        </w:rPr>
      </w:pPr>
      <w:r w:rsidRPr="00AF7794">
        <w:rPr>
          <w:rFonts w:eastAsia="Calibri" w:cstheme="minorHAnsi"/>
        </w:rPr>
        <w:t>[HOMEWTR2</w:t>
      </w:r>
      <w:r w:rsidR="003569EF">
        <w:rPr>
          <w:rFonts w:eastAsia="Calibri" w:cstheme="minorHAnsi"/>
        </w:rPr>
        <w:t>_1</w:t>
      </w:r>
      <w:r w:rsidRPr="00AF7794">
        <w:rPr>
          <w:rFonts w:eastAsia="Calibri" w:cstheme="minorHAnsi"/>
        </w:rPr>
        <w:t xml:space="preserve">] </w:t>
      </w:r>
      <w:r w:rsidR="009A6781" w:rsidRPr="00AF7794">
        <w:rPr>
          <w:rFonts w:eastAsia="Calibri" w:cstheme="minorHAnsi"/>
        </w:rPr>
        <w:t>About how deep is your private well?</w:t>
      </w:r>
    </w:p>
    <w:p w14:paraId="1F50CA26" w14:textId="7DC47823" w:rsidR="00B2356B" w:rsidRPr="003A5774" w:rsidRDefault="00733A74" w:rsidP="003A5774">
      <w:pPr>
        <w:spacing w:before="60" w:after="0" w:line="240" w:lineRule="auto"/>
        <w:ind w:firstLine="720"/>
        <w:rPr>
          <w:rFonts w:eastAsia="Calibri"/>
        </w:rPr>
      </w:pPr>
      <w:r>
        <w:rPr>
          <w:rFonts w:eastAsia="Calibri"/>
        </w:rPr>
        <w:t>0</w:t>
      </w:r>
      <w:r>
        <w:rPr>
          <w:rFonts w:eastAsia="Calibri"/>
        </w:rPr>
        <w:tab/>
      </w:r>
      <w:r w:rsidR="71CC2ABE" w:rsidRPr="003A5774">
        <w:rPr>
          <w:rFonts w:eastAsia="Calibri"/>
        </w:rPr>
        <w:t>Less than 50 feet</w:t>
      </w:r>
    </w:p>
    <w:p w14:paraId="7967D7B0" w14:textId="0CCC9B3F" w:rsidR="00B2356B" w:rsidRPr="00AF7794" w:rsidRDefault="0FC45AAF" w:rsidP="003A5774">
      <w:pPr>
        <w:pStyle w:val="ListParagraph"/>
        <w:spacing w:after="0" w:line="240" w:lineRule="auto"/>
        <w:ind w:left="0" w:firstLine="720"/>
        <w:rPr>
          <w:rFonts w:eastAsia="Calibri"/>
        </w:rPr>
      </w:pPr>
      <w:r w:rsidRPr="0FC45AAF">
        <w:rPr>
          <w:rFonts w:eastAsia="Calibri"/>
        </w:rPr>
        <w:t>1</w:t>
      </w:r>
      <w:r w:rsidR="00D14DE8">
        <w:tab/>
      </w:r>
      <w:r w:rsidRPr="0FC45AAF">
        <w:rPr>
          <w:rFonts w:eastAsia="Calibri"/>
        </w:rPr>
        <w:t>50 to 100 feet</w:t>
      </w:r>
    </w:p>
    <w:p w14:paraId="1FCA6A82" w14:textId="7722E0F6" w:rsidR="00B2356B" w:rsidRPr="00AF7794" w:rsidRDefault="0FC45AAF" w:rsidP="71CC2ABE">
      <w:pPr>
        <w:pStyle w:val="ListParagraph"/>
        <w:spacing w:before="60" w:after="0" w:line="240" w:lineRule="auto"/>
        <w:ind w:left="0" w:firstLine="720"/>
        <w:rPr>
          <w:rFonts w:eastAsia="Calibri"/>
        </w:rPr>
      </w:pPr>
      <w:r w:rsidRPr="0FC45AAF">
        <w:rPr>
          <w:rFonts w:eastAsia="Calibri"/>
        </w:rPr>
        <w:t>2</w:t>
      </w:r>
      <w:r w:rsidR="00D14DE8">
        <w:tab/>
      </w:r>
      <w:r w:rsidRPr="0FC45AAF">
        <w:rPr>
          <w:rFonts w:eastAsia="Calibri"/>
        </w:rPr>
        <w:t>101 to 150 feet</w:t>
      </w:r>
    </w:p>
    <w:p w14:paraId="3364C289" w14:textId="7EA873A3" w:rsidR="00B2356B" w:rsidRPr="00AF7794" w:rsidRDefault="0FC45AAF" w:rsidP="71CC2ABE">
      <w:pPr>
        <w:pStyle w:val="ListParagraph"/>
        <w:spacing w:before="60" w:after="0" w:line="240" w:lineRule="auto"/>
        <w:ind w:left="0" w:firstLine="720"/>
        <w:rPr>
          <w:rFonts w:eastAsia="Calibri"/>
        </w:rPr>
      </w:pPr>
      <w:r w:rsidRPr="0FC45AAF">
        <w:rPr>
          <w:rFonts w:eastAsia="Calibri"/>
        </w:rPr>
        <w:t>3</w:t>
      </w:r>
      <w:r w:rsidR="00D14DE8">
        <w:tab/>
      </w:r>
      <w:r w:rsidRPr="0FC45AAF">
        <w:rPr>
          <w:rFonts w:eastAsia="Calibri"/>
        </w:rPr>
        <w:t>151 to 250 feet</w:t>
      </w:r>
    </w:p>
    <w:p w14:paraId="3B87DC49" w14:textId="0E6C6CE9" w:rsidR="00B2356B" w:rsidRPr="00AF7794" w:rsidRDefault="0FC45AAF" w:rsidP="71CC2ABE">
      <w:pPr>
        <w:pStyle w:val="ListParagraph"/>
        <w:spacing w:before="60" w:after="0" w:line="240" w:lineRule="auto"/>
        <w:ind w:left="0" w:firstLine="720"/>
        <w:rPr>
          <w:rFonts w:eastAsia="Calibri"/>
        </w:rPr>
      </w:pPr>
      <w:r w:rsidRPr="0FC45AAF">
        <w:rPr>
          <w:rFonts w:eastAsia="Calibri"/>
        </w:rPr>
        <w:t>4</w:t>
      </w:r>
      <w:r w:rsidR="00D14DE8">
        <w:tab/>
      </w:r>
      <w:r w:rsidRPr="0FC45AAF">
        <w:rPr>
          <w:rFonts w:eastAsia="Calibri"/>
        </w:rPr>
        <w:t>251 to 500 feet</w:t>
      </w:r>
    </w:p>
    <w:p w14:paraId="661AA02E" w14:textId="32BF3642" w:rsidR="00B2356B" w:rsidRPr="00AF7794" w:rsidRDefault="71CC2ABE" w:rsidP="71CC2ABE">
      <w:pPr>
        <w:pStyle w:val="ListParagraph"/>
        <w:spacing w:before="60" w:after="0" w:line="240" w:lineRule="auto"/>
        <w:ind w:left="0" w:firstLine="720"/>
        <w:rPr>
          <w:rFonts w:eastAsia="Calibri"/>
        </w:rPr>
      </w:pPr>
      <w:r w:rsidRPr="71CC2ABE">
        <w:rPr>
          <w:rFonts w:eastAsia="Calibri"/>
        </w:rPr>
        <w:t>5</w:t>
      </w:r>
      <w:r w:rsidR="00D14DE8">
        <w:tab/>
      </w:r>
      <w:r w:rsidRPr="71CC2ABE">
        <w:rPr>
          <w:rFonts w:eastAsia="Calibri"/>
        </w:rPr>
        <w:t>More than 500 feet</w:t>
      </w:r>
    </w:p>
    <w:p w14:paraId="267FDF60" w14:textId="0F2ED3C3" w:rsidR="00B2356B" w:rsidRPr="00AF7794" w:rsidRDefault="71CC2ABE" w:rsidP="71CC2ABE">
      <w:pPr>
        <w:pStyle w:val="ListParagraph"/>
        <w:spacing w:before="60" w:after="0" w:line="240" w:lineRule="auto"/>
        <w:ind w:left="0" w:firstLine="720"/>
        <w:rPr>
          <w:rFonts w:eastAsia="Calibri"/>
        </w:rPr>
      </w:pPr>
      <w:r w:rsidRPr="71CC2ABE">
        <w:rPr>
          <w:rFonts w:eastAsia="Calibri"/>
        </w:rPr>
        <w:t>77</w:t>
      </w:r>
      <w:r w:rsidR="00E93CD7">
        <w:tab/>
      </w:r>
      <w:r w:rsidRPr="71CC2ABE">
        <w:rPr>
          <w:rFonts w:eastAsia="Calibri"/>
        </w:rPr>
        <w:t>Don’t know</w:t>
      </w:r>
    </w:p>
    <w:p w14:paraId="70191AA2" w14:textId="4C0ED445" w:rsidR="00527A14" w:rsidRPr="00AF7794" w:rsidRDefault="71CC2ABE" w:rsidP="003A577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sidR="003569EF">
        <w:rPr>
          <w:b/>
          <w:bCs/>
          <w:i/>
          <w:iCs/>
        </w:rPr>
        <w:t>_1</w:t>
      </w:r>
    </w:p>
    <w:p w14:paraId="35BD47AE" w14:textId="77777777" w:rsidR="0084007F" w:rsidRDefault="0084007F" w:rsidP="008B1F1A">
      <w:pPr>
        <w:spacing w:after="0" w:line="240" w:lineRule="auto"/>
        <w:rPr>
          <w:rFonts w:eastAsia="Calibri" w:cstheme="minorHAnsi"/>
          <w:b/>
        </w:rPr>
      </w:pPr>
    </w:p>
    <w:p w14:paraId="6A09E6DB" w14:textId="6BE5FCF2" w:rsidR="006C3199" w:rsidRPr="003A5774" w:rsidRDefault="003569EF" w:rsidP="008B16AA">
      <w:pPr>
        <w:pStyle w:val="ListParagraph"/>
        <w:numPr>
          <w:ilvl w:val="0"/>
          <w:numId w:val="7"/>
        </w:numPr>
        <w:spacing w:after="0" w:line="240" w:lineRule="auto"/>
        <w:rPr>
          <w:rFonts w:eastAsia="Calibri"/>
        </w:rPr>
      </w:pPr>
      <w:r>
        <w:rPr>
          <w:rFonts w:eastAsia="Calibri"/>
        </w:rPr>
        <w:t>[HOMEWTR3_1]</w:t>
      </w:r>
      <w:r w:rsidR="00FB1F82" w:rsidRPr="00FB1F82">
        <w:rPr>
          <w:rFonts w:eastAsia="Calibri" w:cstheme="minorHAnsi"/>
        </w:rPr>
        <w:t xml:space="preserve"> </w:t>
      </w:r>
      <w:r w:rsidR="006C3199" w:rsidRPr="003A5774">
        <w:rPr>
          <w:rFonts w:eastAsia="Calibri"/>
        </w:rPr>
        <w:t>What is the main source of water that you drink at [insert address from HOMEADD1_</w:t>
      </w:r>
      <w:r w:rsidR="00644D32" w:rsidRPr="003A5774">
        <w:rPr>
          <w:rFonts w:eastAsia="Calibri"/>
        </w:rPr>
        <w:t>1</w:t>
      </w:r>
      <w:r w:rsidR="006C3199" w:rsidRPr="003A5774">
        <w:rPr>
          <w:rFonts w:eastAsia="Calibri"/>
        </w:rPr>
        <w:t xml:space="preserve"> – HOMEADD3_1/</w:t>
      </w:r>
      <w:r w:rsidR="008674D0">
        <w:rPr>
          <w:rFonts w:eastAsia="Calibri"/>
        </w:rPr>
        <w:t xml:space="preserve">the </w:t>
      </w:r>
      <w:r w:rsidR="006C3199" w:rsidRPr="003A5774">
        <w:rPr>
          <w:rFonts w:eastAsia="Calibri"/>
        </w:rPr>
        <w:t xml:space="preserve">current address you provided]? Please think about water you used to make drinks such as coffee and tea, and plain water that you drink.       </w:t>
      </w:r>
    </w:p>
    <w:p w14:paraId="18EA574C" w14:textId="77777777" w:rsidR="006C3199" w:rsidRPr="004E0102" w:rsidRDefault="006C3199" w:rsidP="006C3199">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7123BC1F" w14:textId="77777777" w:rsidR="006C3199" w:rsidRPr="00AF7794" w:rsidRDefault="006C3199" w:rsidP="006C3199">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02F4F657" w14:textId="77777777" w:rsidR="006C3199" w:rsidRPr="00AF7794" w:rsidRDefault="006C3199" w:rsidP="006C3199">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0A9B0B80" w14:textId="77777777" w:rsidR="006C3199" w:rsidRPr="00AF7794" w:rsidRDefault="006C3199" w:rsidP="006C3199">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7914E133" w14:textId="77777777" w:rsidR="006C3199" w:rsidRPr="00AF7794" w:rsidRDefault="006C3199" w:rsidP="006C3199">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31105F19" w14:textId="77777777" w:rsidR="006C3199" w:rsidRPr="00AF7794" w:rsidRDefault="006C3199" w:rsidP="006C3199">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5C1D1D45" w14:textId="77777777" w:rsidR="006C3199" w:rsidRPr="00AF7794" w:rsidRDefault="006C3199" w:rsidP="006C3199">
      <w:pPr>
        <w:pStyle w:val="ListParagraph"/>
        <w:spacing w:before="60" w:after="0" w:line="240" w:lineRule="auto"/>
        <w:rPr>
          <w:rFonts w:eastAsia="Calibri"/>
        </w:rPr>
      </w:pPr>
      <w:r w:rsidRPr="71CC2ABE">
        <w:rPr>
          <w:rFonts w:eastAsia="Calibri"/>
        </w:rPr>
        <w:lastRenderedPageBreak/>
        <w:t>55</w:t>
      </w:r>
      <w:r>
        <w:tab/>
      </w:r>
      <w:r w:rsidRPr="71CC2ABE">
        <w:rPr>
          <w:rFonts w:eastAsia="Calibri"/>
        </w:rPr>
        <w:t>Other: Please describe [text box]</w:t>
      </w:r>
      <w:r w:rsidRPr="71CC2ABE">
        <w:rPr>
          <w:color w:val="00B050"/>
        </w:rPr>
        <w:t xml:space="preserve"> </w:t>
      </w:r>
    </w:p>
    <w:p w14:paraId="63F8BC14" w14:textId="77777777" w:rsidR="006C3199" w:rsidRPr="00AF7794" w:rsidRDefault="006C3199" w:rsidP="006C3199">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8542734" w14:textId="0BDDDE9B" w:rsidR="006C3199" w:rsidRDefault="006C3199" w:rsidP="006C3199">
      <w:pPr>
        <w:pStyle w:val="ListParagraph"/>
        <w:spacing w:before="60" w:after="0" w:line="240" w:lineRule="auto"/>
        <w:rPr>
          <w:rFonts w:eastAsia="Calibri"/>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HOMEWTR1_2</w:t>
      </w:r>
    </w:p>
    <w:p w14:paraId="59B1A564" w14:textId="77777777" w:rsidR="00DE3B35" w:rsidRDefault="00DE3B35" w:rsidP="006C3199">
      <w:pPr>
        <w:pStyle w:val="ListParagraph"/>
        <w:spacing w:before="60" w:after="0" w:line="240" w:lineRule="auto"/>
        <w:rPr>
          <w:rFonts w:eastAsia="Calibri"/>
          <w:b/>
          <w:bCs/>
          <w:i/>
          <w:iCs/>
        </w:rPr>
      </w:pPr>
    </w:p>
    <w:p w14:paraId="6046DAC7" w14:textId="77777777" w:rsidR="00DE3B35" w:rsidRPr="003A5774" w:rsidRDefault="00DE3B35" w:rsidP="003A5774">
      <w:pPr>
        <w:spacing w:after="0" w:line="240" w:lineRule="auto"/>
        <w:rPr>
          <w:i/>
          <w:iCs/>
        </w:rPr>
      </w:pPr>
      <w:r w:rsidRPr="003A5774">
        <w:rPr>
          <w:i/>
          <w:iCs/>
        </w:rPr>
        <w:t>[Informational text to accompany the first response category above: Please only include water that has</w:t>
      </w:r>
    </w:p>
    <w:p w14:paraId="1943DFEF" w14:textId="77777777" w:rsidR="00DE3B35" w:rsidRPr="003A5774" w:rsidRDefault="00DE3B35" w:rsidP="003A5774">
      <w:pPr>
        <w:spacing w:after="0" w:line="240" w:lineRule="auto"/>
        <w:rPr>
          <w:i/>
          <w:iCs/>
        </w:rPr>
      </w:pPr>
      <w:r w:rsidRPr="003A5774">
        <w:rPr>
          <w:i/>
          <w:iCs/>
        </w:rPr>
        <w:t>not been filtered or treated through reverse osmosis, distillation, or filters that remove lead, chlorine,</w:t>
      </w:r>
    </w:p>
    <w:p w14:paraId="5BF28CEB" w14:textId="77777777" w:rsidR="00DE3B35" w:rsidRPr="003A5774" w:rsidRDefault="00DE3B35" w:rsidP="003A5774">
      <w:pPr>
        <w:spacing w:after="0" w:line="240" w:lineRule="auto"/>
        <w:rPr>
          <w:i/>
          <w:iCs/>
        </w:rPr>
      </w:pPr>
      <w:r w:rsidRPr="003A5774">
        <w:rPr>
          <w:i/>
          <w:iCs/>
        </w:rPr>
        <w:t>pesticides, or other chemicals. You can include water filtered with water softeners, which are filters that</w:t>
      </w:r>
    </w:p>
    <w:p w14:paraId="15479D08" w14:textId="0314FCF3" w:rsidR="00DE3B35" w:rsidRPr="003A5774" w:rsidRDefault="00DE3B35" w:rsidP="003A5774">
      <w:pPr>
        <w:spacing w:after="0" w:line="240" w:lineRule="auto"/>
        <w:rPr>
          <w:i/>
          <w:iCs/>
        </w:rPr>
      </w:pPr>
      <w:r w:rsidRPr="003A5774">
        <w:rPr>
          <w:i/>
          <w:iCs/>
        </w:rPr>
        <w:t>remove only sediment from the water.]</w:t>
      </w:r>
    </w:p>
    <w:p w14:paraId="58B953B4" w14:textId="0CFB4A5C" w:rsidR="00644D32" w:rsidRDefault="00644D32" w:rsidP="00644D32">
      <w:pPr>
        <w:spacing w:after="0" w:line="240" w:lineRule="auto"/>
        <w:rPr>
          <w:rFonts w:eastAsia="Calibri"/>
        </w:rPr>
      </w:pPr>
    </w:p>
    <w:p w14:paraId="508D3EFC" w14:textId="0A326D1B" w:rsidR="00644D32" w:rsidRDefault="00644D32" w:rsidP="00644D32">
      <w:pPr>
        <w:spacing w:after="0" w:line="240" w:lineRule="auto"/>
        <w:rPr>
          <w:rFonts w:eastAsia="Calibri"/>
          <w:b/>
          <w:bCs/>
        </w:rPr>
      </w:pPr>
      <w:r>
        <w:rPr>
          <w:rFonts w:eastAsia="Calibri"/>
          <w:b/>
          <w:bCs/>
        </w:rPr>
        <w:t>[DISPLAY HOMEWTR1_2 IF 2</w:t>
      </w:r>
      <w:r w:rsidRPr="003A5774">
        <w:rPr>
          <w:rFonts w:eastAsia="Calibri"/>
          <w:b/>
          <w:bCs/>
          <w:vertAlign w:val="superscript"/>
        </w:rPr>
        <w:t>nd</w:t>
      </w:r>
      <w:r>
        <w:rPr>
          <w:rFonts w:eastAsia="Calibri"/>
          <w:b/>
          <w:bCs/>
        </w:rPr>
        <w:t xml:space="preserve"> ADDRESS SECTION DISPLAYED</w:t>
      </w:r>
    </w:p>
    <w:p w14:paraId="1F6058FB" w14:textId="27B904C9" w:rsidR="00644D32" w:rsidRPr="003A5774" w:rsidRDefault="00644D32" w:rsidP="003A5774">
      <w:pPr>
        <w:spacing w:after="0" w:line="240" w:lineRule="auto"/>
        <w:rPr>
          <w:rFonts w:eastAsia="Calibri" w:cstheme="minorHAnsi"/>
        </w:rPr>
      </w:pPr>
      <w:r>
        <w:rPr>
          <w:rFonts w:eastAsia="Calibri"/>
          <w:b/>
          <w:bCs/>
        </w:rPr>
        <w:t>ELSE, GO TO INTROSH]</w:t>
      </w:r>
    </w:p>
    <w:p w14:paraId="53A07D58" w14:textId="474E002F" w:rsidR="00DB4A06" w:rsidRPr="003A5774" w:rsidRDefault="00482940" w:rsidP="008B16AA">
      <w:pPr>
        <w:pStyle w:val="ListParagraph"/>
        <w:numPr>
          <w:ilvl w:val="0"/>
          <w:numId w:val="7"/>
        </w:numPr>
        <w:spacing w:after="0" w:line="240" w:lineRule="auto"/>
        <w:rPr>
          <w:rFonts w:eastAsia="Calibri"/>
        </w:rPr>
      </w:pPr>
      <w:r>
        <w:rPr>
          <w:rFonts w:eastAsia="Calibri"/>
        </w:rPr>
        <w:t>[HOMEWTR1_</w:t>
      </w:r>
      <w:r w:rsidR="00C51A10">
        <w:rPr>
          <w:rFonts w:eastAsia="Calibri"/>
        </w:rPr>
        <w:t>2</w:t>
      </w:r>
      <w:r>
        <w:rPr>
          <w:rFonts w:eastAsia="Calibri"/>
        </w:rPr>
        <w:t>]</w:t>
      </w:r>
      <w:r w:rsidR="00DB4A06" w:rsidRPr="00DB4A06">
        <w:rPr>
          <w:rFonts w:eastAsia="Calibri" w:cstheme="minorHAnsi"/>
        </w:rPr>
        <w:t xml:space="preserve"> </w:t>
      </w:r>
      <w:r w:rsidR="00DB4A06" w:rsidRPr="00AF7794">
        <w:rPr>
          <w:rFonts w:eastAsia="Calibri" w:cstheme="minorHAnsi"/>
        </w:rPr>
        <w:t>What was</w:t>
      </w:r>
      <w:r w:rsidR="00DB4A06" w:rsidRPr="00AF7794">
        <w:rPr>
          <w:rFonts w:eastAsia="Calibri" w:cstheme="minorHAnsi"/>
          <w:i/>
        </w:rPr>
        <w:t xml:space="preserve"> </w:t>
      </w:r>
      <w:r w:rsidR="00DB4A06" w:rsidRPr="00AF7794">
        <w:rPr>
          <w:rFonts w:eastAsia="Calibri" w:cstheme="minorHAnsi"/>
        </w:rPr>
        <w:t>the source of water to [insert address from HOMEADD1</w:t>
      </w:r>
      <w:r w:rsidR="00DB4A06">
        <w:rPr>
          <w:rFonts w:eastAsia="Calibri" w:cstheme="minorHAnsi"/>
        </w:rPr>
        <w:t>_2</w:t>
      </w:r>
      <w:r w:rsidR="00DB4A06" w:rsidRPr="00AF7794">
        <w:rPr>
          <w:rFonts w:eastAsia="Calibri" w:cstheme="minorHAnsi"/>
        </w:rPr>
        <w:t xml:space="preserve"> – HOMEADD3</w:t>
      </w:r>
      <w:r w:rsidR="00DB4A06">
        <w:rPr>
          <w:rFonts w:eastAsia="Calibri" w:cstheme="minorHAnsi"/>
        </w:rPr>
        <w:t>_2</w:t>
      </w:r>
      <w:r w:rsidR="00DB4A06" w:rsidRPr="00AF7794">
        <w:rPr>
          <w:rFonts w:eastAsia="Calibri" w:cstheme="minorHAnsi"/>
        </w:rPr>
        <w:t>/the 2</w:t>
      </w:r>
      <w:r w:rsidR="00DB4A06" w:rsidRPr="00AF7794">
        <w:rPr>
          <w:rFonts w:eastAsia="Calibri" w:cstheme="minorHAnsi"/>
          <w:vertAlign w:val="superscript"/>
        </w:rPr>
        <w:t>nd</w:t>
      </w:r>
      <w:r w:rsidR="00DB4A06" w:rsidRPr="00AF7794">
        <w:rPr>
          <w:rFonts w:eastAsia="Calibri" w:cstheme="minorHAnsi"/>
        </w:rPr>
        <w:t xml:space="preserve"> address you provided]?</w:t>
      </w:r>
    </w:p>
    <w:p w14:paraId="4EF58444" w14:textId="06B84FEF" w:rsidR="00DB4A06" w:rsidRPr="003A5774" w:rsidRDefault="00F77E13" w:rsidP="003A5774">
      <w:pPr>
        <w:spacing w:before="60" w:after="0" w:line="240" w:lineRule="auto"/>
        <w:ind w:firstLine="720"/>
        <w:rPr>
          <w:rFonts w:eastAsia="Calibri"/>
        </w:rPr>
      </w:pPr>
      <w:r>
        <w:rPr>
          <w:rFonts w:eastAsia="Calibri"/>
        </w:rPr>
        <w:t>0</w:t>
      </w:r>
      <w:r>
        <w:rPr>
          <w:rFonts w:eastAsia="Calibri"/>
        </w:rPr>
        <w:tab/>
      </w:r>
      <w:r w:rsidR="00DB4A06" w:rsidRPr="003A5774">
        <w:rPr>
          <w:rFonts w:eastAsia="Calibri"/>
        </w:rPr>
        <w:t xml:space="preserve">A public or municipal water supply </w:t>
      </w:r>
      <w:r w:rsidR="00DB4A06" w:rsidRPr="00F77E13">
        <w:rPr>
          <w:rFonts w:ascii="Wingdings" w:eastAsia="Wingdings" w:hAnsi="Wingdings" w:cs="Wingdings"/>
          <w:b/>
          <w:bCs/>
        </w:rPr>
        <w:t>à</w:t>
      </w:r>
      <w:r w:rsidR="00DB4A06" w:rsidRPr="003A5774">
        <w:rPr>
          <w:rFonts w:eastAsia="Calibri"/>
          <w:b/>
          <w:bCs/>
        </w:rPr>
        <w:t xml:space="preserve"> GO TO HOMEWTR3_</w:t>
      </w:r>
      <w:r>
        <w:rPr>
          <w:rFonts w:eastAsia="Calibri"/>
          <w:b/>
          <w:bCs/>
        </w:rPr>
        <w:t>2</w:t>
      </w:r>
    </w:p>
    <w:p w14:paraId="3BE002BD" w14:textId="0D4A8444" w:rsidR="00DB4A06" w:rsidRPr="00AF7794" w:rsidRDefault="00DB4A06" w:rsidP="000E1C8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F77E13">
        <w:rPr>
          <w:rFonts w:eastAsia="Calibri"/>
          <w:b/>
          <w:bCs/>
        </w:rPr>
        <w:t>2</w:t>
      </w:r>
    </w:p>
    <w:p w14:paraId="1BD5E4EE" w14:textId="77777777" w:rsidR="00DB4A06" w:rsidRPr="00AF7794" w:rsidRDefault="00DB4A06" w:rsidP="00DB4A06">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77BC30E2" w14:textId="3137C5B7" w:rsidR="00DB4A06" w:rsidRPr="00AF7794" w:rsidRDefault="00DB4A06" w:rsidP="00DB4A06">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F77E13">
        <w:rPr>
          <w:rFonts w:eastAsia="Calibri"/>
          <w:b/>
          <w:bCs/>
        </w:rPr>
        <w:t>2</w:t>
      </w:r>
    </w:p>
    <w:p w14:paraId="09AC57AC" w14:textId="34FBA1C9" w:rsidR="00DB4A06" w:rsidRPr="00AF7794" w:rsidRDefault="00DB4A06" w:rsidP="00DB4A0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F77E13">
        <w:rPr>
          <w:rFonts w:eastAsia="Calibri"/>
          <w:b/>
          <w:bCs/>
        </w:rPr>
        <w:t>2</w:t>
      </w:r>
    </w:p>
    <w:p w14:paraId="33AC27D8" w14:textId="2B63C6A5" w:rsidR="00DB4A06" w:rsidRPr="00AF7794" w:rsidRDefault="00DB4A06" w:rsidP="00DB4A0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F77E13">
        <w:rPr>
          <w:b/>
          <w:bCs/>
          <w:i/>
          <w:iCs/>
        </w:rPr>
        <w:t>2</w:t>
      </w:r>
    </w:p>
    <w:p w14:paraId="0C435D87" w14:textId="0AA4232B" w:rsidR="00ED2993" w:rsidRDefault="00ED2993" w:rsidP="00ED2993">
      <w:pPr>
        <w:spacing w:after="0" w:line="240" w:lineRule="auto"/>
        <w:rPr>
          <w:rFonts w:eastAsia="Calibri"/>
        </w:rPr>
      </w:pPr>
    </w:p>
    <w:p w14:paraId="5CBAB280" w14:textId="018006C7" w:rsidR="00ED2993" w:rsidRDefault="00ED2993" w:rsidP="00ED2993">
      <w:pPr>
        <w:spacing w:after="0" w:line="240" w:lineRule="auto"/>
        <w:rPr>
          <w:rFonts w:eastAsia="Calibri" w:cstheme="minorHAnsi"/>
          <w:b/>
        </w:rPr>
      </w:pPr>
      <w:r>
        <w:rPr>
          <w:rFonts w:eastAsia="Calibri" w:cstheme="minorHAnsi"/>
          <w:b/>
        </w:rPr>
        <w:t>[DISPLAY HOMEWTR2_2 IF HOMEWTR1_2= 2</w:t>
      </w:r>
    </w:p>
    <w:p w14:paraId="55E5DA5F" w14:textId="469754D8" w:rsidR="00ED2993" w:rsidRPr="003A5774" w:rsidRDefault="00ED2993" w:rsidP="003A5774">
      <w:pPr>
        <w:spacing w:after="0" w:line="240" w:lineRule="auto"/>
        <w:rPr>
          <w:rFonts w:eastAsia="Calibri"/>
        </w:rPr>
      </w:pPr>
      <w:r>
        <w:rPr>
          <w:rFonts w:eastAsia="Calibri" w:cstheme="minorHAnsi"/>
          <w:b/>
        </w:rPr>
        <w:t>ELSE, GO TO HOMEWTR3_2]</w:t>
      </w:r>
    </w:p>
    <w:p w14:paraId="6D32B06A" w14:textId="5EFDAACD" w:rsidR="00733A74" w:rsidRPr="003A5774" w:rsidRDefault="00482940" w:rsidP="008B16AA">
      <w:pPr>
        <w:pStyle w:val="ListParagraph"/>
        <w:numPr>
          <w:ilvl w:val="0"/>
          <w:numId w:val="7"/>
        </w:numPr>
        <w:spacing w:after="0" w:line="240" w:lineRule="auto"/>
        <w:rPr>
          <w:rFonts w:eastAsia="Calibri"/>
        </w:rPr>
      </w:pPr>
      <w:r>
        <w:rPr>
          <w:rFonts w:eastAsia="Calibri"/>
        </w:rPr>
        <w:t>[HOMEWTR2_</w:t>
      </w:r>
      <w:r w:rsidR="00C51A10">
        <w:rPr>
          <w:rFonts w:eastAsia="Calibri"/>
        </w:rPr>
        <w:t>2</w:t>
      </w:r>
      <w:r>
        <w:rPr>
          <w:rFonts w:eastAsia="Calibri"/>
        </w:rPr>
        <w:t>]</w:t>
      </w:r>
      <w:r w:rsidR="00070F6C">
        <w:rPr>
          <w:rFonts w:eastAsia="Calibri"/>
        </w:rPr>
        <w:t xml:space="preserve"> </w:t>
      </w:r>
      <w:r w:rsidR="00733A74" w:rsidRPr="003A5774">
        <w:rPr>
          <w:rFonts w:eastAsia="Calibri" w:cstheme="minorHAnsi"/>
        </w:rPr>
        <w:t>About how deep was your private well?</w:t>
      </w:r>
    </w:p>
    <w:p w14:paraId="4CA6BE7B" w14:textId="77777777" w:rsidR="00733A74" w:rsidRPr="004E0102" w:rsidRDefault="00733A74" w:rsidP="003A577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33E644C8" w14:textId="77777777" w:rsidR="00733A74" w:rsidRPr="00AF7794" w:rsidRDefault="00733A74" w:rsidP="00733A7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3E98D2A" w14:textId="77777777" w:rsidR="00733A74" w:rsidRPr="00AF7794" w:rsidRDefault="00733A74" w:rsidP="00733A7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51D95C4C" w14:textId="77777777" w:rsidR="00733A74" w:rsidRPr="00AF7794" w:rsidRDefault="00733A74" w:rsidP="00733A7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1AB6B9DC" w14:textId="77777777" w:rsidR="00733A74" w:rsidRPr="00AF7794" w:rsidRDefault="00733A74" w:rsidP="00733A7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6F04F620" w14:textId="77777777" w:rsidR="00733A74" w:rsidRPr="00AF7794" w:rsidRDefault="00733A74" w:rsidP="00733A7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2C631539" w14:textId="77777777" w:rsidR="00733A74" w:rsidRPr="00AF7794" w:rsidRDefault="00733A74" w:rsidP="00733A7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7031FF40" w14:textId="2451F724" w:rsidR="00733A74" w:rsidRPr="00AF7794" w:rsidRDefault="00733A74" w:rsidP="00733A7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070F6C">
        <w:rPr>
          <w:b/>
          <w:bCs/>
          <w:i/>
          <w:iCs/>
        </w:rPr>
        <w:t>2</w:t>
      </w:r>
    </w:p>
    <w:p w14:paraId="730343C6" w14:textId="77777777" w:rsidR="00733A74" w:rsidRDefault="00733A74" w:rsidP="003A5774">
      <w:pPr>
        <w:pStyle w:val="ListParagraph"/>
        <w:spacing w:after="0" w:line="240" w:lineRule="auto"/>
        <w:rPr>
          <w:rFonts w:eastAsia="Calibri"/>
        </w:rPr>
      </w:pPr>
    </w:p>
    <w:p w14:paraId="13A1DF95" w14:textId="1D99F9DE" w:rsidR="00644D32" w:rsidRPr="003A5774" w:rsidRDefault="00482940" w:rsidP="008B16AA">
      <w:pPr>
        <w:pStyle w:val="ListParagraph"/>
        <w:numPr>
          <w:ilvl w:val="0"/>
          <w:numId w:val="7"/>
        </w:numPr>
        <w:spacing w:after="0" w:line="240" w:lineRule="auto"/>
        <w:rPr>
          <w:rFonts w:eastAsia="Calibri"/>
        </w:rPr>
      </w:pPr>
      <w:r>
        <w:rPr>
          <w:rFonts w:eastAsia="Calibri"/>
        </w:rPr>
        <w:t>[HOMEWTR3_</w:t>
      </w:r>
      <w:r w:rsidR="00C51A10">
        <w:rPr>
          <w:rFonts w:eastAsia="Calibri"/>
        </w:rPr>
        <w:t>2</w:t>
      </w:r>
      <w:r>
        <w:rPr>
          <w:rFonts w:eastAsia="Calibri"/>
        </w:rPr>
        <w:t>]</w:t>
      </w:r>
      <w:r w:rsidR="008674D0">
        <w:rPr>
          <w:rFonts w:eastAsia="Calibri"/>
        </w:rPr>
        <w:t xml:space="preserve"> </w:t>
      </w:r>
      <w:r w:rsidR="00644D32" w:rsidRPr="003A5774">
        <w:rPr>
          <w:rFonts w:eastAsia="Calibri"/>
        </w:rPr>
        <w:t>What was the main source of water that you drank at [insert address from HOMEADD1_</w:t>
      </w:r>
      <w:r w:rsidR="00E36419">
        <w:rPr>
          <w:rFonts w:eastAsia="Calibri"/>
        </w:rPr>
        <w:t>2</w:t>
      </w:r>
      <w:r w:rsidR="00644D32" w:rsidRPr="003A5774">
        <w:rPr>
          <w:rFonts w:eastAsia="Calibri"/>
        </w:rPr>
        <w:t xml:space="preserve"> – HOMEADD3_</w:t>
      </w:r>
      <w:r w:rsidR="00E36419">
        <w:rPr>
          <w:rFonts w:eastAsia="Calibri"/>
        </w:rPr>
        <w:t>2</w:t>
      </w:r>
      <w:r w:rsidR="00644D32" w:rsidRPr="003A5774">
        <w:rPr>
          <w:rFonts w:eastAsia="Calibri"/>
        </w:rPr>
        <w:t xml:space="preserve">/the </w:t>
      </w:r>
      <w:r w:rsidR="00E36419">
        <w:rPr>
          <w:rFonts w:eastAsia="Calibri"/>
        </w:rPr>
        <w:t>2</w:t>
      </w:r>
      <w:r w:rsidR="00E36419" w:rsidRPr="003A5774">
        <w:rPr>
          <w:rFonts w:eastAsia="Calibri"/>
          <w:vertAlign w:val="superscript"/>
        </w:rPr>
        <w:t>nd</w:t>
      </w:r>
      <w:r w:rsidR="00E36419">
        <w:rPr>
          <w:rFonts w:eastAsia="Calibri"/>
        </w:rPr>
        <w:t xml:space="preserve"> </w:t>
      </w:r>
      <w:r w:rsidR="00644D32" w:rsidRPr="003A5774">
        <w:rPr>
          <w:rFonts w:eastAsia="Calibri"/>
        </w:rPr>
        <w:t xml:space="preserve">address you provided]? Please think about water you used to make drinks such as coffee and tea, and plain water that you drank.       </w:t>
      </w:r>
    </w:p>
    <w:p w14:paraId="440B0412" w14:textId="77777777" w:rsidR="00644D32" w:rsidRPr="004E0102" w:rsidRDefault="00644D32" w:rsidP="00644D32">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75A80F40" w14:textId="77777777" w:rsidR="00644D32" w:rsidRPr="00AF7794" w:rsidRDefault="00644D32" w:rsidP="00644D32">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4B5DF133" w14:textId="77777777" w:rsidR="00644D32" w:rsidRPr="00AF7794" w:rsidRDefault="00644D32" w:rsidP="00644D32">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DFB218B" w14:textId="77777777" w:rsidR="00644D32" w:rsidRPr="00AF7794" w:rsidRDefault="00644D32" w:rsidP="00644D32">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5642C08A" w14:textId="77777777" w:rsidR="00644D32" w:rsidRPr="00AF7794" w:rsidRDefault="00644D32" w:rsidP="00644D32">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59E14F77" w14:textId="77777777" w:rsidR="00644D32" w:rsidRPr="00AF7794" w:rsidRDefault="00644D32" w:rsidP="00644D32">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33B26033" w14:textId="77777777" w:rsidR="00644D32" w:rsidRPr="00AF7794" w:rsidRDefault="00644D32" w:rsidP="00644D32">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5D214171" w14:textId="77777777" w:rsidR="00644D32" w:rsidRPr="00AF7794" w:rsidRDefault="00644D32" w:rsidP="00644D32">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FD87FBD" w14:textId="0AF4750B" w:rsidR="00644D32" w:rsidRDefault="00644D32" w:rsidP="00644D32">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w:t>
      </w:r>
      <w:r w:rsidR="006716FB">
        <w:rPr>
          <w:rFonts w:eastAsia="Calibri"/>
          <w:b/>
          <w:bCs/>
          <w:i/>
          <w:iCs/>
        </w:rPr>
        <w:t>3</w:t>
      </w:r>
    </w:p>
    <w:p w14:paraId="0FA960E3" w14:textId="77777777" w:rsidR="00644D32" w:rsidRDefault="00644D32" w:rsidP="00644D32">
      <w:pPr>
        <w:spacing w:after="0" w:line="240" w:lineRule="auto"/>
        <w:rPr>
          <w:rFonts w:eastAsia="Calibri"/>
        </w:rPr>
      </w:pPr>
    </w:p>
    <w:p w14:paraId="6FF6952A" w14:textId="1EB4CCC4" w:rsidR="00644D32" w:rsidRDefault="00644D32" w:rsidP="00644D32">
      <w:pPr>
        <w:spacing w:after="0" w:line="240" w:lineRule="auto"/>
        <w:rPr>
          <w:rFonts w:eastAsia="Calibri"/>
          <w:b/>
          <w:bCs/>
        </w:rPr>
      </w:pPr>
      <w:r>
        <w:rPr>
          <w:rFonts w:eastAsia="Calibri"/>
          <w:b/>
          <w:bCs/>
        </w:rPr>
        <w:t>[DISPLAY HOMEWTR1_</w:t>
      </w:r>
      <w:r w:rsidR="006716FB">
        <w:rPr>
          <w:rFonts w:eastAsia="Calibri"/>
          <w:b/>
          <w:bCs/>
        </w:rPr>
        <w:t>3</w:t>
      </w:r>
      <w:r>
        <w:rPr>
          <w:rFonts w:eastAsia="Calibri"/>
          <w:b/>
          <w:bCs/>
        </w:rPr>
        <w:t xml:space="preserve"> IF</w:t>
      </w:r>
      <w:r w:rsidR="006716FB">
        <w:rPr>
          <w:rFonts w:eastAsia="Calibri"/>
          <w:b/>
          <w:bCs/>
        </w:rPr>
        <w:t xml:space="preserve"> 3</w:t>
      </w:r>
      <w:r w:rsidR="006716FB" w:rsidRPr="003A5774">
        <w:rPr>
          <w:rFonts w:eastAsia="Calibri"/>
          <w:b/>
          <w:bCs/>
          <w:vertAlign w:val="superscript"/>
        </w:rPr>
        <w:t>rd</w:t>
      </w:r>
      <w:r w:rsidR="006716FB">
        <w:rPr>
          <w:rFonts w:eastAsia="Calibri"/>
          <w:b/>
          <w:bCs/>
        </w:rPr>
        <w:t xml:space="preserve"> </w:t>
      </w:r>
      <w:r>
        <w:rPr>
          <w:rFonts w:eastAsia="Calibri"/>
          <w:b/>
          <w:bCs/>
        </w:rPr>
        <w:t>ADDRESS SECTION DISPLAYED</w:t>
      </w:r>
    </w:p>
    <w:p w14:paraId="04A2BC00" w14:textId="2CC104DC" w:rsidR="00644D32" w:rsidRPr="005B37A7" w:rsidRDefault="00644D32" w:rsidP="003A5774">
      <w:pPr>
        <w:spacing w:after="0" w:line="240" w:lineRule="auto"/>
        <w:rPr>
          <w:rFonts w:eastAsia="Calibri" w:cstheme="minorHAnsi"/>
        </w:rPr>
      </w:pPr>
      <w:r>
        <w:rPr>
          <w:rFonts w:eastAsia="Calibri"/>
          <w:b/>
          <w:bCs/>
        </w:rPr>
        <w:t>ELSE, GO TO INTROSH]</w:t>
      </w:r>
    </w:p>
    <w:p w14:paraId="6D02F098" w14:textId="07107014" w:rsidR="00517689" w:rsidRPr="005B37A7" w:rsidRDefault="00F46795" w:rsidP="008B16AA">
      <w:pPr>
        <w:pStyle w:val="ListParagraph"/>
        <w:numPr>
          <w:ilvl w:val="0"/>
          <w:numId w:val="7"/>
        </w:numPr>
        <w:spacing w:after="0" w:line="240" w:lineRule="auto"/>
        <w:rPr>
          <w:rFonts w:eastAsia="Calibri"/>
        </w:rPr>
      </w:pPr>
      <w:r>
        <w:rPr>
          <w:rFonts w:eastAsia="Calibri"/>
        </w:rPr>
        <w:lastRenderedPageBreak/>
        <w:t>[HOMEWTR1_</w:t>
      </w:r>
      <w:r w:rsidR="00C51A10">
        <w:rPr>
          <w:rFonts w:eastAsia="Calibri"/>
        </w:rPr>
        <w:t>3</w:t>
      </w:r>
      <w:r>
        <w:rPr>
          <w:rFonts w:eastAsia="Calibri"/>
        </w:rPr>
        <w:t>]</w:t>
      </w:r>
      <w:r w:rsidR="00517689">
        <w:rPr>
          <w:rFonts w:eastAsia="Calibri"/>
        </w:rPr>
        <w:t xml:space="preserve"> </w:t>
      </w:r>
      <w:r w:rsidR="00517689" w:rsidRPr="005B37A7">
        <w:rPr>
          <w:rFonts w:eastAsia="Calibri" w:cstheme="minorHAnsi"/>
        </w:rPr>
        <w:t>What was</w:t>
      </w:r>
      <w:r w:rsidR="00517689" w:rsidRPr="005B37A7">
        <w:rPr>
          <w:rFonts w:eastAsia="Calibri" w:cstheme="minorHAnsi"/>
          <w:i/>
        </w:rPr>
        <w:t xml:space="preserve"> </w:t>
      </w:r>
      <w:r w:rsidR="00517689" w:rsidRPr="005B37A7">
        <w:rPr>
          <w:rFonts w:eastAsia="Calibri" w:cstheme="minorHAnsi"/>
        </w:rPr>
        <w:t>the source of water to [insert address from HOMEADD1_</w:t>
      </w:r>
      <w:r w:rsidR="00517689">
        <w:rPr>
          <w:rFonts w:eastAsia="Calibri" w:cstheme="minorHAnsi"/>
        </w:rPr>
        <w:t>3</w:t>
      </w:r>
      <w:r w:rsidR="00517689" w:rsidRPr="005B37A7">
        <w:rPr>
          <w:rFonts w:eastAsia="Calibri" w:cstheme="minorHAnsi"/>
        </w:rPr>
        <w:t xml:space="preserve"> – HOMEADD3_</w:t>
      </w:r>
      <w:r w:rsidR="00517689">
        <w:rPr>
          <w:rFonts w:eastAsia="Calibri" w:cstheme="minorHAnsi"/>
        </w:rPr>
        <w:t>3</w:t>
      </w:r>
      <w:r w:rsidR="00517689" w:rsidRPr="005B37A7">
        <w:rPr>
          <w:rFonts w:eastAsia="Calibri" w:cstheme="minorHAnsi"/>
        </w:rPr>
        <w:t xml:space="preserve">/the </w:t>
      </w:r>
      <w:r w:rsidR="00517689">
        <w:rPr>
          <w:rFonts w:eastAsia="Calibri" w:cstheme="minorHAnsi"/>
        </w:rPr>
        <w:t>3</w:t>
      </w:r>
      <w:r w:rsidR="00517689" w:rsidRPr="005B37A7">
        <w:rPr>
          <w:rFonts w:eastAsia="Calibri" w:cstheme="minorHAnsi"/>
          <w:vertAlign w:val="superscript"/>
        </w:rPr>
        <w:t>RD</w:t>
      </w:r>
      <w:r w:rsidR="00517689">
        <w:rPr>
          <w:rFonts w:eastAsia="Calibri" w:cstheme="minorHAnsi"/>
        </w:rPr>
        <w:t xml:space="preserve"> </w:t>
      </w:r>
      <w:r w:rsidR="00517689" w:rsidRPr="005B37A7">
        <w:rPr>
          <w:rFonts w:eastAsia="Calibri" w:cstheme="minorHAnsi"/>
        </w:rPr>
        <w:t>address you provided]?</w:t>
      </w:r>
    </w:p>
    <w:p w14:paraId="24D4D8ED" w14:textId="5A5EF8E8" w:rsidR="00517689" w:rsidRPr="004E0102" w:rsidRDefault="00517689" w:rsidP="00517689">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3</w:t>
      </w:r>
    </w:p>
    <w:p w14:paraId="1492D08B" w14:textId="6310E873" w:rsidR="00517689" w:rsidRPr="00AF7794" w:rsidRDefault="00517689" w:rsidP="001A60D2">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_3</w:t>
      </w:r>
    </w:p>
    <w:p w14:paraId="5F57332B" w14:textId="77777777" w:rsidR="00517689" w:rsidRPr="00AF7794" w:rsidRDefault="00517689" w:rsidP="00517689">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2F52EE2F" w14:textId="69F10FBA" w:rsidR="00517689" w:rsidRPr="00AF7794" w:rsidRDefault="00517689" w:rsidP="00517689">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_3</w:t>
      </w:r>
    </w:p>
    <w:p w14:paraId="1B885AB1" w14:textId="4250C178" w:rsidR="00517689" w:rsidRPr="00AF7794" w:rsidRDefault="00517689" w:rsidP="00517689">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_3</w:t>
      </w:r>
    </w:p>
    <w:p w14:paraId="590BF511" w14:textId="35CA7C90" w:rsidR="00517689" w:rsidRPr="00AF7794" w:rsidRDefault="00517689" w:rsidP="00517689">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_3</w:t>
      </w:r>
    </w:p>
    <w:p w14:paraId="3AC572EE" w14:textId="77777777" w:rsidR="00517689" w:rsidRDefault="00517689" w:rsidP="00517689">
      <w:pPr>
        <w:spacing w:after="0" w:line="240" w:lineRule="auto"/>
        <w:rPr>
          <w:rFonts w:eastAsia="Calibri"/>
        </w:rPr>
      </w:pPr>
    </w:p>
    <w:p w14:paraId="43D6E190" w14:textId="78CB9314" w:rsidR="00517689" w:rsidRDefault="00517689" w:rsidP="00517689">
      <w:pPr>
        <w:spacing w:after="0" w:line="240" w:lineRule="auto"/>
        <w:rPr>
          <w:rFonts w:eastAsia="Calibri" w:cstheme="minorHAnsi"/>
          <w:b/>
        </w:rPr>
      </w:pPr>
      <w:r>
        <w:rPr>
          <w:rFonts w:eastAsia="Calibri" w:cstheme="minorHAnsi"/>
          <w:b/>
        </w:rPr>
        <w:t>[DISPLAY HOMEWTR2_3 IF HOMEWTR1_3= 2</w:t>
      </w:r>
    </w:p>
    <w:p w14:paraId="5614B9E6" w14:textId="01108BF5" w:rsidR="00517689" w:rsidRPr="005B37A7" w:rsidRDefault="00517689" w:rsidP="005B37A7">
      <w:pPr>
        <w:spacing w:after="0" w:line="240" w:lineRule="auto"/>
        <w:rPr>
          <w:rFonts w:eastAsia="Calibri"/>
        </w:rPr>
      </w:pPr>
      <w:r>
        <w:rPr>
          <w:rFonts w:eastAsia="Calibri" w:cstheme="minorHAnsi"/>
          <w:b/>
        </w:rPr>
        <w:t>ELSE, GO TO HOMEWTR3_3]</w:t>
      </w:r>
    </w:p>
    <w:p w14:paraId="5989FAE4" w14:textId="456201E0" w:rsidR="00842AF4" w:rsidRPr="005B37A7"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3</w:t>
      </w:r>
      <w:r>
        <w:rPr>
          <w:rFonts w:eastAsia="Calibri"/>
        </w:rPr>
        <w:t>]</w:t>
      </w:r>
      <w:r w:rsidR="00842AF4">
        <w:rPr>
          <w:rFonts w:eastAsia="Calibri"/>
        </w:rPr>
        <w:t xml:space="preserve"> </w:t>
      </w:r>
      <w:r w:rsidR="00842AF4" w:rsidRPr="005B37A7">
        <w:rPr>
          <w:rFonts w:eastAsia="Calibri" w:cstheme="minorHAnsi"/>
        </w:rPr>
        <w:t>About how deep was your private well?</w:t>
      </w:r>
    </w:p>
    <w:p w14:paraId="1D6ADD57"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27BA0449"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6432868"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7971E6FC"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21B73D25"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0DB187FD"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6EBABCB0"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0CE5AC98" w14:textId="412BA6F0"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_3</w:t>
      </w:r>
    </w:p>
    <w:p w14:paraId="594B2371" w14:textId="77777777" w:rsidR="00842AF4" w:rsidRDefault="00842AF4" w:rsidP="005B37A7">
      <w:pPr>
        <w:pStyle w:val="ListParagraph"/>
        <w:spacing w:after="0" w:line="240" w:lineRule="auto"/>
        <w:rPr>
          <w:rFonts w:eastAsia="Calibri"/>
        </w:rPr>
      </w:pPr>
    </w:p>
    <w:p w14:paraId="1CF11117" w14:textId="1F00D0D2" w:rsidR="0030189A" w:rsidRPr="005B37A7"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3</w:t>
      </w:r>
      <w:r>
        <w:rPr>
          <w:rFonts w:eastAsia="Calibri"/>
        </w:rPr>
        <w:t>]</w:t>
      </w:r>
      <w:r w:rsidR="0030189A">
        <w:rPr>
          <w:rFonts w:eastAsia="Calibri"/>
        </w:rPr>
        <w:t xml:space="preserve"> </w:t>
      </w:r>
      <w:r w:rsidR="0030189A" w:rsidRPr="005B37A7">
        <w:rPr>
          <w:rFonts w:eastAsia="Calibri"/>
        </w:rPr>
        <w:t>What was the main source of water that you drank at [insert address from HOMEADD1_</w:t>
      </w:r>
      <w:r w:rsidR="006837AE">
        <w:rPr>
          <w:rFonts w:eastAsia="Calibri"/>
        </w:rPr>
        <w:t>3</w:t>
      </w:r>
      <w:r w:rsidR="0030189A" w:rsidRPr="005B37A7">
        <w:rPr>
          <w:rFonts w:eastAsia="Calibri"/>
        </w:rPr>
        <w:t xml:space="preserve"> – HOMEADD3_</w:t>
      </w:r>
      <w:r w:rsidR="006837AE">
        <w:rPr>
          <w:rFonts w:eastAsia="Calibri"/>
        </w:rPr>
        <w:t>3</w:t>
      </w:r>
      <w:r w:rsidR="0030189A" w:rsidRPr="005B37A7">
        <w:rPr>
          <w:rFonts w:eastAsia="Calibri"/>
        </w:rPr>
        <w:t xml:space="preserve">/the </w:t>
      </w:r>
      <w:r w:rsidR="006837AE">
        <w:rPr>
          <w:rFonts w:eastAsia="Calibri"/>
        </w:rPr>
        <w:t>3</w:t>
      </w:r>
      <w:r w:rsidR="006837AE" w:rsidRPr="005B37A7">
        <w:rPr>
          <w:rFonts w:eastAsia="Calibri"/>
          <w:vertAlign w:val="superscript"/>
        </w:rPr>
        <w:t>rd</w:t>
      </w:r>
      <w:r w:rsidR="006837AE">
        <w:rPr>
          <w:rFonts w:eastAsia="Calibri"/>
        </w:rPr>
        <w:t xml:space="preserve"> </w:t>
      </w:r>
      <w:r w:rsidR="0030189A" w:rsidRPr="005B37A7">
        <w:rPr>
          <w:rFonts w:eastAsia="Calibri"/>
        </w:rPr>
        <w:t xml:space="preserve">address you provided]? Please think about water you used to make drinks such as coffee and tea, and plain water that you drank.       </w:t>
      </w:r>
    </w:p>
    <w:p w14:paraId="67297333" w14:textId="77777777" w:rsidR="0030189A" w:rsidRPr="004E0102" w:rsidRDefault="0030189A" w:rsidP="0030189A">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3C354F2F" w14:textId="77777777" w:rsidR="0030189A" w:rsidRPr="00AF7794" w:rsidRDefault="0030189A" w:rsidP="0030189A">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642B87E0" w14:textId="77777777" w:rsidR="0030189A" w:rsidRPr="00AF7794" w:rsidRDefault="0030189A" w:rsidP="0030189A">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508995A" w14:textId="77777777" w:rsidR="0030189A" w:rsidRPr="00AF7794" w:rsidRDefault="0030189A" w:rsidP="0030189A">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65F010FF" w14:textId="77777777" w:rsidR="0030189A" w:rsidRPr="00AF7794" w:rsidRDefault="0030189A" w:rsidP="0030189A">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45C8F7DA" w14:textId="77777777" w:rsidR="0030189A" w:rsidRPr="00AF7794" w:rsidRDefault="0030189A" w:rsidP="0030189A">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49D951A4" w14:textId="77777777" w:rsidR="0030189A" w:rsidRPr="00AF7794" w:rsidRDefault="0030189A" w:rsidP="0030189A">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311DEC8D" w14:textId="77777777" w:rsidR="0030189A" w:rsidRPr="00AF7794" w:rsidRDefault="0030189A" w:rsidP="0030189A">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6408AD3F" w14:textId="5DA9487A" w:rsidR="0030189A" w:rsidRDefault="0030189A" w:rsidP="0030189A">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w:t>
      </w:r>
      <w:r w:rsidR="006837AE">
        <w:rPr>
          <w:rFonts w:eastAsia="Calibri"/>
          <w:b/>
          <w:bCs/>
          <w:i/>
          <w:iCs/>
        </w:rPr>
        <w:t>4</w:t>
      </w:r>
    </w:p>
    <w:p w14:paraId="3BEB236D" w14:textId="77777777" w:rsidR="0030189A" w:rsidRDefault="0030189A" w:rsidP="0030189A">
      <w:pPr>
        <w:spacing w:after="0" w:line="240" w:lineRule="auto"/>
        <w:rPr>
          <w:rFonts w:eastAsia="Calibri"/>
        </w:rPr>
      </w:pPr>
    </w:p>
    <w:p w14:paraId="46BAE8C2" w14:textId="38689EB5" w:rsidR="0030189A" w:rsidRDefault="0030189A" w:rsidP="0030189A">
      <w:pPr>
        <w:spacing w:after="0" w:line="240" w:lineRule="auto"/>
        <w:rPr>
          <w:rFonts w:eastAsia="Calibri"/>
          <w:b/>
          <w:bCs/>
        </w:rPr>
      </w:pPr>
      <w:r>
        <w:rPr>
          <w:rFonts w:eastAsia="Calibri"/>
          <w:b/>
          <w:bCs/>
        </w:rPr>
        <w:t>[DISPLAY HOMEWTR1_</w:t>
      </w:r>
      <w:r w:rsidR="006837AE">
        <w:rPr>
          <w:rFonts w:eastAsia="Calibri"/>
          <w:b/>
          <w:bCs/>
        </w:rPr>
        <w:t>4</w:t>
      </w:r>
      <w:r>
        <w:rPr>
          <w:rFonts w:eastAsia="Calibri"/>
          <w:b/>
          <w:bCs/>
        </w:rPr>
        <w:t xml:space="preserve"> IF </w:t>
      </w:r>
      <w:r w:rsidR="006837AE">
        <w:rPr>
          <w:rFonts w:eastAsia="Calibri"/>
          <w:b/>
          <w:bCs/>
        </w:rPr>
        <w:t>4</w:t>
      </w:r>
      <w:r w:rsidR="006837AE" w:rsidRPr="005B37A7">
        <w:rPr>
          <w:rFonts w:eastAsia="Calibri"/>
          <w:b/>
          <w:bCs/>
          <w:vertAlign w:val="superscript"/>
        </w:rPr>
        <w:t>th</w:t>
      </w:r>
      <w:r w:rsidR="006837AE">
        <w:rPr>
          <w:rFonts w:eastAsia="Calibri"/>
          <w:b/>
          <w:bCs/>
        </w:rPr>
        <w:t xml:space="preserve"> </w:t>
      </w:r>
      <w:r>
        <w:rPr>
          <w:rFonts w:eastAsia="Calibri"/>
          <w:b/>
          <w:bCs/>
        </w:rPr>
        <w:t>ADDRESS SECTION DISPLAYED</w:t>
      </w:r>
    </w:p>
    <w:p w14:paraId="1CF541D1" w14:textId="09FBCB67" w:rsidR="0030189A" w:rsidRPr="005B37A7" w:rsidRDefault="0030189A" w:rsidP="005B37A7">
      <w:pPr>
        <w:spacing w:after="0" w:line="240" w:lineRule="auto"/>
        <w:rPr>
          <w:rFonts w:eastAsia="Calibri" w:cstheme="minorHAnsi"/>
        </w:rPr>
      </w:pPr>
      <w:r>
        <w:rPr>
          <w:rFonts w:eastAsia="Calibri"/>
          <w:b/>
          <w:bCs/>
        </w:rPr>
        <w:t>ELSE, GO TO INTROSH]</w:t>
      </w:r>
    </w:p>
    <w:p w14:paraId="763DD6E6" w14:textId="68DC506C" w:rsidR="00FC5ADA" w:rsidRPr="005B37A7" w:rsidRDefault="00F46795" w:rsidP="008B16AA">
      <w:pPr>
        <w:pStyle w:val="ListParagraph"/>
        <w:numPr>
          <w:ilvl w:val="0"/>
          <w:numId w:val="7"/>
        </w:numPr>
        <w:spacing w:after="0" w:line="240" w:lineRule="auto"/>
        <w:rPr>
          <w:rFonts w:eastAsia="Calibri"/>
        </w:rPr>
      </w:pPr>
      <w:r>
        <w:rPr>
          <w:rFonts w:eastAsia="Calibri"/>
        </w:rPr>
        <w:t>[HOMEWTR1_</w:t>
      </w:r>
      <w:r w:rsidR="00C51A10">
        <w:rPr>
          <w:rFonts w:eastAsia="Calibri"/>
        </w:rPr>
        <w:t>4</w:t>
      </w:r>
      <w:r>
        <w:rPr>
          <w:rFonts w:eastAsia="Calibri"/>
        </w:rPr>
        <w:t>]</w:t>
      </w:r>
      <w:r w:rsidR="00DF2D28">
        <w:rPr>
          <w:rFonts w:eastAsia="Calibri"/>
        </w:rPr>
        <w:t xml:space="preserve"> </w:t>
      </w:r>
      <w:r w:rsidR="00FC5ADA" w:rsidRPr="005B37A7">
        <w:rPr>
          <w:rFonts w:eastAsia="Calibri" w:cstheme="minorHAnsi"/>
        </w:rPr>
        <w:t>What was</w:t>
      </w:r>
      <w:r w:rsidR="00FC5ADA" w:rsidRPr="005B37A7">
        <w:rPr>
          <w:rFonts w:eastAsia="Calibri" w:cstheme="minorHAnsi"/>
          <w:i/>
        </w:rPr>
        <w:t xml:space="preserve"> </w:t>
      </w:r>
      <w:r w:rsidR="00FC5ADA" w:rsidRPr="005B37A7">
        <w:rPr>
          <w:rFonts w:eastAsia="Calibri" w:cstheme="minorHAnsi"/>
        </w:rPr>
        <w:t>the source of water to [insert address from HOMEADD1_</w:t>
      </w:r>
      <w:r w:rsidR="00DF2D28">
        <w:rPr>
          <w:rFonts w:eastAsia="Calibri" w:cstheme="minorHAnsi"/>
        </w:rPr>
        <w:t>4</w:t>
      </w:r>
      <w:r w:rsidR="00FC5ADA" w:rsidRPr="005B37A7">
        <w:rPr>
          <w:rFonts w:eastAsia="Calibri" w:cstheme="minorHAnsi"/>
        </w:rPr>
        <w:t xml:space="preserve"> – HOMEADD3_</w:t>
      </w:r>
      <w:r w:rsidR="00DF2D28">
        <w:rPr>
          <w:rFonts w:eastAsia="Calibri" w:cstheme="minorHAnsi"/>
        </w:rPr>
        <w:t>4</w:t>
      </w:r>
      <w:r w:rsidR="00FC5ADA" w:rsidRPr="005B37A7">
        <w:rPr>
          <w:rFonts w:eastAsia="Calibri" w:cstheme="minorHAnsi"/>
        </w:rPr>
        <w:t xml:space="preserve">/the </w:t>
      </w:r>
      <w:r w:rsidR="00DF2D28">
        <w:rPr>
          <w:rFonts w:eastAsia="Calibri" w:cstheme="minorHAnsi"/>
        </w:rPr>
        <w:t>4</w:t>
      </w:r>
      <w:r w:rsidR="00DF2D28" w:rsidRPr="005B37A7">
        <w:rPr>
          <w:rFonts w:eastAsia="Calibri" w:cstheme="minorHAnsi"/>
          <w:vertAlign w:val="superscript"/>
        </w:rPr>
        <w:t>th</w:t>
      </w:r>
      <w:r w:rsidR="00DF2D28">
        <w:rPr>
          <w:rFonts w:eastAsia="Calibri" w:cstheme="minorHAnsi"/>
        </w:rPr>
        <w:t xml:space="preserve"> </w:t>
      </w:r>
      <w:r w:rsidR="00FC5ADA" w:rsidRPr="005B37A7">
        <w:rPr>
          <w:rFonts w:eastAsia="Calibri" w:cstheme="minorHAnsi"/>
        </w:rPr>
        <w:t>address you provided]?</w:t>
      </w:r>
    </w:p>
    <w:p w14:paraId="3D6A293F" w14:textId="21E6F5C4" w:rsidR="00FC5ADA" w:rsidRPr="004E0102" w:rsidRDefault="00FC5ADA" w:rsidP="00FC5ADA">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sidR="00DF2D28">
        <w:rPr>
          <w:rFonts w:eastAsia="Calibri"/>
          <w:b/>
          <w:bCs/>
        </w:rPr>
        <w:t>4</w:t>
      </w:r>
    </w:p>
    <w:p w14:paraId="2CBD1ABF" w14:textId="23D8E608" w:rsidR="00FC5ADA" w:rsidRPr="00AF7794" w:rsidRDefault="00FC5ADA" w:rsidP="00C8135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DF2D28">
        <w:rPr>
          <w:rFonts w:eastAsia="Calibri"/>
          <w:b/>
          <w:bCs/>
        </w:rPr>
        <w:t>4</w:t>
      </w:r>
    </w:p>
    <w:p w14:paraId="6DB7E873" w14:textId="77777777" w:rsidR="00FC5ADA" w:rsidRPr="00AF7794" w:rsidRDefault="00FC5ADA" w:rsidP="00FC5ADA">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435D8687" w14:textId="2E2B1765" w:rsidR="00FC5ADA" w:rsidRPr="00AF7794" w:rsidRDefault="00FC5ADA" w:rsidP="00FC5ADA">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DF2D28">
        <w:rPr>
          <w:rFonts w:eastAsia="Calibri"/>
          <w:b/>
          <w:bCs/>
        </w:rPr>
        <w:t>4</w:t>
      </w:r>
    </w:p>
    <w:p w14:paraId="75FEC188" w14:textId="23FDC598" w:rsidR="00FC5ADA" w:rsidRPr="00AF7794" w:rsidRDefault="00FC5ADA" w:rsidP="00FC5ADA">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DF2D28">
        <w:rPr>
          <w:rFonts w:eastAsia="Calibri"/>
          <w:b/>
          <w:bCs/>
        </w:rPr>
        <w:t>4</w:t>
      </w:r>
    </w:p>
    <w:p w14:paraId="49536C1A" w14:textId="4289A317" w:rsidR="00FC5ADA" w:rsidRPr="00AF7794" w:rsidRDefault="00FC5ADA" w:rsidP="00FC5ADA">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DF2D28">
        <w:rPr>
          <w:b/>
          <w:bCs/>
          <w:i/>
          <w:iCs/>
        </w:rPr>
        <w:t>4</w:t>
      </w:r>
    </w:p>
    <w:p w14:paraId="2066F84A" w14:textId="77777777" w:rsidR="00FC5ADA" w:rsidRDefault="00FC5ADA" w:rsidP="00FC5ADA">
      <w:pPr>
        <w:spacing w:after="0" w:line="240" w:lineRule="auto"/>
        <w:rPr>
          <w:rFonts w:eastAsia="Calibri"/>
        </w:rPr>
      </w:pPr>
    </w:p>
    <w:p w14:paraId="294FF65E" w14:textId="2F6599F6" w:rsidR="00FC5ADA" w:rsidRDefault="00FC5ADA" w:rsidP="00FC5ADA">
      <w:pPr>
        <w:spacing w:after="0" w:line="240" w:lineRule="auto"/>
        <w:rPr>
          <w:rFonts w:eastAsia="Calibri" w:cstheme="minorHAnsi"/>
          <w:b/>
        </w:rPr>
      </w:pPr>
      <w:r>
        <w:rPr>
          <w:rFonts w:eastAsia="Calibri" w:cstheme="minorHAnsi"/>
          <w:b/>
        </w:rPr>
        <w:lastRenderedPageBreak/>
        <w:t>[DISPLAY HOMEWTR2_</w:t>
      </w:r>
      <w:r w:rsidR="00DF2D28">
        <w:rPr>
          <w:rFonts w:eastAsia="Calibri" w:cstheme="minorHAnsi"/>
          <w:b/>
        </w:rPr>
        <w:t>4</w:t>
      </w:r>
      <w:r>
        <w:rPr>
          <w:rFonts w:eastAsia="Calibri" w:cstheme="minorHAnsi"/>
          <w:b/>
        </w:rPr>
        <w:t xml:space="preserve"> IF HOMEWTR1_</w:t>
      </w:r>
      <w:r w:rsidR="00DF2D28">
        <w:rPr>
          <w:rFonts w:eastAsia="Calibri" w:cstheme="minorHAnsi"/>
          <w:b/>
        </w:rPr>
        <w:t>4</w:t>
      </w:r>
      <w:r>
        <w:rPr>
          <w:rFonts w:eastAsia="Calibri" w:cstheme="minorHAnsi"/>
          <w:b/>
        </w:rPr>
        <w:t>= 2</w:t>
      </w:r>
    </w:p>
    <w:p w14:paraId="7C5BFC41" w14:textId="7DE5CBED" w:rsidR="00FC5ADA" w:rsidRPr="005B37A7" w:rsidRDefault="00FC5ADA" w:rsidP="005B37A7">
      <w:pPr>
        <w:spacing w:after="0" w:line="240" w:lineRule="auto"/>
        <w:rPr>
          <w:rFonts w:eastAsia="Calibri"/>
        </w:rPr>
      </w:pPr>
      <w:r>
        <w:rPr>
          <w:rFonts w:eastAsia="Calibri" w:cstheme="minorHAnsi"/>
          <w:b/>
        </w:rPr>
        <w:t>ELSE, GO TO HOMEWTR3_</w:t>
      </w:r>
      <w:r w:rsidR="00DF2D28">
        <w:rPr>
          <w:rFonts w:eastAsia="Calibri" w:cstheme="minorHAnsi"/>
          <w:b/>
        </w:rPr>
        <w:t>4</w:t>
      </w:r>
      <w:r>
        <w:rPr>
          <w:rFonts w:eastAsia="Calibri" w:cstheme="minorHAnsi"/>
          <w:b/>
        </w:rPr>
        <w:t>]</w:t>
      </w:r>
    </w:p>
    <w:p w14:paraId="049DBF72" w14:textId="00BDF54E" w:rsidR="00842AF4" w:rsidRPr="005B37A7"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4</w:t>
      </w:r>
      <w:r>
        <w:rPr>
          <w:rFonts w:eastAsia="Calibri"/>
        </w:rPr>
        <w:t>]</w:t>
      </w:r>
      <w:r w:rsidR="00842AF4">
        <w:rPr>
          <w:rFonts w:eastAsia="Calibri"/>
        </w:rPr>
        <w:t xml:space="preserve"> </w:t>
      </w:r>
      <w:r w:rsidR="00842AF4" w:rsidRPr="005B37A7">
        <w:rPr>
          <w:rFonts w:eastAsia="Calibri" w:cstheme="minorHAnsi"/>
        </w:rPr>
        <w:t>About how deep was your private well?</w:t>
      </w:r>
    </w:p>
    <w:p w14:paraId="32C63448"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78D08D03"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73BEAAA4"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74A54DD6"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04A7F91E"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3B0C9671"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6CF43CC6"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70CC5BF5" w14:textId="2383ACCA"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_4</w:t>
      </w:r>
    </w:p>
    <w:p w14:paraId="4B24AC6A" w14:textId="77777777" w:rsidR="00842AF4" w:rsidRDefault="00842AF4" w:rsidP="005B37A7">
      <w:pPr>
        <w:pStyle w:val="ListParagraph"/>
        <w:spacing w:after="0" w:line="240" w:lineRule="auto"/>
        <w:rPr>
          <w:rFonts w:eastAsia="Calibri"/>
        </w:rPr>
      </w:pPr>
    </w:p>
    <w:p w14:paraId="7A9CA444" w14:textId="77E01CC5" w:rsidR="00070A4A" w:rsidRPr="005B37A7"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4</w:t>
      </w:r>
      <w:r>
        <w:rPr>
          <w:rFonts w:eastAsia="Calibri"/>
        </w:rPr>
        <w:t>]</w:t>
      </w:r>
      <w:r w:rsidR="00070A4A">
        <w:rPr>
          <w:rFonts w:eastAsia="Calibri"/>
        </w:rPr>
        <w:t xml:space="preserve"> </w:t>
      </w:r>
      <w:r w:rsidR="00070A4A" w:rsidRPr="005B37A7">
        <w:rPr>
          <w:rFonts w:eastAsia="Calibri"/>
        </w:rPr>
        <w:t>What was the main source of water that you drank at [insert address from HOMEADD1_</w:t>
      </w:r>
      <w:r w:rsidR="00070A4A">
        <w:rPr>
          <w:rFonts w:eastAsia="Calibri"/>
        </w:rPr>
        <w:t>4</w:t>
      </w:r>
      <w:r w:rsidR="00070A4A" w:rsidRPr="005B37A7">
        <w:rPr>
          <w:rFonts w:eastAsia="Calibri"/>
        </w:rPr>
        <w:t xml:space="preserve"> – HOMEADD3_</w:t>
      </w:r>
      <w:r w:rsidR="00070A4A">
        <w:rPr>
          <w:rFonts w:eastAsia="Calibri"/>
        </w:rPr>
        <w:t>4</w:t>
      </w:r>
      <w:r w:rsidR="00070A4A" w:rsidRPr="005B37A7">
        <w:rPr>
          <w:rFonts w:eastAsia="Calibri"/>
        </w:rPr>
        <w:t xml:space="preserve">/the </w:t>
      </w:r>
      <w:r w:rsidR="00070A4A">
        <w:rPr>
          <w:rFonts w:eastAsia="Calibri"/>
        </w:rPr>
        <w:t>4</w:t>
      </w:r>
      <w:r w:rsidR="00070A4A" w:rsidRPr="005B37A7">
        <w:rPr>
          <w:rFonts w:eastAsia="Calibri"/>
          <w:vertAlign w:val="superscript"/>
        </w:rPr>
        <w:t>th</w:t>
      </w:r>
      <w:r w:rsidR="00070A4A">
        <w:rPr>
          <w:rFonts w:eastAsia="Calibri"/>
        </w:rPr>
        <w:t xml:space="preserve"> </w:t>
      </w:r>
      <w:r w:rsidR="00070A4A" w:rsidRPr="005B37A7">
        <w:rPr>
          <w:rFonts w:eastAsia="Calibri"/>
        </w:rPr>
        <w:t xml:space="preserve">address you provided]? Please think about water you used to make drinks such as coffee and tea, and plain water that you drank.       </w:t>
      </w:r>
    </w:p>
    <w:p w14:paraId="6656B372" w14:textId="77777777" w:rsidR="00070A4A" w:rsidRPr="004E0102" w:rsidRDefault="00070A4A" w:rsidP="00070A4A">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272F083D" w14:textId="77777777" w:rsidR="00070A4A" w:rsidRPr="00AF7794" w:rsidRDefault="00070A4A" w:rsidP="00070A4A">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525BCE3F" w14:textId="77777777" w:rsidR="00070A4A" w:rsidRPr="00AF7794" w:rsidRDefault="00070A4A" w:rsidP="00070A4A">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70428AC" w14:textId="77777777" w:rsidR="00070A4A" w:rsidRPr="00AF7794" w:rsidRDefault="00070A4A" w:rsidP="00070A4A">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65990388" w14:textId="77777777" w:rsidR="00070A4A" w:rsidRPr="00AF7794" w:rsidRDefault="00070A4A" w:rsidP="00070A4A">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3A296953" w14:textId="77777777" w:rsidR="00070A4A" w:rsidRPr="00AF7794" w:rsidRDefault="00070A4A" w:rsidP="00070A4A">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61BA64B9" w14:textId="77777777" w:rsidR="00070A4A" w:rsidRPr="00AF7794" w:rsidRDefault="00070A4A" w:rsidP="00070A4A">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46B709AA" w14:textId="77777777" w:rsidR="00070A4A" w:rsidRPr="00AF7794" w:rsidRDefault="00070A4A" w:rsidP="00070A4A">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76FA8D48" w14:textId="4A6CF07C" w:rsidR="00070A4A" w:rsidRDefault="00070A4A" w:rsidP="00070A4A">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HOMEWTR1_5</w:t>
      </w:r>
    </w:p>
    <w:p w14:paraId="050AEAC9" w14:textId="77777777" w:rsidR="00070A4A" w:rsidRDefault="00070A4A" w:rsidP="00070A4A">
      <w:pPr>
        <w:spacing w:after="0" w:line="240" w:lineRule="auto"/>
        <w:rPr>
          <w:rFonts w:eastAsia="Calibri"/>
        </w:rPr>
      </w:pPr>
    </w:p>
    <w:p w14:paraId="0EDDDC97" w14:textId="1630AFE7" w:rsidR="00070A4A" w:rsidRDefault="00070A4A" w:rsidP="00070A4A">
      <w:pPr>
        <w:spacing w:after="0" w:line="240" w:lineRule="auto"/>
        <w:rPr>
          <w:rFonts w:eastAsia="Calibri"/>
          <w:b/>
          <w:bCs/>
        </w:rPr>
      </w:pPr>
      <w:r>
        <w:rPr>
          <w:rFonts w:eastAsia="Calibri"/>
          <w:b/>
          <w:bCs/>
        </w:rPr>
        <w:t>[DISPLAY HOMEWTR1_5 IF 5</w:t>
      </w:r>
      <w:r w:rsidRPr="004E0102">
        <w:rPr>
          <w:rFonts w:eastAsia="Calibri"/>
          <w:b/>
          <w:bCs/>
          <w:vertAlign w:val="superscript"/>
        </w:rPr>
        <w:t>th</w:t>
      </w:r>
      <w:r>
        <w:rPr>
          <w:rFonts w:eastAsia="Calibri"/>
          <w:b/>
          <w:bCs/>
        </w:rPr>
        <w:t xml:space="preserve"> ADDRESS SECTION DISPLAYED</w:t>
      </w:r>
    </w:p>
    <w:p w14:paraId="19352B42" w14:textId="3B846695" w:rsidR="00070A4A" w:rsidRPr="005B37A7" w:rsidRDefault="00070A4A" w:rsidP="005B37A7">
      <w:pPr>
        <w:spacing w:after="0" w:line="240" w:lineRule="auto"/>
        <w:rPr>
          <w:rFonts w:eastAsia="Calibri" w:cstheme="minorHAnsi"/>
        </w:rPr>
      </w:pPr>
      <w:r>
        <w:rPr>
          <w:rFonts w:eastAsia="Calibri"/>
          <w:b/>
          <w:bCs/>
        </w:rPr>
        <w:t>ELSE, GO TO INTROSH]</w:t>
      </w:r>
    </w:p>
    <w:p w14:paraId="37C78AC2" w14:textId="721799BF" w:rsidR="000C25B0" w:rsidRPr="005B37A7" w:rsidRDefault="00F46795" w:rsidP="008B16AA">
      <w:pPr>
        <w:pStyle w:val="ListParagraph"/>
        <w:numPr>
          <w:ilvl w:val="0"/>
          <w:numId w:val="7"/>
        </w:numPr>
        <w:spacing w:after="0" w:line="240" w:lineRule="auto"/>
        <w:rPr>
          <w:rFonts w:eastAsia="Calibri"/>
        </w:rPr>
      </w:pPr>
      <w:r>
        <w:rPr>
          <w:rFonts w:eastAsia="Calibri"/>
        </w:rPr>
        <w:t>[HOMEWTR1_</w:t>
      </w:r>
      <w:r w:rsidR="00C51A10">
        <w:rPr>
          <w:rFonts w:eastAsia="Calibri"/>
        </w:rPr>
        <w:t>5</w:t>
      </w:r>
      <w:r>
        <w:rPr>
          <w:rFonts w:eastAsia="Calibri"/>
        </w:rPr>
        <w:t>]</w:t>
      </w:r>
      <w:r w:rsidR="000C25B0">
        <w:rPr>
          <w:rFonts w:eastAsia="Calibri"/>
        </w:rPr>
        <w:t xml:space="preserve"> </w:t>
      </w:r>
      <w:r w:rsidR="000C25B0" w:rsidRPr="005B37A7">
        <w:rPr>
          <w:rFonts w:eastAsia="Calibri" w:cstheme="minorHAnsi"/>
        </w:rPr>
        <w:t>What was</w:t>
      </w:r>
      <w:r w:rsidR="000C25B0" w:rsidRPr="005B37A7">
        <w:rPr>
          <w:rFonts w:eastAsia="Calibri" w:cstheme="minorHAnsi"/>
          <w:i/>
        </w:rPr>
        <w:t xml:space="preserve"> </w:t>
      </w:r>
      <w:r w:rsidR="000C25B0" w:rsidRPr="005B37A7">
        <w:rPr>
          <w:rFonts w:eastAsia="Calibri" w:cstheme="minorHAnsi"/>
        </w:rPr>
        <w:t>the source of water to [insert address from HOMEADD1_</w:t>
      </w:r>
      <w:r w:rsidR="000C25B0">
        <w:rPr>
          <w:rFonts w:eastAsia="Calibri" w:cstheme="minorHAnsi"/>
        </w:rPr>
        <w:t>5</w:t>
      </w:r>
      <w:r w:rsidR="000C25B0" w:rsidRPr="005B37A7">
        <w:rPr>
          <w:rFonts w:eastAsia="Calibri" w:cstheme="minorHAnsi"/>
        </w:rPr>
        <w:t xml:space="preserve"> – HOMEADD3_</w:t>
      </w:r>
      <w:r w:rsidR="000C25B0">
        <w:rPr>
          <w:rFonts w:eastAsia="Calibri" w:cstheme="minorHAnsi"/>
        </w:rPr>
        <w:t>5</w:t>
      </w:r>
      <w:r w:rsidR="000C25B0" w:rsidRPr="005B37A7">
        <w:rPr>
          <w:rFonts w:eastAsia="Calibri" w:cstheme="minorHAnsi"/>
        </w:rPr>
        <w:t xml:space="preserve">/the </w:t>
      </w:r>
      <w:r w:rsidR="000C25B0">
        <w:rPr>
          <w:rFonts w:eastAsia="Calibri" w:cstheme="minorHAnsi"/>
        </w:rPr>
        <w:t>5</w:t>
      </w:r>
      <w:r w:rsidR="000C25B0" w:rsidRPr="005B37A7">
        <w:rPr>
          <w:rFonts w:eastAsia="Calibri" w:cstheme="minorHAnsi"/>
          <w:vertAlign w:val="superscript"/>
        </w:rPr>
        <w:t>th</w:t>
      </w:r>
      <w:r w:rsidR="000C25B0" w:rsidRPr="005B37A7">
        <w:rPr>
          <w:rFonts w:eastAsia="Calibri" w:cstheme="minorHAnsi"/>
        </w:rPr>
        <w:t xml:space="preserve"> address you provided]?</w:t>
      </w:r>
    </w:p>
    <w:p w14:paraId="7D2318F4" w14:textId="066A3282" w:rsidR="000C25B0" w:rsidRPr="004E0102" w:rsidRDefault="000C25B0" w:rsidP="000C25B0">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5</w:t>
      </w:r>
    </w:p>
    <w:p w14:paraId="468138BC" w14:textId="7FEB6AD7" w:rsidR="000C25B0" w:rsidRPr="00AF7794" w:rsidRDefault="000C25B0" w:rsidP="00C8135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_5</w:t>
      </w:r>
    </w:p>
    <w:p w14:paraId="666A53F2" w14:textId="77777777" w:rsidR="000C25B0" w:rsidRPr="00AF7794" w:rsidRDefault="000C25B0" w:rsidP="000C25B0">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182347FA" w14:textId="28CD9EF4" w:rsidR="000C25B0" w:rsidRPr="00AF7794" w:rsidRDefault="000C25B0" w:rsidP="000C25B0">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_5</w:t>
      </w:r>
    </w:p>
    <w:p w14:paraId="1C8D0C3A" w14:textId="3731B8E3" w:rsidR="000C25B0" w:rsidRPr="00AF7794" w:rsidRDefault="000C25B0" w:rsidP="000C25B0">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_5</w:t>
      </w:r>
    </w:p>
    <w:p w14:paraId="6A1ACEB5" w14:textId="50D15AA3" w:rsidR="000C25B0" w:rsidRPr="00AF7794" w:rsidRDefault="000C25B0" w:rsidP="000C25B0">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_5</w:t>
      </w:r>
    </w:p>
    <w:p w14:paraId="2178D417" w14:textId="77777777" w:rsidR="000C25B0" w:rsidRDefault="000C25B0" w:rsidP="000C25B0">
      <w:pPr>
        <w:spacing w:after="0" w:line="240" w:lineRule="auto"/>
        <w:rPr>
          <w:rFonts w:eastAsia="Calibri"/>
        </w:rPr>
      </w:pPr>
    </w:p>
    <w:p w14:paraId="336D4422" w14:textId="5AFEB2A3" w:rsidR="000C25B0" w:rsidRDefault="000C25B0" w:rsidP="000C25B0">
      <w:pPr>
        <w:spacing w:after="0" w:line="240" w:lineRule="auto"/>
        <w:rPr>
          <w:rFonts w:eastAsia="Calibri" w:cstheme="minorHAnsi"/>
          <w:b/>
        </w:rPr>
      </w:pPr>
      <w:r>
        <w:rPr>
          <w:rFonts w:eastAsia="Calibri" w:cstheme="minorHAnsi"/>
          <w:b/>
        </w:rPr>
        <w:t>[DISPLAY HOMEWTR2_5 IF HOMEWTR1_5= 2</w:t>
      </w:r>
    </w:p>
    <w:p w14:paraId="29193D53" w14:textId="58A1E692" w:rsidR="000C25B0" w:rsidRPr="005B37A7" w:rsidRDefault="000C25B0" w:rsidP="005B37A7">
      <w:pPr>
        <w:spacing w:after="0" w:line="240" w:lineRule="auto"/>
        <w:rPr>
          <w:rFonts w:eastAsia="Calibri"/>
        </w:rPr>
      </w:pPr>
      <w:r w:rsidRPr="005B37A7">
        <w:rPr>
          <w:rFonts w:eastAsia="Calibri" w:cstheme="minorHAnsi"/>
          <w:b/>
        </w:rPr>
        <w:t>ELSE, GO TO HOMEWTR3_</w:t>
      </w:r>
      <w:r>
        <w:rPr>
          <w:rFonts w:eastAsia="Calibri" w:cstheme="minorHAnsi"/>
          <w:b/>
        </w:rPr>
        <w:t>5</w:t>
      </w:r>
      <w:r w:rsidRPr="005B37A7">
        <w:rPr>
          <w:rFonts w:eastAsia="Calibri" w:cstheme="minorHAnsi"/>
          <w:b/>
        </w:rPr>
        <w:t>]</w:t>
      </w:r>
    </w:p>
    <w:p w14:paraId="27B4380D" w14:textId="3298B517" w:rsidR="00842AF4" w:rsidRPr="005B37A7"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5</w:t>
      </w:r>
      <w:r>
        <w:rPr>
          <w:rFonts w:eastAsia="Calibri"/>
        </w:rPr>
        <w:t>]</w:t>
      </w:r>
      <w:r w:rsidR="00842AF4">
        <w:rPr>
          <w:rFonts w:eastAsia="Calibri"/>
        </w:rPr>
        <w:t xml:space="preserve"> </w:t>
      </w:r>
      <w:r w:rsidR="00842AF4" w:rsidRPr="005B37A7">
        <w:rPr>
          <w:rFonts w:eastAsia="Calibri" w:cstheme="minorHAnsi"/>
        </w:rPr>
        <w:t>About how deep was your private well?</w:t>
      </w:r>
    </w:p>
    <w:p w14:paraId="47D706F7"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1F330D12"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04892F21"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1DE1B253"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7682C981"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12795247"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53561D5F"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29B1AC77" w14:textId="64C2F176"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_5</w:t>
      </w:r>
    </w:p>
    <w:p w14:paraId="6F7E93FB" w14:textId="77777777" w:rsidR="00842AF4" w:rsidRDefault="00842AF4" w:rsidP="005B37A7">
      <w:pPr>
        <w:pStyle w:val="ListParagraph"/>
        <w:spacing w:after="0" w:line="240" w:lineRule="auto"/>
        <w:rPr>
          <w:rFonts w:eastAsia="Calibri"/>
        </w:rPr>
      </w:pPr>
    </w:p>
    <w:p w14:paraId="2C0178ED" w14:textId="3FCBA039" w:rsidR="005A455B" w:rsidRPr="005B37A7"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5</w:t>
      </w:r>
      <w:r>
        <w:rPr>
          <w:rFonts w:eastAsia="Calibri"/>
        </w:rPr>
        <w:t>]</w:t>
      </w:r>
      <w:r w:rsidR="0062579B">
        <w:rPr>
          <w:rFonts w:eastAsia="Calibri"/>
        </w:rPr>
        <w:t xml:space="preserve"> </w:t>
      </w:r>
      <w:r w:rsidR="005A455B" w:rsidRPr="005B37A7">
        <w:rPr>
          <w:rFonts w:eastAsia="Calibri"/>
        </w:rPr>
        <w:t>What was the main source of water that you drank at [insert address from HOMEADD1_</w:t>
      </w:r>
      <w:r w:rsidR="0062579B">
        <w:rPr>
          <w:rFonts w:eastAsia="Calibri"/>
        </w:rPr>
        <w:t>5</w:t>
      </w:r>
      <w:r w:rsidR="005A455B" w:rsidRPr="005B37A7">
        <w:rPr>
          <w:rFonts w:eastAsia="Calibri"/>
        </w:rPr>
        <w:t xml:space="preserve"> – HOMEADD3_</w:t>
      </w:r>
      <w:r w:rsidR="0062579B">
        <w:rPr>
          <w:rFonts w:eastAsia="Calibri"/>
        </w:rPr>
        <w:t>5</w:t>
      </w:r>
      <w:r w:rsidR="005A455B" w:rsidRPr="005B37A7">
        <w:rPr>
          <w:rFonts w:eastAsia="Calibri"/>
        </w:rPr>
        <w:t xml:space="preserve">/the </w:t>
      </w:r>
      <w:r w:rsidR="0062579B">
        <w:rPr>
          <w:rFonts w:eastAsia="Calibri"/>
        </w:rPr>
        <w:t>5</w:t>
      </w:r>
      <w:r w:rsidR="005A455B" w:rsidRPr="005B37A7">
        <w:rPr>
          <w:rFonts w:eastAsia="Calibri"/>
          <w:vertAlign w:val="superscript"/>
        </w:rPr>
        <w:t>th</w:t>
      </w:r>
      <w:r w:rsidR="005A455B" w:rsidRPr="005B37A7">
        <w:rPr>
          <w:rFonts w:eastAsia="Calibri"/>
        </w:rPr>
        <w:t xml:space="preserve"> address you provided]? Please think about water you used to make drinks such as coffee and tea, and plain water that you drank.       </w:t>
      </w:r>
    </w:p>
    <w:p w14:paraId="4F88F20A" w14:textId="77777777" w:rsidR="005A455B" w:rsidRPr="004E0102" w:rsidRDefault="005A455B" w:rsidP="005A455B">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53BA5095" w14:textId="77777777" w:rsidR="005A455B" w:rsidRPr="00AF7794" w:rsidRDefault="005A455B" w:rsidP="005A455B">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2DB25400" w14:textId="77777777" w:rsidR="005A455B" w:rsidRPr="00AF7794" w:rsidRDefault="005A455B" w:rsidP="005A455B">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D4D3EBF" w14:textId="77777777" w:rsidR="005A455B" w:rsidRPr="00AF7794" w:rsidRDefault="005A455B" w:rsidP="005A455B">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076CE874" w14:textId="77777777" w:rsidR="005A455B" w:rsidRPr="00AF7794" w:rsidRDefault="005A455B" w:rsidP="005A455B">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781E4D0E" w14:textId="77777777" w:rsidR="005A455B" w:rsidRPr="00AF7794" w:rsidRDefault="005A455B" w:rsidP="005A455B">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3D7F04A7" w14:textId="77777777" w:rsidR="005A455B" w:rsidRPr="00AF7794" w:rsidRDefault="005A455B" w:rsidP="005A455B">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4CE24A2B" w14:textId="77777777" w:rsidR="005A455B" w:rsidRPr="00AF7794" w:rsidRDefault="005A455B" w:rsidP="005A455B">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04422BF" w14:textId="3B886E96" w:rsidR="005A455B" w:rsidRDefault="005A455B" w:rsidP="005A455B">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w:t>
      </w:r>
      <w:r w:rsidR="0062579B">
        <w:rPr>
          <w:rFonts w:eastAsia="Calibri"/>
          <w:b/>
          <w:bCs/>
          <w:i/>
          <w:iCs/>
        </w:rPr>
        <w:t>6</w:t>
      </w:r>
    </w:p>
    <w:p w14:paraId="70F5CC08" w14:textId="77777777" w:rsidR="005A455B" w:rsidRDefault="005A455B" w:rsidP="005A455B">
      <w:pPr>
        <w:spacing w:after="0" w:line="240" w:lineRule="auto"/>
        <w:rPr>
          <w:rFonts w:eastAsia="Calibri"/>
        </w:rPr>
      </w:pPr>
    </w:p>
    <w:p w14:paraId="20A13629" w14:textId="7A1D0DEB" w:rsidR="005A455B" w:rsidRDefault="005A455B" w:rsidP="005A455B">
      <w:pPr>
        <w:spacing w:after="0" w:line="240" w:lineRule="auto"/>
        <w:rPr>
          <w:rFonts w:eastAsia="Calibri"/>
          <w:b/>
          <w:bCs/>
        </w:rPr>
      </w:pPr>
      <w:r>
        <w:rPr>
          <w:rFonts w:eastAsia="Calibri"/>
          <w:b/>
          <w:bCs/>
        </w:rPr>
        <w:t>[DISPLAY HOMEWTR1_</w:t>
      </w:r>
      <w:r w:rsidR="0062579B">
        <w:rPr>
          <w:rFonts w:eastAsia="Calibri"/>
          <w:b/>
          <w:bCs/>
        </w:rPr>
        <w:t>6</w:t>
      </w:r>
      <w:r>
        <w:rPr>
          <w:rFonts w:eastAsia="Calibri"/>
          <w:b/>
          <w:bCs/>
        </w:rPr>
        <w:t xml:space="preserve"> IF </w:t>
      </w:r>
      <w:r w:rsidR="0062579B">
        <w:rPr>
          <w:rFonts w:eastAsia="Calibri"/>
          <w:b/>
          <w:bCs/>
        </w:rPr>
        <w:t>6</w:t>
      </w:r>
      <w:r w:rsidRPr="004E0102">
        <w:rPr>
          <w:rFonts w:eastAsia="Calibri"/>
          <w:b/>
          <w:bCs/>
          <w:vertAlign w:val="superscript"/>
        </w:rPr>
        <w:t>th</w:t>
      </w:r>
      <w:r>
        <w:rPr>
          <w:rFonts w:eastAsia="Calibri"/>
          <w:b/>
          <w:bCs/>
        </w:rPr>
        <w:t xml:space="preserve"> ADDRESS SECTION DISPLAYED</w:t>
      </w:r>
    </w:p>
    <w:p w14:paraId="6746A236" w14:textId="057B8C3E" w:rsidR="005A455B" w:rsidRPr="005B37A7" w:rsidRDefault="005A455B" w:rsidP="005B37A7">
      <w:pPr>
        <w:spacing w:after="0" w:line="240" w:lineRule="auto"/>
        <w:rPr>
          <w:rFonts w:eastAsia="Calibri" w:cstheme="minorHAnsi"/>
        </w:rPr>
      </w:pPr>
      <w:r>
        <w:rPr>
          <w:rFonts w:eastAsia="Calibri"/>
          <w:b/>
          <w:bCs/>
        </w:rPr>
        <w:t>ELSE, GO TO INTROSH]</w:t>
      </w:r>
    </w:p>
    <w:p w14:paraId="5EE44A50" w14:textId="6A1B241B" w:rsidR="00C9391F" w:rsidRPr="005B37A7" w:rsidRDefault="00F46795" w:rsidP="008B16AA">
      <w:pPr>
        <w:pStyle w:val="ListParagraph"/>
        <w:numPr>
          <w:ilvl w:val="0"/>
          <w:numId w:val="7"/>
        </w:numPr>
        <w:spacing w:after="0" w:line="240" w:lineRule="auto"/>
        <w:rPr>
          <w:rFonts w:eastAsia="Calibri"/>
        </w:rPr>
      </w:pPr>
      <w:r>
        <w:rPr>
          <w:rFonts w:eastAsia="Calibri"/>
        </w:rPr>
        <w:t>[HOMEWTR1_</w:t>
      </w:r>
      <w:r w:rsidR="00C51A10">
        <w:rPr>
          <w:rFonts w:eastAsia="Calibri"/>
        </w:rPr>
        <w:t>6</w:t>
      </w:r>
      <w:r>
        <w:rPr>
          <w:rFonts w:eastAsia="Calibri"/>
        </w:rPr>
        <w:t>]</w:t>
      </w:r>
      <w:r w:rsidR="00C9391F">
        <w:rPr>
          <w:rFonts w:eastAsia="Calibri"/>
        </w:rPr>
        <w:t xml:space="preserve"> </w:t>
      </w:r>
      <w:r w:rsidR="00C9391F" w:rsidRPr="005B37A7">
        <w:rPr>
          <w:rFonts w:eastAsia="Calibri" w:cstheme="minorHAnsi"/>
        </w:rPr>
        <w:t>What was</w:t>
      </w:r>
      <w:r w:rsidR="00C9391F" w:rsidRPr="005B37A7">
        <w:rPr>
          <w:rFonts w:eastAsia="Calibri" w:cstheme="minorHAnsi"/>
          <w:i/>
        </w:rPr>
        <w:t xml:space="preserve"> </w:t>
      </w:r>
      <w:r w:rsidR="00C9391F" w:rsidRPr="005B37A7">
        <w:rPr>
          <w:rFonts w:eastAsia="Calibri" w:cstheme="minorHAnsi"/>
        </w:rPr>
        <w:t>the source of water to [insert address from HOMEADD1_</w:t>
      </w:r>
      <w:r w:rsidR="00C9391F">
        <w:rPr>
          <w:rFonts w:eastAsia="Calibri" w:cstheme="minorHAnsi"/>
        </w:rPr>
        <w:t>6</w:t>
      </w:r>
      <w:r w:rsidR="00C9391F" w:rsidRPr="005B37A7">
        <w:rPr>
          <w:rFonts w:eastAsia="Calibri" w:cstheme="minorHAnsi"/>
        </w:rPr>
        <w:t xml:space="preserve"> – HOMEADD3_</w:t>
      </w:r>
      <w:r w:rsidR="00C9391F">
        <w:rPr>
          <w:rFonts w:eastAsia="Calibri" w:cstheme="minorHAnsi"/>
        </w:rPr>
        <w:t>6</w:t>
      </w:r>
      <w:r w:rsidR="00C9391F" w:rsidRPr="005B37A7">
        <w:rPr>
          <w:rFonts w:eastAsia="Calibri" w:cstheme="minorHAnsi"/>
        </w:rPr>
        <w:t xml:space="preserve">/the </w:t>
      </w:r>
      <w:r w:rsidR="00C9391F">
        <w:rPr>
          <w:rFonts w:eastAsia="Calibri" w:cstheme="minorHAnsi"/>
        </w:rPr>
        <w:t>6</w:t>
      </w:r>
      <w:r w:rsidR="00C9391F" w:rsidRPr="005B37A7">
        <w:rPr>
          <w:rFonts w:eastAsia="Calibri" w:cstheme="minorHAnsi"/>
          <w:vertAlign w:val="superscript"/>
        </w:rPr>
        <w:t>th</w:t>
      </w:r>
      <w:r w:rsidR="00C9391F" w:rsidRPr="005B37A7">
        <w:rPr>
          <w:rFonts w:eastAsia="Calibri" w:cstheme="minorHAnsi"/>
        </w:rPr>
        <w:t xml:space="preserve"> address you provided]?</w:t>
      </w:r>
    </w:p>
    <w:p w14:paraId="7703CFFA" w14:textId="7C266DDA" w:rsidR="00C9391F" w:rsidRPr="004E0102" w:rsidRDefault="00C9391F" w:rsidP="00C9391F">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6</w:t>
      </w:r>
    </w:p>
    <w:p w14:paraId="684E9FC1" w14:textId="15B821D7" w:rsidR="00C9391F" w:rsidRPr="00AF7794" w:rsidRDefault="00C9391F" w:rsidP="009252DF">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_6</w:t>
      </w:r>
    </w:p>
    <w:p w14:paraId="2B53ABB8" w14:textId="77777777" w:rsidR="00C9391F" w:rsidRPr="00AF7794" w:rsidRDefault="00C9391F" w:rsidP="00C9391F">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43EF8E4E" w14:textId="78BFF5C5" w:rsidR="00C9391F" w:rsidRPr="00AF7794" w:rsidRDefault="00C9391F" w:rsidP="00C9391F">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_6</w:t>
      </w:r>
    </w:p>
    <w:p w14:paraId="583325B8" w14:textId="0E10705A" w:rsidR="00C9391F" w:rsidRPr="00AF7794" w:rsidRDefault="00C9391F" w:rsidP="00C9391F">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_6</w:t>
      </w:r>
    </w:p>
    <w:p w14:paraId="3D3AE673" w14:textId="40809FF7" w:rsidR="00C9391F" w:rsidRPr="00AF7794" w:rsidRDefault="00C9391F" w:rsidP="00C9391F">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_6</w:t>
      </w:r>
    </w:p>
    <w:p w14:paraId="17A7A51E" w14:textId="77777777" w:rsidR="00C9391F" w:rsidRDefault="00C9391F" w:rsidP="00C9391F">
      <w:pPr>
        <w:spacing w:after="0" w:line="240" w:lineRule="auto"/>
        <w:rPr>
          <w:rFonts w:eastAsia="Calibri"/>
        </w:rPr>
      </w:pPr>
    </w:p>
    <w:p w14:paraId="1576337D" w14:textId="3137A5AB" w:rsidR="00C9391F" w:rsidRDefault="00C9391F" w:rsidP="00C9391F">
      <w:pPr>
        <w:spacing w:after="0" w:line="240" w:lineRule="auto"/>
        <w:rPr>
          <w:rFonts w:eastAsia="Calibri" w:cstheme="minorHAnsi"/>
          <w:b/>
        </w:rPr>
      </w:pPr>
      <w:r>
        <w:rPr>
          <w:rFonts w:eastAsia="Calibri" w:cstheme="minorHAnsi"/>
          <w:b/>
        </w:rPr>
        <w:t>[DISPLAY HOMEWTR2_6 IF HOMEWTR1_6= 2</w:t>
      </w:r>
    </w:p>
    <w:p w14:paraId="1CEFC927" w14:textId="7AD4E39A" w:rsidR="00C9391F" w:rsidRPr="005B37A7" w:rsidRDefault="00C9391F" w:rsidP="005B37A7">
      <w:pPr>
        <w:spacing w:after="0" w:line="240" w:lineRule="auto"/>
        <w:rPr>
          <w:rFonts w:eastAsia="Calibri"/>
        </w:rPr>
      </w:pPr>
      <w:r w:rsidRPr="005B37A7">
        <w:rPr>
          <w:rFonts w:eastAsia="Calibri" w:cstheme="minorHAnsi"/>
          <w:b/>
        </w:rPr>
        <w:t>ELSE, GO TO HOMEWTR3_6]</w:t>
      </w:r>
    </w:p>
    <w:p w14:paraId="267447EC" w14:textId="3F972290" w:rsidR="00842AF4" w:rsidRPr="005B37A7"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6</w:t>
      </w:r>
      <w:r>
        <w:rPr>
          <w:rFonts w:eastAsia="Calibri"/>
        </w:rPr>
        <w:t>]</w:t>
      </w:r>
      <w:r w:rsidR="00842AF4">
        <w:rPr>
          <w:rFonts w:eastAsia="Calibri"/>
        </w:rPr>
        <w:t xml:space="preserve"> </w:t>
      </w:r>
      <w:r w:rsidR="00842AF4" w:rsidRPr="005B37A7">
        <w:rPr>
          <w:rFonts w:eastAsia="Calibri" w:cstheme="minorHAnsi"/>
        </w:rPr>
        <w:t>About how deep was your private well?</w:t>
      </w:r>
    </w:p>
    <w:p w14:paraId="55F7FDB4"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25CCBB7B"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3A413666"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72D0C34A"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4DE0DEB9"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46CD4E53"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4D42AE4D"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1225AC3F" w14:textId="2EF53031"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_6</w:t>
      </w:r>
    </w:p>
    <w:p w14:paraId="68DA6E6A" w14:textId="77777777" w:rsidR="00842AF4" w:rsidRDefault="00842AF4" w:rsidP="005B37A7">
      <w:pPr>
        <w:pStyle w:val="ListParagraph"/>
        <w:spacing w:after="0" w:line="240" w:lineRule="auto"/>
        <w:rPr>
          <w:rFonts w:eastAsia="Calibri"/>
        </w:rPr>
      </w:pPr>
    </w:p>
    <w:p w14:paraId="4EFC3E35" w14:textId="23E35DED" w:rsidR="00B264BF" w:rsidRPr="005B37A7"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6</w:t>
      </w:r>
      <w:r>
        <w:rPr>
          <w:rFonts w:eastAsia="Calibri"/>
        </w:rPr>
        <w:t>]</w:t>
      </w:r>
      <w:r w:rsidR="00B264BF">
        <w:rPr>
          <w:rFonts w:eastAsia="Calibri"/>
        </w:rPr>
        <w:t xml:space="preserve"> </w:t>
      </w:r>
      <w:r w:rsidR="00B264BF" w:rsidRPr="005B37A7">
        <w:rPr>
          <w:rFonts w:eastAsia="Calibri"/>
        </w:rPr>
        <w:t>What was the main source of water that you drank at [insert address from HOMEADD1_</w:t>
      </w:r>
      <w:r w:rsidR="00B264BF">
        <w:rPr>
          <w:rFonts w:eastAsia="Calibri"/>
        </w:rPr>
        <w:t>6</w:t>
      </w:r>
      <w:r w:rsidR="00B264BF" w:rsidRPr="005B37A7">
        <w:rPr>
          <w:rFonts w:eastAsia="Calibri"/>
        </w:rPr>
        <w:t xml:space="preserve"> – HOMEADD3_</w:t>
      </w:r>
      <w:r w:rsidR="00B264BF">
        <w:rPr>
          <w:rFonts w:eastAsia="Calibri"/>
        </w:rPr>
        <w:t>6</w:t>
      </w:r>
      <w:r w:rsidR="00B264BF" w:rsidRPr="005B37A7">
        <w:rPr>
          <w:rFonts w:eastAsia="Calibri"/>
        </w:rPr>
        <w:t xml:space="preserve">/the </w:t>
      </w:r>
      <w:r w:rsidR="00B264BF">
        <w:rPr>
          <w:rFonts w:eastAsia="Calibri"/>
        </w:rPr>
        <w:t>6</w:t>
      </w:r>
      <w:r w:rsidR="00B264BF" w:rsidRPr="005B37A7">
        <w:rPr>
          <w:rFonts w:eastAsia="Calibri"/>
          <w:vertAlign w:val="superscript"/>
        </w:rPr>
        <w:t>th</w:t>
      </w:r>
      <w:r w:rsidR="00B264BF" w:rsidRPr="005B37A7">
        <w:rPr>
          <w:rFonts w:eastAsia="Calibri"/>
        </w:rPr>
        <w:t xml:space="preserve"> address you provided]? Please think about water you used to make drinks such as coffee and tea, and plain water that you drank.       </w:t>
      </w:r>
    </w:p>
    <w:p w14:paraId="3DEB66BF" w14:textId="77777777" w:rsidR="00B264BF" w:rsidRPr="004E0102" w:rsidRDefault="00B264BF" w:rsidP="00B264BF">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0AD19205" w14:textId="77777777" w:rsidR="00B264BF" w:rsidRPr="00AF7794" w:rsidRDefault="00B264BF" w:rsidP="00B264BF">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24DB7B1F" w14:textId="77777777" w:rsidR="00B264BF" w:rsidRPr="00AF7794" w:rsidRDefault="00B264BF" w:rsidP="00B264BF">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30F1BAC" w14:textId="77777777" w:rsidR="00B264BF" w:rsidRPr="00AF7794" w:rsidRDefault="00B264BF" w:rsidP="00B264BF">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5A54CEE" w14:textId="77777777" w:rsidR="00B264BF" w:rsidRPr="00AF7794" w:rsidRDefault="00B264BF" w:rsidP="00B264BF">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7185302F" w14:textId="77777777" w:rsidR="00B264BF" w:rsidRPr="00AF7794" w:rsidRDefault="00B264BF" w:rsidP="00B264BF">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1D96603B" w14:textId="77777777" w:rsidR="00B264BF" w:rsidRPr="00AF7794" w:rsidRDefault="00B264BF" w:rsidP="00B264BF">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2CF6734E" w14:textId="77777777" w:rsidR="00B264BF" w:rsidRPr="00AF7794" w:rsidRDefault="00B264BF" w:rsidP="00B264BF">
      <w:pPr>
        <w:pStyle w:val="ListParagraph"/>
        <w:spacing w:before="60" w:after="0" w:line="240" w:lineRule="auto"/>
        <w:rPr>
          <w:rFonts w:eastAsia="Calibri"/>
        </w:rPr>
      </w:pPr>
      <w:r w:rsidRPr="71CC2ABE">
        <w:rPr>
          <w:rFonts w:eastAsia="Calibri"/>
        </w:rPr>
        <w:lastRenderedPageBreak/>
        <w:t>77</w:t>
      </w:r>
      <w:r>
        <w:tab/>
      </w:r>
      <w:r w:rsidRPr="71CC2ABE">
        <w:rPr>
          <w:rFonts w:eastAsia="Calibri"/>
        </w:rPr>
        <w:t>Don’t know</w:t>
      </w:r>
    </w:p>
    <w:p w14:paraId="05B22FD6" w14:textId="3F3FB461" w:rsidR="00B264BF" w:rsidRDefault="00B264BF" w:rsidP="00B264BF">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HOMEWTR1_7</w:t>
      </w:r>
    </w:p>
    <w:p w14:paraId="1FE1D692" w14:textId="77777777" w:rsidR="00B264BF" w:rsidRDefault="00B264BF" w:rsidP="00B264BF">
      <w:pPr>
        <w:spacing w:after="0" w:line="240" w:lineRule="auto"/>
        <w:rPr>
          <w:rFonts w:eastAsia="Calibri"/>
        </w:rPr>
      </w:pPr>
    </w:p>
    <w:p w14:paraId="35F170DD" w14:textId="117900CB" w:rsidR="00B264BF" w:rsidRDefault="00B264BF" w:rsidP="00B264BF">
      <w:pPr>
        <w:spacing w:after="0" w:line="240" w:lineRule="auto"/>
        <w:rPr>
          <w:rFonts w:eastAsia="Calibri"/>
          <w:b/>
          <w:bCs/>
        </w:rPr>
      </w:pPr>
      <w:r>
        <w:rPr>
          <w:rFonts w:eastAsia="Calibri"/>
          <w:b/>
          <w:bCs/>
        </w:rPr>
        <w:t>[DISPLAY HOMEWTR1_7 IF 7</w:t>
      </w:r>
      <w:r w:rsidRPr="004E0102">
        <w:rPr>
          <w:rFonts w:eastAsia="Calibri"/>
          <w:b/>
          <w:bCs/>
          <w:vertAlign w:val="superscript"/>
        </w:rPr>
        <w:t>th</w:t>
      </w:r>
      <w:r>
        <w:rPr>
          <w:rFonts w:eastAsia="Calibri"/>
          <w:b/>
          <w:bCs/>
        </w:rPr>
        <w:t xml:space="preserve"> ADDRESS SECTION DISPLAYED</w:t>
      </w:r>
    </w:p>
    <w:p w14:paraId="5902D5CF" w14:textId="72F5D3F9" w:rsidR="00B264BF" w:rsidRPr="005B37A7" w:rsidRDefault="00B264BF" w:rsidP="005B37A7">
      <w:pPr>
        <w:spacing w:after="0" w:line="240" w:lineRule="auto"/>
        <w:rPr>
          <w:rFonts w:eastAsia="Calibri" w:cstheme="minorHAnsi"/>
        </w:rPr>
      </w:pPr>
      <w:r>
        <w:rPr>
          <w:rFonts w:eastAsia="Calibri"/>
          <w:b/>
          <w:bCs/>
        </w:rPr>
        <w:t>ELSE, GO TO INTROSH]</w:t>
      </w:r>
    </w:p>
    <w:p w14:paraId="00F0C4EB" w14:textId="7DF788F6" w:rsidR="00EA68EA" w:rsidRPr="005B37A7" w:rsidRDefault="00F46795" w:rsidP="008B16AA">
      <w:pPr>
        <w:pStyle w:val="ListParagraph"/>
        <w:numPr>
          <w:ilvl w:val="0"/>
          <w:numId w:val="7"/>
        </w:numPr>
        <w:spacing w:after="0" w:line="240" w:lineRule="auto"/>
        <w:rPr>
          <w:rFonts w:eastAsia="Calibri"/>
        </w:rPr>
      </w:pPr>
      <w:r>
        <w:rPr>
          <w:rFonts w:eastAsia="Calibri"/>
        </w:rPr>
        <w:t>[HOMEWTR1_</w:t>
      </w:r>
      <w:r w:rsidR="00C51A10">
        <w:rPr>
          <w:rFonts w:eastAsia="Calibri"/>
        </w:rPr>
        <w:t>7</w:t>
      </w:r>
      <w:r>
        <w:rPr>
          <w:rFonts w:eastAsia="Calibri"/>
        </w:rPr>
        <w:t>]</w:t>
      </w:r>
      <w:r w:rsidR="00B264BF">
        <w:rPr>
          <w:rFonts w:eastAsia="Calibri"/>
        </w:rPr>
        <w:t xml:space="preserve"> </w:t>
      </w:r>
      <w:r w:rsidR="00EA68EA" w:rsidRPr="005B37A7">
        <w:rPr>
          <w:rFonts w:eastAsia="Calibri" w:cstheme="minorHAnsi"/>
        </w:rPr>
        <w:t>What was</w:t>
      </w:r>
      <w:r w:rsidR="00EA68EA" w:rsidRPr="005B37A7">
        <w:rPr>
          <w:rFonts w:eastAsia="Calibri" w:cstheme="minorHAnsi"/>
          <w:i/>
        </w:rPr>
        <w:t xml:space="preserve"> </w:t>
      </w:r>
      <w:r w:rsidR="00EA68EA" w:rsidRPr="005B37A7">
        <w:rPr>
          <w:rFonts w:eastAsia="Calibri" w:cstheme="minorHAnsi"/>
        </w:rPr>
        <w:t>the source of water to [insert address from HOMEADD1_7 – HOMEADD3_7/the 7</w:t>
      </w:r>
      <w:r w:rsidR="00EA68EA" w:rsidRPr="005B37A7">
        <w:rPr>
          <w:rFonts w:eastAsia="Calibri" w:cstheme="minorHAnsi"/>
          <w:vertAlign w:val="superscript"/>
        </w:rPr>
        <w:t>th</w:t>
      </w:r>
      <w:r w:rsidR="00EA68EA" w:rsidRPr="005B37A7">
        <w:rPr>
          <w:rFonts w:eastAsia="Calibri" w:cstheme="minorHAnsi"/>
        </w:rPr>
        <w:t xml:space="preserve"> address you provided]?</w:t>
      </w:r>
    </w:p>
    <w:p w14:paraId="2FBF0EF7" w14:textId="36EA2301" w:rsidR="00EA68EA" w:rsidRPr="004E0102" w:rsidRDefault="00EA68EA" w:rsidP="00EA68EA">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7</w:t>
      </w:r>
    </w:p>
    <w:p w14:paraId="4FADD7EC" w14:textId="2669A537" w:rsidR="00EA68EA" w:rsidRPr="00AF7794" w:rsidRDefault="00EA68EA" w:rsidP="00222D0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_7</w:t>
      </w:r>
    </w:p>
    <w:p w14:paraId="5B4154EF" w14:textId="77777777" w:rsidR="00EA68EA" w:rsidRPr="00AF7794" w:rsidRDefault="00EA68EA" w:rsidP="00EA68EA">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74642F09" w14:textId="78B4EC36" w:rsidR="00EA68EA" w:rsidRPr="00AF7794" w:rsidRDefault="00EA68EA" w:rsidP="00EA68EA">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_7</w:t>
      </w:r>
    </w:p>
    <w:p w14:paraId="426D60C9" w14:textId="3F9EC863" w:rsidR="00EA68EA" w:rsidRPr="00AF7794" w:rsidRDefault="00EA68EA" w:rsidP="00EA68EA">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_7</w:t>
      </w:r>
    </w:p>
    <w:p w14:paraId="7926C3E0" w14:textId="6D9E837C" w:rsidR="00EA68EA" w:rsidRPr="00AF7794" w:rsidRDefault="00EA68EA" w:rsidP="00EA68EA">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_7</w:t>
      </w:r>
    </w:p>
    <w:p w14:paraId="5F3565CE" w14:textId="77777777" w:rsidR="00EA68EA" w:rsidRDefault="00EA68EA" w:rsidP="00EA68EA">
      <w:pPr>
        <w:spacing w:after="0" w:line="240" w:lineRule="auto"/>
        <w:rPr>
          <w:rFonts w:eastAsia="Calibri"/>
        </w:rPr>
      </w:pPr>
    </w:p>
    <w:p w14:paraId="1E8F6C60" w14:textId="47955285" w:rsidR="00EA68EA" w:rsidRDefault="00EA68EA" w:rsidP="00EA68EA">
      <w:pPr>
        <w:spacing w:after="0" w:line="240" w:lineRule="auto"/>
        <w:rPr>
          <w:rFonts w:eastAsia="Calibri" w:cstheme="minorHAnsi"/>
          <w:b/>
        </w:rPr>
      </w:pPr>
      <w:r>
        <w:rPr>
          <w:rFonts w:eastAsia="Calibri" w:cstheme="minorHAnsi"/>
          <w:b/>
        </w:rPr>
        <w:t>[DISPLAY HOMEWTR2_7 IF HOMEWTR1_7= 2</w:t>
      </w:r>
    </w:p>
    <w:p w14:paraId="5F21A8B8" w14:textId="12947F5E" w:rsidR="00EA68EA" w:rsidRPr="005B37A7" w:rsidRDefault="00EA68EA" w:rsidP="005B37A7">
      <w:pPr>
        <w:spacing w:after="0" w:line="240" w:lineRule="auto"/>
        <w:rPr>
          <w:rFonts w:eastAsia="Calibri"/>
        </w:rPr>
      </w:pPr>
      <w:r>
        <w:rPr>
          <w:rFonts w:eastAsia="Calibri" w:cstheme="minorHAnsi"/>
          <w:b/>
        </w:rPr>
        <w:t>ELSE, GO TO HOMEWTR3_7]</w:t>
      </w:r>
    </w:p>
    <w:p w14:paraId="5C5C8A16" w14:textId="256DA5D3" w:rsidR="00B371B6" w:rsidRPr="005B37A7"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7</w:t>
      </w:r>
      <w:r>
        <w:rPr>
          <w:rFonts w:eastAsia="Calibri"/>
        </w:rPr>
        <w:t>]</w:t>
      </w:r>
      <w:r w:rsidR="00B371B6">
        <w:rPr>
          <w:rFonts w:eastAsia="Calibri"/>
        </w:rPr>
        <w:t xml:space="preserve"> </w:t>
      </w:r>
      <w:r w:rsidR="00B371B6" w:rsidRPr="005B37A7">
        <w:rPr>
          <w:rFonts w:eastAsia="Calibri" w:cstheme="minorHAnsi"/>
        </w:rPr>
        <w:t>About how deep was your private well?</w:t>
      </w:r>
    </w:p>
    <w:p w14:paraId="652A54F1"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2409916C"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1E1C96F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49D8DE3F"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1FD2E02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77EE9DD2"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18297714"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09CA026D" w14:textId="7AC31BD2"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_7</w:t>
      </w:r>
    </w:p>
    <w:p w14:paraId="1F394BF1" w14:textId="77777777" w:rsidR="00B371B6" w:rsidRDefault="00B371B6" w:rsidP="005B37A7">
      <w:pPr>
        <w:pStyle w:val="ListParagraph"/>
        <w:spacing w:after="0" w:line="240" w:lineRule="auto"/>
        <w:rPr>
          <w:rFonts w:eastAsia="Calibri"/>
        </w:rPr>
      </w:pPr>
    </w:p>
    <w:p w14:paraId="4C32F176" w14:textId="052A7FEC" w:rsidR="00B264BF" w:rsidRPr="005B37A7"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7</w:t>
      </w:r>
      <w:r>
        <w:rPr>
          <w:rFonts w:eastAsia="Calibri"/>
        </w:rPr>
        <w:t>]</w:t>
      </w:r>
      <w:r w:rsidR="00B264BF">
        <w:rPr>
          <w:rFonts w:eastAsia="Calibri"/>
        </w:rPr>
        <w:t xml:space="preserve"> </w:t>
      </w:r>
      <w:r w:rsidR="00B264BF" w:rsidRPr="005B37A7">
        <w:rPr>
          <w:rFonts w:eastAsia="Calibri"/>
        </w:rPr>
        <w:t>What was the main source of water that you drank at [insert address from HOMEADD1_</w:t>
      </w:r>
      <w:r w:rsidR="00B264BF">
        <w:rPr>
          <w:rFonts w:eastAsia="Calibri"/>
        </w:rPr>
        <w:t>7</w:t>
      </w:r>
      <w:r w:rsidR="00B264BF" w:rsidRPr="005B37A7">
        <w:rPr>
          <w:rFonts w:eastAsia="Calibri"/>
        </w:rPr>
        <w:t xml:space="preserve"> – HOMEADD3_</w:t>
      </w:r>
      <w:r w:rsidR="00B264BF">
        <w:rPr>
          <w:rFonts w:eastAsia="Calibri"/>
        </w:rPr>
        <w:t>7</w:t>
      </w:r>
      <w:r w:rsidR="00B264BF" w:rsidRPr="005B37A7">
        <w:rPr>
          <w:rFonts w:eastAsia="Calibri"/>
        </w:rPr>
        <w:t xml:space="preserve">/the </w:t>
      </w:r>
      <w:r w:rsidR="00B264BF">
        <w:rPr>
          <w:rFonts w:eastAsia="Calibri"/>
        </w:rPr>
        <w:t>7</w:t>
      </w:r>
      <w:r w:rsidR="00B264BF" w:rsidRPr="005B37A7">
        <w:rPr>
          <w:rFonts w:eastAsia="Calibri"/>
          <w:vertAlign w:val="superscript"/>
        </w:rPr>
        <w:t>th</w:t>
      </w:r>
      <w:r w:rsidR="00B264BF" w:rsidRPr="005B37A7">
        <w:rPr>
          <w:rFonts w:eastAsia="Calibri"/>
        </w:rPr>
        <w:t xml:space="preserve"> address you provided]? Please think about water you used to make drinks such as coffee and tea, and plain water that you drank.       </w:t>
      </w:r>
    </w:p>
    <w:p w14:paraId="59662464" w14:textId="77777777" w:rsidR="00B264BF" w:rsidRPr="004E0102" w:rsidRDefault="00B264BF" w:rsidP="00B264BF">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3E8EF914" w14:textId="77777777" w:rsidR="00B264BF" w:rsidRPr="00AF7794" w:rsidRDefault="00B264BF" w:rsidP="00B264BF">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0DF64B8F" w14:textId="77777777" w:rsidR="00B264BF" w:rsidRPr="00AF7794" w:rsidRDefault="00B264BF" w:rsidP="00B264BF">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3CBD77E1" w14:textId="77777777" w:rsidR="00B264BF" w:rsidRPr="00AF7794" w:rsidRDefault="00B264BF" w:rsidP="00B264BF">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BACBECA" w14:textId="77777777" w:rsidR="00B264BF" w:rsidRPr="00AF7794" w:rsidRDefault="00B264BF" w:rsidP="00B264BF">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3D20333C" w14:textId="77777777" w:rsidR="00B264BF" w:rsidRPr="00AF7794" w:rsidRDefault="00B264BF" w:rsidP="00B264BF">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175A5533" w14:textId="77777777" w:rsidR="00B264BF" w:rsidRPr="00AF7794" w:rsidRDefault="00B264BF" w:rsidP="00B264BF">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7F83352E" w14:textId="77777777" w:rsidR="00B264BF" w:rsidRPr="00AF7794" w:rsidRDefault="00B264BF" w:rsidP="00B264BF">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679C13A1" w14:textId="638873F0" w:rsidR="00B264BF" w:rsidRDefault="00B264BF" w:rsidP="00B264BF">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HOMEWTR1_8</w:t>
      </w:r>
    </w:p>
    <w:p w14:paraId="69A9F34F" w14:textId="77777777" w:rsidR="00B264BF" w:rsidRDefault="00B264BF" w:rsidP="00B264BF">
      <w:pPr>
        <w:spacing w:after="0" w:line="240" w:lineRule="auto"/>
        <w:rPr>
          <w:rFonts w:eastAsia="Calibri"/>
        </w:rPr>
      </w:pPr>
    </w:p>
    <w:p w14:paraId="37E80626" w14:textId="7E298C7C" w:rsidR="00B264BF" w:rsidRDefault="00B264BF" w:rsidP="00B264BF">
      <w:pPr>
        <w:spacing w:after="0" w:line="240" w:lineRule="auto"/>
        <w:rPr>
          <w:rFonts w:eastAsia="Calibri"/>
          <w:b/>
          <w:bCs/>
        </w:rPr>
      </w:pPr>
      <w:r>
        <w:rPr>
          <w:rFonts w:eastAsia="Calibri"/>
          <w:b/>
          <w:bCs/>
        </w:rPr>
        <w:t>[DISPLAY HOMEWTR1_8 IF 8</w:t>
      </w:r>
      <w:r w:rsidRPr="004E0102">
        <w:rPr>
          <w:rFonts w:eastAsia="Calibri"/>
          <w:b/>
          <w:bCs/>
          <w:vertAlign w:val="superscript"/>
        </w:rPr>
        <w:t>th</w:t>
      </w:r>
      <w:r>
        <w:rPr>
          <w:rFonts w:eastAsia="Calibri"/>
          <w:b/>
          <w:bCs/>
        </w:rPr>
        <w:t xml:space="preserve"> ADDRESS SECTION DISPLAYED</w:t>
      </w:r>
    </w:p>
    <w:p w14:paraId="046505EA" w14:textId="6FF49905" w:rsidR="00B264BF" w:rsidRPr="005B37A7" w:rsidRDefault="00B264BF" w:rsidP="005B37A7">
      <w:pPr>
        <w:spacing w:after="0" w:line="240" w:lineRule="auto"/>
        <w:rPr>
          <w:rFonts w:eastAsia="Calibri" w:cstheme="minorHAnsi"/>
        </w:rPr>
      </w:pPr>
      <w:r>
        <w:rPr>
          <w:rFonts w:eastAsia="Calibri"/>
          <w:b/>
          <w:bCs/>
        </w:rPr>
        <w:t>ELSE, GO TO INTROSH]</w:t>
      </w:r>
    </w:p>
    <w:p w14:paraId="12F4AB97" w14:textId="1BB26DE8" w:rsidR="0051147C" w:rsidRPr="00CE654E" w:rsidRDefault="00F46795" w:rsidP="008B16AA">
      <w:pPr>
        <w:pStyle w:val="ListParagraph"/>
        <w:numPr>
          <w:ilvl w:val="0"/>
          <w:numId w:val="7"/>
        </w:numPr>
        <w:spacing w:after="0" w:line="240" w:lineRule="auto"/>
        <w:rPr>
          <w:rFonts w:eastAsia="Calibri"/>
        </w:rPr>
      </w:pPr>
      <w:r>
        <w:rPr>
          <w:rFonts w:eastAsia="Calibri"/>
        </w:rPr>
        <w:t>[HOMEWTR1_</w:t>
      </w:r>
      <w:r w:rsidR="00C51A10">
        <w:rPr>
          <w:rFonts w:eastAsia="Calibri"/>
        </w:rPr>
        <w:t>8</w:t>
      </w:r>
      <w:r>
        <w:rPr>
          <w:rFonts w:eastAsia="Calibri"/>
        </w:rPr>
        <w:t>]</w:t>
      </w:r>
      <w:r w:rsidR="0051147C">
        <w:rPr>
          <w:rFonts w:eastAsia="Calibri"/>
        </w:rPr>
        <w:t xml:space="preserve"> </w:t>
      </w:r>
      <w:r w:rsidR="0051147C" w:rsidRPr="005B37A7">
        <w:rPr>
          <w:rFonts w:eastAsia="Calibri" w:cstheme="minorHAnsi"/>
        </w:rPr>
        <w:t>What was</w:t>
      </w:r>
      <w:r w:rsidR="0051147C" w:rsidRPr="005B37A7">
        <w:rPr>
          <w:rFonts w:eastAsia="Calibri" w:cstheme="minorHAnsi"/>
          <w:i/>
        </w:rPr>
        <w:t xml:space="preserve"> </w:t>
      </w:r>
      <w:r w:rsidR="0051147C" w:rsidRPr="005B37A7">
        <w:rPr>
          <w:rFonts w:eastAsia="Calibri" w:cstheme="minorHAnsi"/>
        </w:rPr>
        <w:t>the source of water to [insert address from HOMEADD1_</w:t>
      </w:r>
      <w:r w:rsidR="0051147C">
        <w:rPr>
          <w:rFonts w:eastAsia="Calibri" w:cstheme="minorHAnsi"/>
        </w:rPr>
        <w:t>8</w:t>
      </w:r>
      <w:r w:rsidR="0051147C" w:rsidRPr="005B37A7">
        <w:rPr>
          <w:rFonts w:eastAsia="Calibri" w:cstheme="minorHAnsi"/>
        </w:rPr>
        <w:t xml:space="preserve"> – HOMEADD3_</w:t>
      </w:r>
      <w:r w:rsidR="0051147C">
        <w:rPr>
          <w:rFonts w:eastAsia="Calibri" w:cstheme="minorHAnsi"/>
        </w:rPr>
        <w:t>8</w:t>
      </w:r>
      <w:r w:rsidR="0051147C" w:rsidRPr="005B37A7">
        <w:rPr>
          <w:rFonts w:eastAsia="Calibri" w:cstheme="minorHAnsi"/>
        </w:rPr>
        <w:t xml:space="preserve">/the </w:t>
      </w:r>
      <w:r w:rsidR="0051147C">
        <w:rPr>
          <w:rFonts w:eastAsia="Calibri" w:cstheme="minorHAnsi"/>
        </w:rPr>
        <w:t>8</w:t>
      </w:r>
      <w:r w:rsidR="0051147C" w:rsidRPr="00CE654E">
        <w:rPr>
          <w:rFonts w:eastAsia="Calibri" w:cstheme="minorHAnsi"/>
          <w:vertAlign w:val="superscript"/>
        </w:rPr>
        <w:t>th</w:t>
      </w:r>
      <w:r w:rsidR="0051147C" w:rsidRPr="00CE654E">
        <w:rPr>
          <w:rFonts w:eastAsia="Calibri" w:cstheme="minorHAnsi"/>
        </w:rPr>
        <w:t xml:space="preserve"> address you provided]?</w:t>
      </w:r>
    </w:p>
    <w:p w14:paraId="4F6786BD" w14:textId="3844D975" w:rsidR="0051147C" w:rsidRPr="004E0102" w:rsidRDefault="0051147C" w:rsidP="0051147C">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8</w:t>
      </w:r>
    </w:p>
    <w:p w14:paraId="51A8D40E" w14:textId="7761BA42" w:rsidR="0051147C" w:rsidRPr="00AF7794" w:rsidRDefault="0051147C" w:rsidP="00222D0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_8</w:t>
      </w:r>
    </w:p>
    <w:p w14:paraId="54DBFD4B" w14:textId="77777777" w:rsidR="0051147C" w:rsidRPr="00AF7794" w:rsidRDefault="0051147C" w:rsidP="0051147C">
      <w:pPr>
        <w:pStyle w:val="ListParagraph"/>
        <w:spacing w:before="60" w:after="0" w:line="240" w:lineRule="auto"/>
        <w:ind w:left="0" w:firstLine="720"/>
        <w:rPr>
          <w:rFonts w:eastAsia="Calibri"/>
        </w:rPr>
      </w:pPr>
      <w:r w:rsidRPr="71CC2ABE">
        <w:rPr>
          <w:rFonts w:eastAsia="Calibri"/>
        </w:rPr>
        <w:lastRenderedPageBreak/>
        <w:t>2</w:t>
      </w:r>
      <w:r>
        <w:tab/>
      </w:r>
      <w:r w:rsidRPr="71CC2ABE">
        <w:rPr>
          <w:rFonts w:eastAsia="Calibri"/>
        </w:rPr>
        <w:t>Private well or spring</w:t>
      </w:r>
    </w:p>
    <w:p w14:paraId="169108C8" w14:textId="392C9F1C" w:rsidR="0051147C" w:rsidRPr="00AF7794" w:rsidRDefault="0051147C" w:rsidP="0051147C">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_8</w:t>
      </w:r>
    </w:p>
    <w:p w14:paraId="550A8EA9" w14:textId="4E55B534" w:rsidR="0051147C" w:rsidRPr="00AF7794" w:rsidRDefault="0051147C" w:rsidP="0051147C">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_8</w:t>
      </w:r>
    </w:p>
    <w:p w14:paraId="110FD778" w14:textId="09411EE8" w:rsidR="0051147C" w:rsidRPr="00AF7794" w:rsidRDefault="0051147C" w:rsidP="0051147C">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_8</w:t>
      </w:r>
    </w:p>
    <w:p w14:paraId="27C9C38D" w14:textId="77777777" w:rsidR="0051147C" w:rsidRDefault="0051147C" w:rsidP="0051147C">
      <w:pPr>
        <w:spacing w:after="0" w:line="240" w:lineRule="auto"/>
        <w:rPr>
          <w:rFonts w:eastAsia="Calibri"/>
        </w:rPr>
      </w:pPr>
    </w:p>
    <w:p w14:paraId="025FD177" w14:textId="2EFA8923" w:rsidR="0051147C" w:rsidRDefault="0051147C" w:rsidP="0051147C">
      <w:pPr>
        <w:spacing w:after="0" w:line="240" w:lineRule="auto"/>
        <w:rPr>
          <w:rFonts w:eastAsia="Calibri" w:cstheme="minorHAnsi"/>
          <w:b/>
        </w:rPr>
      </w:pPr>
      <w:r>
        <w:rPr>
          <w:rFonts w:eastAsia="Calibri" w:cstheme="minorHAnsi"/>
          <w:b/>
        </w:rPr>
        <w:t>[DISPLAY HOMEWTR2_8 IF HOMEWTR1_8= 2</w:t>
      </w:r>
    </w:p>
    <w:p w14:paraId="31D8AFEE" w14:textId="122002E4" w:rsidR="0051147C" w:rsidRPr="00CE654E" w:rsidRDefault="0051147C" w:rsidP="00CE654E">
      <w:pPr>
        <w:spacing w:after="0" w:line="240" w:lineRule="auto"/>
        <w:rPr>
          <w:rFonts w:eastAsia="Calibri"/>
        </w:rPr>
      </w:pPr>
      <w:r w:rsidRPr="00CE654E">
        <w:rPr>
          <w:rFonts w:eastAsia="Calibri" w:cstheme="minorHAnsi"/>
          <w:b/>
        </w:rPr>
        <w:t>ELSE, GO TO HOMEWTR3_8]</w:t>
      </w:r>
    </w:p>
    <w:p w14:paraId="2C908ABE" w14:textId="078F9F97" w:rsidR="00B371B6" w:rsidRPr="00CE654E"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8</w:t>
      </w:r>
      <w:r>
        <w:rPr>
          <w:rFonts w:eastAsia="Calibri"/>
        </w:rPr>
        <w:t>]</w:t>
      </w:r>
      <w:r w:rsidR="00B371B6">
        <w:rPr>
          <w:rFonts w:eastAsia="Calibri"/>
        </w:rPr>
        <w:t xml:space="preserve"> </w:t>
      </w:r>
      <w:r w:rsidR="00B371B6" w:rsidRPr="00CE654E">
        <w:rPr>
          <w:rFonts w:eastAsia="Calibri" w:cstheme="minorHAnsi"/>
        </w:rPr>
        <w:t>About how deep was your private well?</w:t>
      </w:r>
    </w:p>
    <w:p w14:paraId="40276A39"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4322E652"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CEABAEC"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4411AF20"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75782BB9"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1E3254E4"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0BEF6BE6"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7B0B0B73" w14:textId="58095F41"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_8</w:t>
      </w:r>
    </w:p>
    <w:p w14:paraId="334E9294" w14:textId="77777777" w:rsidR="00B371B6" w:rsidRDefault="00B371B6" w:rsidP="00CE654E">
      <w:pPr>
        <w:pStyle w:val="ListParagraph"/>
        <w:spacing w:after="0" w:line="240" w:lineRule="auto"/>
        <w:rPr>
          <w:rFonts w:eastAsia="Calibri"/>
        </w:rPr>
      </w:pPr>
    </w:p>
    <w:p w14:paraId="5CEDE271" w14:textId="20F00DA8" w:rsidR="00B11021" w:rsidRPr="00CE654E"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8</w:t>
      </w:r>
      <w:r>
        <w:rPr>
          <w:rFonts w:eastAsia="Calibri"/>
        </w:rPr>
        <w:t>]</w:t>
      </w:r>
      <w:r w:rsidR="00B11021">
        <w:rPr>
          <w:rFonts w:eastAsia="Calibri"/>
        </w:rPr>
        <w:t xml:space="preserve"> </w:t>
      </w:r>
      <w:r w:rsidR="00B11021" w:rsidRPr="00CE654E">
        <w:rPr>
          <w:rFonts w:eastAsia="Calibri"/>
        </w:rPr>
        <w:t>What was the main source of water that you drank at [insert address from HOMEADD1_</w:t>
      </w:r>
      <w:r w:rsidR="00B11021">
        <w:rPr>
          <w:rFonts w:eastAsia="Calibri"/>
        </w:rPr>
        <w:t>8</w:t>
      </w:r>
      <w:r w:rsidR="00B11021" w:rsidRPr="00CE654E">
        <w:rPr>
          <w:rFonts w:eastAsia="Calibri"/>
        </w:rPr>
        <w:t xml:space="preserve"> – HOMEADD3_</w:t>
      </w:r>
      <w:r w:rsidR="00B11021">
        <w:rPr>
          <w:rFonts w:eastAsia="Calibri"/>
        </w:rPr>
        <w:t>8</w:t>
      </w:r>
      <w:r w:rsidR="00B11021" w:rsidRPr="00CE654E">
        <w:rPr>
          <w:rFonts w:eastAsia="Calibri"/>
        </w:rPr>
        <w:t xml:space="preserve">/the </w:t>
      </w:r>
      <w:r w:rsidR="00B11021">
        <w:rPr>
          <w:rFonts w:eastAsia="Calibri"/>
        </w:rPr>
        <w:t>8</w:t>
      </w:r>
      <w:r w:rsidR="00B11021" w:rsidRPr="00CE654E">
        <w:rPr>
          <w:rFonts w:eastAsia="Calibri"/>
          <w:vertAlign w:val="superscript"/>
        </w:rPr>
        <w:t>th</w:t>
      </w:r>
      <w:r w:rsidR="00B11021" w:rsidRPr="00CE654E">
        <w:rPr>
          <w:rFonts w:eastAsia="Calibri"/>
        </w:rPr>
        <w:t xml:space="preserve"> address you provided]? Please think about water you used to make drinks such as coffee and tea, and plain water that you drank.       </w:t>
      </w:r>
    </w:p>
    <w:p w14:paraId="2D14F207" w14:textId="77777777" w:rsidR="00B11021" w:rsidRPr="004E0102" w:rsidRDefault="00B11021" w:rsidP="00B11021">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1795BC61" w14:textId="77777777" w:rsidR="00B11021" w:rsidRPr="00AF7794" w:rsidRDefault="00B11021" w:rsidP="00B11021">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666893CD" w14:textId="77777777" w:rsidR="00B11021" w:rsidRPr="00AF7794" w:rsidRDefault="00B11021" w:rsidP="00B11021">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54FB1303" w14:textId="77777777" w:rsidR="00B11021" w:rsidRPr="00AF7794" w:rsidRDefault="00B11021" w:rsidP="00B11021">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3F153760" w14:textId="77777777" w:rsidR="00B11021" w:rsidRPr="00AF7794" w:rsidRDefault="00B11021" w:rsidP="00B11021">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2BFA3D2F" w14:textId="77777777" w:rsidR="00B11021" w:rsidRPr="00AF7794" w:rsidRDefault="00B11021" w:rsidP="00B11021">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3A0A0FB6" w14:textId="77777777" w:rsidR="00B11021" w:rsidRPr="00AF7794" w:rsidRDefault="00B11021" w:rsidP="00B11021">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2F099894" w14:textId="77777777" w:rsidR="00B11021" w:rsidRPr="00AF7794" w:rsidRDefault="00B11021" w:rsidP="00B11021">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E2F28FB" w14:textId="457612DF" w:rsidR="00B11021" w:rsidRDefault="00B11021" w:rsidP="00B11021">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HOMEWTR1_9</w:t>
      </w:r>
    </w:p>
    <w:p w14:paraId="1243D60A" w14:textId="77777777" w:rsidR="00B11021" w:rsidRDefault="00B11021" w:rsidP="00B11021">
      <w:pPr>
        <w:spacing w:after="0" w:line="240" w:lineRule="auto"/>
        <w:rPr>
          <w:rFonts w:eastAsia="Calibri"/>
        </w:rPr>
      </w:pPr>
    </w:p>
    <w:p w14:paraId="4F770198" w14:textId="1AED322F" w:rsidR="00B11021" w:rsidRDefault="00B11021" w:rsidP="00B11021">
      <w:pPr>
        <w:spacing w:after="0" w:line="240" w:lineRule="auto"/>
        <w:rPr>
          <w:rFonts w:eastAsia="Calibri"/>
          <w:b/>
          <w:bCs/>
        </w:rPr>
      </w:pPr>
      <w:r>
        <w:rPr>
          <w:rFonts w:eastAsia="Calibri"/>
          <w:b/>
          <w:bCs/>
        </w:rPr>
        <w:t>[DISPLAY HOMEWTR1_9 IF 9</w:t>
      </w:r>
      <w:r w:rsidRPr="004E0102">
        <w:rPr>
          <w:rFonts w:eastAsia="Calibri"/>
          <w:b/>
          <w:bCs/>
          <w:vertAlign w:val="superscript"/>
        </w:rPr>
        <w:t>th</w:t>
      </w:r>
      <w:r>
        <w:rPr>
          <w:rFonts w:eastAsia="Calibri"/>
          <w:b/>
          <w:bCs/>
        </w:rPr>
        <w:t xml:space="preserve"> ADDRESS SECTION DISPLAYED</w:t>
      </w:r>
    </w:p>
    <w:p w14:paraId="51AAAD82" w14:textId="1F4522AC" w:rsidR="00B11021" w:rsidRPr="00CE654E" w:rsidRDefault="00B11021" w:rsidP="00CE654E">
      <w:pPr>
        <w:spacing w:after="0" w:line="240" w:lineRule="auto"/>
        <w:rPr>
          <w:rFonts w:eastAsia="Calibri" w:cstheme="minorHAnsi"/>
        </w:rPr>
      </w:pPr>
      <w:r>
        <w:rPr>
          <w:rFonts w:eastAsia="Calibri"/>
          <w:b/>
          <w:bCs/>
        </w:rPr>
        <w:t>ELSE, GO TO INTROSH]</w:t>
      </w:r>
    </w:p>
    <w:p w14:paraId="18162C8A" w14:textId="00943E2C" w:rsidR="0051147C" w:rsidRPr="00CE654E" w:rsidRDefault="00C51A10" w:rsidP="008B16AA">
      <w:pPr>
        <w:pStyle w:val="ListParagraph"/>
        <w:numPr>
          <w:ilvl w:val="0"/>
          <w:numId w:val="7"/>
        </w:numPr>
        <w:spacing w:after="0" w:line="240" w:lineRule="auto"/>
        <w:rPr>
          <w:rFonts w:eastAsia="Calibri"/>
        </w:rPr>
      </w:pPr>
      <w:r>
        <w:rPr>
          <w:rFonts w:eastAsia="Calibri"/>
        </w:rPr>
        <w:t>[HOMEWTR1_9]</w:t>
      </w:r>
      <w:r w:rsidR="00B4578E">
        <w:rPr>
          <w:rFonts w:eastAsia="Calibri"/>
        </w:rPr>
        <w:t xml:space="preserve"> </w:t>
      </w:r>
      <w:r w:rsidR="0051147C" w:rsidRPr="00CE654E">
        <w:rPr>
          <w:rFonts w:eastAsia="Calibri" w:cstheme="minorHAnsi"/>
        </w:rPr>
        <w:t>What was</w:t>
      </w:r>
      <w:r w:rsidR="0051147C" w:rsidRPr="00CE654E">
        <w:rPr>
          <w:rFonts w:eastAsia="Calibri" w:cstheme="minorHAnsi"/>
          <w:i/>
        </w:rPr>
        <w:t xml:space="preserve"> </w:t>
      </w:r>
      <w:r w:rsidR="0051147C" w:rsidRPr="00CE654E">
        <w:rPr>
          <w:rFonts w:eastAsia="Calibri" w:cstheme="minorHAnsi"/>
        </w:rPr>
        <w:t>the source of water to [insert address from HOMEADD1_</w:t>
      </w:r>
      <w:r w:rsidR="00B4578E">
        <w:rPr>
          <w:rFonts w:eastAsia="Calibri" w:cstheme="minorHAnsi"/>
        </w:rPr>
        <w:t>9</w:t>
      </w:r>
      <w:r w:rsidR="0051147C" w:rsidRPr="00CE654E">
        <w:rPr>
          <w:rFonts w:eastAsia="Calibri" w:cstheme="minorHAnsi"/>
        </w:rPr>
        <w:t xml:space="preserve"> – HOMEADD3_</w:t>
      </w:r>
      <w:r w:rsidR="00B4578E">
        <w:rPr>
          <w:rFonts w:eastAsia="Calibri" w:cstheme="minorHAnsi"/>
        </w:rPr>
        <w:t>9</w:t>
      </w:r>
      <w:r w:rsidR="0051147C" w:rsidRPr="00CE654E">
        <w:rPr>
          <w:rFonts w:eastAsia="Calibri" w:cstheme="minorHAnsi"/>
        </w:rPr>
        <w:t xml:space="preserve">/the </w:t>
      </w:r>
      <w:r w:rsidR="00B4578E">
        <w:rPr>
          <w:rFonts w:eastAsia="Calibri" w:cstheme="minorHAnsi"/>
        </w:rPr>
        <w:t>9</w:t>
      </w:r>
      <w:r w:rsidR="0051147C" w:rsidRPr="00CE654E">
        <w:rPr>
          <w:rFonts w:eastAsia="Calibri" w:cstheme="minorHAnsi"/>
          <w:vertAlign w:val="superscript"/>
        </w:rPr>
        <w:t>th</w:t>
      </w:r>
      <w:r w:rsidR="0051147C" w:rsidRPr="00CE654E">
        <w:rPr>
          <w:rFonts w:eastAsia="Calibri" w:cstheme="minorHAnsi"/>
        </w:rPr>
        <w:t xml:space="preserve"> address you provided]?</w:t>
      </w:r>
    </w:p>
    <w:p w14:paraId="25B76F38" w14:textId="011827D6" w:rsidR="0051147C" w:rsidRPr="004E0102" w:rsidRDefault="0051147C" w:rsidP="0051147C">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sidR="00B4578E">
        <w:rPr>
          <w:rFonts w:eastAsia="Calibri"/>
          <w:b/>
          <w:bCs/>
        </w:rPr>
        <w:t>9</w:t>
      </w:r>
    </w:p>
    <w:p w14:paraId="09327CF5" w14:textId="0EDEC879" w:rsidR="0051147C" w:rsidRPr="00AF7794" w:rsidRDefault="0051147C" w:rsidP="00222D0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B4578E">
        <w:rPr>
          <w:rFonts w:eastAsia="Calibri"/>
          <w:b/>
          <w:bCs/>
        </w:rPr>
        <w:t>9</w:t>
      </w:r>
    </w:p>
    <w:p w14:paraId="70F06CA9" w14:textId="77777777" w:rsidR="0051147C" w:rsidRPr="00AF7794" w:rsidRDefault="0051147C" w:rsidP="0051147C">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52858F4C" w14:textId="7AAB34E6" w:rsidR="0051147C" w:rsidRPr="00AF7794" w:rsidRDefault="0051147C" w:rsidP="0051147C">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B4578E">
        <w:rPr>
          <w:rFonts w:eastAsia="Calibri"/>
          <w:b/>
          <w:bCs/>
        </w:rPr>
        <w:t>9</w:t>
      </w:r>
    </w:p>
    <w:p w14:paraId="68D732D8" w14:textId="7704D409" w:rsidR="0051147C" w:rsidRPr="00AF7794" w:rsidRDefault="0051147C" w:rsidP="0051147C">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B4578E">
        <w:rPr>
          <w:rFonts w:eastAsia="Calibri"/>
          <w:b/>
          <w:bCs/>
        </w:rPr>
        <w:t>9</w:t>
      </w:r>
    </w:p>
    <w:p w14:paraId="22C67950" w14:textId="4920A852" w:rsidR="0051147C" w:rsidRPr="00AF7794" w:rsidRDefault="0051147C" w:rsidP="0051147C">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B4578E">
        <w:rPr>
          <w:b/>
          <w:bCs/>
          <w:i/>
          <w:iCs/>
        </w:rPr>
        <w:t>9</w:t>
      </w:r>
    </w:p>
    <w:p w14:paraId="3328BAAB" w14:textId="77777777" w:rsidR="0051147C" w:rsidRDefault="0051147C" w:rsidP="0051147C">
      <w:pPr>
        <w:spacing w:after="0" w:line="240" w:lineRule="auto"/>
        <w:rPr>
          <w:rFonts w:eastAsia="Calibri"/>
        </w:rPr>
      </w:pPr>
    </w:p>
    <w:p w14:paraId="3C8E0C56" w14:textId="5CA12B08" w:rsidR="0051147C" w:rsidRDefault="0051147C" w:rsidP="0051147C">
      <w:pPr>
        <w:spacing w:after="0" w:line="240" w:lineRule="auto"/>
        <w:rPr>
          <w:rFonts w:eastAsia="Calibri" w:cstheme="minorHAnsi"/>
          <w:b/>
        </w:rPr>
      </w:pPr>
      <w:r>
        <w:rPr>
          <w:rFonts w:eastAsia="Calibri" w:cstheme="minorHAnsi"/>
          <w:b/>
        </w:rPr>
        <w:t>[DISPLAY HOMEWTR2_</w:t>
      </w:r>
      <w:r w:rsidR="00B4578E">
        <w:rPr>
          <w:rFonts w:eastAsia="Calibri" w:cstheme="minorHAnsi"/>
          <w:b/>
        </w:rPr>
        <w:t>9</w:t>
      </w:r>
      <w:r>
        <w:rPr>
          <w:rFonts w:eastAsia="Calibri" w:cstheme="minorHAnsi"/>
          <w:b/>
        </w:rPr>
        <w:t xml:space="preserve"> IF HOMEWTR1_</w:t>
      </w:r>
      <w:r w:rsidR="00B4578E">
        <w:rPr>
          <w:rFonts w:eastAsia="Calibri" w:cstheme="minorHAnsi"/>
          <w:b/>
        </w:rPr>
        <w:t>9</w:t>
      </w:r>
      <w:r>
        <w:rPr>
          <w:rFonts w:eastAsia="Calibri" w:cstheme="minorHAnsi"/>
          <w:b/>
        </w:rPr>
        <w:t>= 2</w:t>
      </w:r>
    </w:p>
    <w:p w14:paraId="583F052F" w14:textId="1961A64A" w:rsidR="0051147C" w:rsidRPr="00CE654E" w:rsidRDefault="0051147C" w:rsidP="00CE654E">
      <w:pPr>
        <w:spacing w:after="0" w:line="240" w:lineRule="auto"/>
        <w:rPr>
          <w:rFonts w:eastAsia="Calibri"/>
        </w:rPr>
      </w:pPr>
      <w:r w:rsidRPr="00CE654E">
        <w:rPr>
          <w:rFonts w:eastAsia="Calibri" w:cstheme="minorHAnsi"/>
          <w:b/>
        </w:rPr>
        <w:t>ELSE, GO TO HOMEWTR3_</w:t>
      </w:r>
      <w:r w:rsidR="00B4578E" w:rsidRPr="00CE654E">
        <w:rPr>
          <w:rFonts w:eastAsia="Calibri" w:cstheme="minorHAnsi"/>
          <w:b/>
        </w:rPr>
        <w:t>9</w:t>
      </w:r>
      <w:r w:rsidRPr="00CE654E">
        <w:rPr>
          <w:rFonts w:eastAsia="Calibri" w:cstheme="minorHAnsi"/>
          <w:b/>
        </w:rPr>
        <w:t>]</w:t>
      </w:r>
    </w:p>
    <w:p w14:paraId="35AAD1DC" w14:textId="7F603DB8" w:rsidR="00B371B6" w:rsidRPr="00CE654E" w:rsidRDefault="00C51A10" w:rsidP="008B16AA">
      <w:pPr>
        <w:pStyle w:val="ListParagraph"/>
        <w:numPr>
          <w:ilvl w:val="0"/>
          <w:numId w:val="7"/>
        </w:numPr>
        <w:spacing w:after="0" w:line="240" w:lineRule="auto"/>
        <w:rPr>
          <w:rFonts w:eastAsia="Calibri"/>
        </w:rPr>
      </w:pPr>
      <w:r>
        <w:rPr>
          <w:rFonts w:eastAsia="Calibri"/>
        </w:rPr>
        <w:t>[HOMEWTR2_9]</w:t>
      </w:r>
      <w:r w:rsidR="00B371B6">
        <w:rPr>
          <w:rFonts w:eastAsia="Calibri"/>
        </w:rPr>
        <w:t xml:space="preserve"> </w:t>
      </w:r>
      <w:r w:rsidR="00B371B6" w:rsidRPr="00CE654E">
        <w:rPr>
          <w:rFonts w:eastAsia="Calibri" w:cstheme="minorHAnsi"/>
        </w:rPr>
        <w:t>About how deep was your private well?</w:t>
      </w:r>
    </w:p>
    <w:p w14:paraId="7541C5A7"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7748849C"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34145912"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0BA9DFE2"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lastRenderedPageBreak/>
        <w:t>3</w:t>
      </w:r>
      <w:r>
        <w:tab/>
      </w:r>
      <w:r w:rsidRPr="0FC45AAF">
        <w:rPr>
          <w:rFonts w:eastAsia="Calibri"/>
        </w:rPr>
        <w:t>151 to 250 feet</w:t>
      </w:r>
    </w:p>
    <w:p w14:paraId="0EFE9A80"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5879D938"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558F2670"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6FC28282" w14:textId="61126210"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_9</w:t>
      </w:r>
    </w:p>
    <w:p w14:paraId="384B3093" w14:textId="77777777" w:rsidR="00B371B6" w:rsidRDefault="00B371B6" w:rsidP="00CE654E">
      <w:pPr>
        <w:pStyle w:val="ListParagraph"/>
        <w:spacing w:after="0" w:line="240" w:lineRule="auto"/>
        <w:rPr>
          <w:rFonts w:eastAsia="Calibri"/>
        </w:rPr>
      </w:pPr>
    </w:p>
    <w:p w14:paraId="518CB57D" w14:textId="06496019" w:rsidR="00E23C37" w:rsidRPr="00CE654E" w:rsidRDefault="00C51A10" w:rsidP="008B16AA">
      <w:pPr>
        <w:pStyle w:val="ListParagraph"/>
        <w:numPr>
          <w:ilvl w:val="0"/>
          <w:numId w:val="7"/>
        </w:numPr>
        <w:spacing w:after="0" w:line="240" w:lineRule="auto"/>
        <w:rPr>
          <w:rFonts w:eastAsia="Calibri"/>
        </w:rPr>
      </w:pPr>
      <w:r>
        <w:rPr>
          <w:rFonts w:eastAsia="Calibri"/>
        </w:rPr>
        <w:t>[HOMEWTR3_9]</w:t>
      </w:r>
      <w:r w:rsidR="00E23C37">
        <w:rPr>
          <w:rFonts w:eastAsia="Calibri"/>
        </w:rPr>
        <w:t xml:space="preserve"> </w:t>
      </w:r>
      <w:r w:rsidR="00E23C37" w:rsidRPr="00CE654E">
        <w:rPr>
          <w:rFonts w:eastAsia="Calibri"/>
        </w:rPr>
        <w:t>What was the main source of water that you drank at [insert address from HOMEADD1_</w:t>
      </w:r>
      <w:r w:rsidR="00E23C37">
        <w:rPr>
          <w:rFonts w:eastAsia="Calibri"/>
        </w:rPr>
        <w:t>9</w:t>
      </w:r>
      <w:r w:rsidR="00E23C37" w:rsidRPr="00CE654E">
        <w:rPr>
          <w:rFonts w:eastAsia="Calibri"/>
        </w:rPr>
        <w:t xml:space="preserve"> – HOMEADD3_</w:t>
      </w:r>
      <w:r w:rsidR="00E23C37">
        <w:rPr>
          <w:rFonts w:eastAsia="Calibri"/>
        </w:rPr>
        <w:t>9</w:t>
      </w:r>
      <w:r w:rsidR="00E23C37" w:rsidRPr="00CE654E">
        <w:rPr>
          <w:rFonts w:eastAsia="Calibri"/>
        </w:rPr>
        <w:t xml:space="preserve">/the </w:t>
      </w:r>
      <w:r w:rsidR="00E23C37">
        <w:rPr>
          <w:rFonts w:eastAsia="Calibri"/>
        </w:rPr>
        <w:t>9</w:t>
      </w:r>
      <w:r w:rsidR="00E23C37" w:rsidRPr="00CE654E">
        <w:rPr>
          <w:rFonts w:eastAsia="Calibri"/>
          <w:vertAlign w:val="superscript"/>
        </w:rPr>
        <w:t>th</w:t>
      </w:r>
      <w:r w:rsidR="00E23C37" w:rsidRPr="00CE654E">
        <w:rPr>
          <w:rFonts w:eastAsia="Calibri"/>
        </w:rPr>
        <w:t xml:space="preserve"> address you provided]? Please think about water you used to make drinks such as coffee and tea, and plain water that you drank.       </w:t>
      </w:r>
    </w:p>
    <w:p w14:paraId="1E1B4B2A" w14:textId="77777777" w:rsidR="00E23C37" w:rsidRPr="004E0102" w:rsidRDefault="00E23C37" w:rsidP="00E23C37">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181F3A11" w14:textId="77777777" w:rsidR="00E23C37" w:rsidRPr="00AF7794" w:rsidRDefault="00E23C37" w:rsidP="00E23C37">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01034D4F" w14:textId="77777777" w:rsidR="00E23C37" w:rsidRPr="00AF7794" w:rsidRDefault="00E23C37" w:rsidP="00E23C37">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6B98CD6" w14:textId="77777777" w:rsidR="00E23C37" w:rsidRPr="00AF7794" w:rsidRDefault="00E23C37" w:rsidP="00E23C37">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75CF656" w14:textId="77777777" w:rsidR="00E23C37" w:rsidRPr="00AF7794" w:rsidRDefault="00E23C37" w:rsidP="00E23C37">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54632BB7" w14:textId="77777777" w:rsidR="00E23C37" w:rsidRPr="00AF7794" w:rsidRDefault="00E23C37" w:rsidP="00E23C37">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7B90E996" w14:textId="77777777" w:rsidR="00E23C37" w:rsidRPr="00AF7794" w:rsidRDefault="00E23C37" w:rsidP="00E23C37">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015E2518" w14:textId="77777777" w:rsidR="00E23C37" w:rsidRPr="00AF7794" w:rsidRDefault="00E23C37" w:rsidP="00E23C37">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3C1B81A" w14:textId="09D73661" w:rsidR="00E23C37" w:rsidRDefault="00E23C37" w:rsidP="00E23C37">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HOMEWTR1_10</w:t>
      </w:r>
    </w:p>
    <w:p w14:paraId="09C081A3" w14:textId="77777777" w:rsidR="00E23C37" w:rsidRDefault="00E23C37" w:rsidP="00E23C37">
      <w:pPr>
        <w:spacing w:after="0" w:line="240" w:lineRule="auto"/>
        <w:rPr>
          <w:rFonts w:eastAsia="Calibri"/>
        </w:rPr>
      </w:pPr>
    </w:p>
    <w:p w14:paraId="3939EE12" w14:textId="0584551F" w:rsidR="00E23C37" w:rsidRDefault="00E23C37" w:rsidP="00E23C37">
      <w:pPr>
        <w:spacing w:after="0" w:line="240" w:lineRule="auto"/>
        <w:rPr>
          <w:rFonts w:eastAsia="Calibri"/>
          <w:b/>
          <w:bCs/>
        </w:rPr>
      </w:pPr>
      <w:r>
        <w:rPr>
          <w:rFonts w:eastAsia="Calibri"/>
          <w:b/>
          <w:bCs/>
        </w:rPr>
        <w:t>[DISPLAY HOMEWTR1_10 IF 10</w:t>
      </w:r>
      <w:r w:rsidRPr="004E0102">
        <w:rPr>
          <w:rFonts w:eastAsia="Calibri"/>
          <w:b/>
          <w:bCs/>
          <w:vertAlign w:val="superscript"/>
        </w:rPr>
        <w:t>th</w:t>
      </w:r>
      <w:r>
        <w:rPr>
          <w:rFonts w:eastAsia="Calibri"/>
          <w:b/>
          <w:bCs/>
        </w:rPr>
        <w:t xml:space="preserve"> ADDRESS SECTION DISPLAYED</w:t>
      </w:r>
    </w:p>
    <w:p w14:paraId="17A1E284" w14:textId="4FD9C3FF" w:rsidR="00E23C37" w:rsidRPr="00CE654E" w:rsidRDefault="00E23C37" w:rsidP="00CE654E">
      <w:pPr>
        <w:spacing w:after="0" w:line="240" w:lineRule="auto"/>
        <w:rPr>
          <w:rFonts w:eastAsia="Calibri" w:cstheme="minorHAnsi"/>
        </w:rPr>
      </w:pPr>
      <w:r>
        <w:rPr>
          <w:rFonts w:eastAsia="Calibri"/>
          <w:b/>
          <w:bCs/>
        </w:rPr>
        <w:t>ELSE, GO TO INTROSH]</w:t>
      </w:r>
    </w:p>
    <w:p w14:paraId="11D1BDD2" w14:textId="5157D21B" w:rsidR="00874693" w:rsidRPr="00CE654E" w:rsidRDefault="00C51A10" w:rsidP="008B16AA">
      <w:pPr>
        <w:pStyle w:val="ListParagraph"/>
        <w:numPr>
          <w:ilvl w:val="0"/>
          <w:numId w:val="7"/>
        </w:numPr>
        <w:spacing w:after="0" w:line="240" w:lineRule="auto"/>
        <w:rPr>
          <w:rFonts w:eastAsia="Calibri"/>
        </w:rPr>
      </w:pPr>
      <w:r>
        <w:rPr>
          <w:rFonts w:eastAsia="Calibri"/>
        </w:rPr>
        <w:t>[HOMEWTR1_10]</w:t>
      </w:r>
      <w:r w:rsidR="00874693">
        <w:rPr>
          <w:rFonts w:eastAsia="Calibri"/>
        </w:rPr>
        <w:t xml:space="preserve"> </w:t>
      </w:r>
      <w:r w:rsidR="00874693" w:rsidRPr="00CE654E">
        <w:rPr>
          <w:rFonts w:eastAsia="Calibri" w:cstheme="minorHAnsi"/>
        </w:rPr>
        <w:t>What was</w:t>
      </w:r>
      <w:r w:rsidR="00874693" w:rsidRPr="00CE654E">
        <w:rPr>
          <w:rFonts w:eastAsia="Calibri" w:cstheme="minorHAnsi"/>
          <w:i/>
        </w:rPr>
        <w:t xml:space="preserve"> </w:t>
      </w:r>
      <w:r w:rsidR="00874693" w:rsidRPr="00CE654E">
        <w:rPr>
          <w:rFonts w:eastAsia="Calibri" w:cstheme="minorHAnsi"/>
        </w:rPr>
        <w:t>the source of water to [insert address from HOMEADD1_</w:t>
      </w:r>
      <w:r w:rsidR="00874693">
        <w:rPr>
          <w:rFonts w:eastAsia="Calibri" w:cstheme="minorHAnsi"/>
        </w:rPr>
        <w:t>10</w:t>
      </w:r>
      <w:r w:rsidR="00874693" w:rsidRPr="00CE654E">
        <w:rPr>
          <w:rFonts w:eastAsia="Calibri" w:cstheme="minorHAnsi"/>
        </w:rPr>
        <w:t xml:space="preserve"> – HOMEADD3_</w:t>
      </w:r>
      <w:r w:rsidR="00874693">
        <w:rPr>
          <w:rFonts w:eastAsia="Calibri" w:cstheme="minorHAnsi"/>
        </w:rPr>
        <w:t>10</w:t>
      </w:r>
      <w:r w:rsidR="00874693" w:rsidRPr="00CE654E">
        <w:rPr>
          <w:rFonts w:eastAsia="Calibri" w:cstheme="minorHAnsi"/>
        </w:rPr>
        <w:t xml:space="preserve">/the </w:t>
      </w:r>
      <w:r w:rsidR="00874693">
        <w:rPr>
          <w:rFonts w:eastAsia="Calibri" w:cstheme="minorHAnsi"/>
        </w:rPr>
        <w:t>10</w:t>
      </w:r>
      <w:r w:rsidR="00874693" w:rsidRPr="00CE654E">
        <w:rPr>
          <w:rFonts w:eastAsia="Calibri" w:cstheme="minorHAnsi"/>
          <w:vertAlign w:val="superscript"/>
        </w:rPr>
        <w:t>th</w:t>
      </w:r>
      <w:r w:rsidR="00874693" w:rsidRPr="00CE654E">
        <w:rPr>
          <w:rFonts w:eastAsia="Calibri" w:cstheme="minorHAnsi"/>
        </w:rPr>
        <w:t xml:space="preserve"> address you provided]?</w:t>
      </w:r>
    </w:p>
    <w:p w14:paraId="366BEEFE" w14:textId="4D9C4C89" w:rsidR="00874693" w:rsidRPr="004E0102" w:rsidRDefault="00874693" w:rsidP="00874693">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10</w:t>
      </w:r>
    </w:p>
    <w:p w14:paraId="65BC479C" w14:textId="3FBFDD8B" w:rsidR="00874693" w:rsidRPr="00AF7794" w:rsidRDefault="00874693" w:rsidP="007F2520">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_10</w:t>
      </w:r>
    </w:p>
    <w:p w14:paraId="03141480" w14:textId="77777777" w:rsidR="00874693" w:rsidRPr="00AF7794" w:rsidRDefault="00874693" w:rsidP="00874693">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34632A66" w14:textId="3E47A41C" w:rsidR="00874693" w:rsidRPr="00AF7794" w:rsidRDefault="00874693" w:rsidP="00874693">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_10</w:t>
      </w:r>
    </w:p>
    <w:p w14:paraId="5B5E51DD" w14:textId="265B313B" w:rsidR="00874693" w:rsidRPr="00AF7794" w:rsidRDefault="00874693" w:rsidP="00874693">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_10</w:t>
      </w:r>
    </w:p>
    <w:p w14:paraId="4C776EB7" w14:textId="7B6BA76A" w:rsidR="00874693" w:rsidRPr="00AF7794" w:rsidRDefault="00874693" w:rsidP="00874693">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_10</w:t>
      </w:r>
    </w:p>
    <w:p w14:paraId="1CDF3DBF" w14:textId="77777777" w:rsidR="00874693" w:rsidRDefault="00874693" w:rsidP="00874693">
      <w:pPr>
        <w:spacing w:after="0" w:line="240" w:lineRule="auto"/>
        <w:rPr>
          <w:rFonts w:eastAsia="Calibri"/>
        </w:rPr>
      </w:pPr>
    </w:p>
    <w:p w14:paraId="3B508501" w14:textId="5DD6AD8F" w:rsidR="00874693" w:rsidRDefault="00874693" w:rsidP="00874693">
      <w:pPr>
        <w:spacing w:after="0" w:line="240" w:lineRule="auto"/>
        <w:rPr>
          <w:rFonts w:eastAsia="Calibri" w:cstheme="minorHAnsi"/>
          <w:b/>
        </w:rPr>
      </w:pPr>
      <w:r>
        <w:rPr>
          <w:rFonts w:eastAsia="Calibri" w:cstheme="minorHAnsi"/>
          <w:b/>
        </w:rPr>
        <w:t>[DISPLAY HOMEWTR2_10 IF HOMEWTR1_10= 2</w:t>
      </w:r>
    </w:p>
    <w:p w14:paraId="5AFCDFDA" w14:textId="4BFCD9C9" w:rsidR="00874693" w:rsidRPr="00CE654E" w:rsidRDefault="00874693" w:rsidP="00CE654E">
      <w:pPr>
        <w:spacing w:after="0" w:line="240" w:lineRule="auto"/>
        <w:rPr>
          <w:rFonts w:eastAsia="Calibri"/>
        </w:rPr>
      </w:pPr>
      <w:r w:rsidRPr="00CE654E">
        <w:rPr>
          <w:rFonts w:eastAsia="Calibri" w:cstheme="minorHAnsi"/>
          <w:b/>
        </w:rPr>
        <w:t>ELSE, GO TO HOMEWTR3_</w:t>
      </w:r>
      <w:r>
        <w:rPr>
          <w:rFonts w:eastAsia="Calibri" w:cstheme="minorHAnsi"/>
          <w:b/>
        </w:rPr>
        <w:t>10</w:t>
      </w:r>
      <w:r w:rsidRPr="00CE654E">
        <w:rPr>
          <w:rFonts w:eastAsia="Calibri" w:cstheme="minorHAnsi"/>
          <w:b/>
        </w:rPr>
        <w:t>]</w:t>
      </w:r>
    </w:p>
    <w:p w14:paraId="2657BE1A" w14:textId="3225447C" w:rsidR="00B371B6" w:rsidRPr="00CE654E" w:rsidRDefault="00C51A10" w:rsidP="008B16AA">
      <w:pPr>
        <w:pStyle w:val="ListParagraph"/>
        <w:numPr>
          <w:ilvl w:val="0"/>
          <w:numId w:val="7"/>
        </w:numPr>
        <w:spacing w:after="0" w:line="240" w:lineRule="auto"/>
        <w:rPr>
          <w:rFonts w:eastAsia="Calibri"/>
        </w:rPr>
      </w:pPr>
      <w:r>
        <w:rPr>
          <w:rFonts w:eastAsia="Calibri"/>
        </w:rPr>
        <w:t>[HOMEWTR2_10]</w:t>
      </w:r>
      <w:r w:rsidR="00B371B6">
        <w:rPr>
          <w:rFonts w:eastAsia="Calibri"/>
        </w:rPr>
        <w:t xml:space="preserve"> </w:t>
      </w:r>
      <w:r w:rsidR="00B371B6" w:rsidRPr="00CE654E">
        <w:rPr>
          <w:rFonts w:eastAsia="Calibri" w:cstheme="minorHAnsi"/>
        </w:rPr>
        <w:t>About how deep was your private well?</w:t>
      </w:r>
    </w:p>
    <w:p w14:paraId="0F24C37D"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106C564C"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7376AD1"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1409992A"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4F458D70"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3A4FEFD5"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27B098AB"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3CDDAD3D" w14:textId="289EF545"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_10</w:t>
      </w:r>
    </w:p>
    <w:p w14:paraId="5F808A97" w14:textId="77777777" w:rsidR="00B371B6" w:rsidRDefault="00B371B6" w:rsidP="00CE654E">
      <w:pPr>
        <w:pStyle w:val="ListParagraph"/>
        <w:spacing w:after="0" w:line="240" w:lineRule="auto"/>
        <w:rPr>
          <w:rFonts w:eastAsia="Calibri"/>
        </w:rPr>
      </w:pPr>
    </w:p>
    <w:p w14:paraId="468C5969" w14:textId="51776B1C" w:rsidR="002A1969" w:rsidRPr="00CE654E" w:rsidRDefault="00C51A10" w:rsidP="008B16AA">
      <w:pPr>
        <w:pStyle w:val="ListParagraph"/>
        <w:numPr>
          <w:ilvl w:val="0"/>
          <w:numId w:val="7"/>
        </w:numPr>
        <w:spacing w:after="0" w:line="240" w:lineRule="auto"/>
        <w:rPr>
          <w:rFonts w:eastAsia="Calibri"/>
        </w:rPr>
      </w:pPr>
      <w:r>
        <w:rPr>
          <w:rFonts w:eastAsia="Calibri"/>
        </w:rPr>
        <w:t>[HOMEWTR3_10]</w:t>
      </w:r>
      <w:r w:rsidR="002A1969">
        <w:rPr>
          <w:rFonts w:eastAsia="Calibri"/>
        </w:rPr>
        <w:t xml:space="preserve"> </w:t>
      </w:r>
      <w:r w:rsidR="002A1969" w:rsidRPr="00CE654E">
        <w:rPr>
          <w:rFonts w:eastAsia="Calibri"/>
        </w:rPr>
        <w:t>What was the main source of water that you drank at [insert address from HOMEADD1_</w:t>
      </w:r>
      <w:r w:rsidR="002A1969">
        <w:rPr>
          <w:rFonts w:eastAsia="Calibri"/>
        </w:rPr>
        <w:t>10</w:t>
      </w:r>
      <w:r w:rsidR="002A1969" w:rsidRPr="00CE654E">
        <w:rPr>
          <w:rFonts w:eastAsia="Calibri"/>
        </w:rPr>
        <w:t xml:space="preserve"> – HOMEADD3_</w:t>
      </w:r>
      <w:r w:rsidR="002A1969">
        <w:rPr>
          <w:rFonts w:eastAsia="Calibri"/>
        </w:rPr>
        <w:t>10</w:t>
      </w:r>
      <w:r w:rsidR="002A1969" w:rsidRPr="00CE654E">
        <w:rPr>
          <w:rFonts w:eastAsia="Calibri"/>
        </w:rPr>
        <w:t xml:space="preserve">/the </w:t>
      </w:r>
      <w:r w:rsidR="002A1969">
        <w:rPr>
          <w:rFonts w:eastAsia="Calibri"/>
        </w:rPr>
        <w:t>10</w:t>
      </w:r>
      <w:r w:rsidR="002A1969" w:rsidRPr="00CE654E">
        <w:rPr>
          <w:rFonts w:eastAsia="Calibri"/>
          <w:vertAlign w:val="superscript"/>
        </w:rPr>
        <w:t>th</w:t>
      </w:r>
      <w:r w:rsidR="002A1969" w:rsidRPr="00CE654E">
        <w:rPr>
          <w:rFonts w:eastAsia="Calibri"/>
        </w:rPr>
        <w:t xml:space="preserve"> address you provided]? Please think about water you used to make drinks such as coffee and tea, and plain water that you drank.       </w:t>
      </w:r>
    </w:p>
    <w:p w14:paraId="114EDA6D" w14:textId="77777777" w:rsidR="002A1969" w:rsidRPr="004E0102" w:rsidRDefault="002A1969" w:rsidP="002A1969">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191E53CD" w14:textId="77777777" w:rsidR="002A1969" w:rsidRPr="00AF7794" w:rsidRDefault="002A1969" w:rsidP="002A1969">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3B81AEE6" w14:textId="77777777" w:rsidR="002A1969" w:rsidRPr="00AF7794" w:rsidRDefault="002A1969" w:rsidP="002A1969">
      <w:pPr>
        <w:pStyle w:val="ListParagraph"/>
        <w:spacing w:before="60" w:after="0" w:line="240" w:lineRule="auto"/>
        <w:rPr>
          <w:rFonts w:eastAsiaTheme="minorEastAsia"/>
        </w:rPr>
      </w:pPr>
      <w:r w:rsidRPr="71CC2ABE">
        <w:rPr>
          <w:rFonts w:eastAsia="Calibri"/>
        </w:rPr>
        <w:lastRenderedPageBreak/>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91F75B5" w14:textId="77777777" w:rsidR="002A1969" w:rsidRPr="00AF7794" w:rsidRDefault="002A1969" w:rsidP="002A1969">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6F39DE2" w14:textId="77777777" w:rsidR="002A1969" w:rsidRPr="00AF7794" w:rsidRDefault="002A1969" w:rsidP="002A1969">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0AFCCE22" w14:textId="77777777" w:rsidR="002A1969" w:rsidRPr="00AF7794" w:rsidRDefault="002A1969" w:rsidP="002A1969">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1F7C9877" w14:textId="77777777" w:rsidR="002A1969" w:rsidRPr="00AF7794" w:rsidRDefault="002A1969" w:rsidP="002A1969">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09F1C3DB" w14:textId="77777777" w:rsidR="002A1969" w:rsidRPr="00AF7794" w:rsidRDefault="002A1969" w:rsidP="002A1969">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AF36BFF" w14:textId="75AE62A0" w:rsidR="002A1969" w:rsidRDefault="002A1969" w:rsidP="002A1969">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HOMEWTR1_11</w:t>
      </w:r>
    </w:p>
    <w:p w14:paraId="0782DB66" w14:textId="77777777" w:rsidR="002A1969" w:rsidRDefault="002A1969" w:rsidP="002A1969">
      <w:pPr>
        <w:spacing w:after="0" w:line="240" w:lineRule="auto"/>
        <w:rPr>
          <w:rFonts w:eastAsia="Calibri"/>
        </w:rPr>
      </w:pPr>
    </w:p>
    <w:p w14:paraId="42278FA7" w14:textId="297DEF8B" w:rsidR="002A1969" w:rsidRDefault="002A1969" w:rsidP="002A1969">
      <w:pPr>
        <w:spacing w:after="0" w:line="240" w:lineRule="auto"/>
        <w:rPr>
          <w:rFonts w:eastAsia="Calibri"/>
          <w:b/>
          <w:bCs/>
        </w:rPr>
      </w:pPr>
      <w:r>
        <w:rPr>
          <w:rFonts w:eastAsia="Calibri"/>
          <w:b/>
          <w:bCs/>
        </w:rPr>
        <w:t>[DISPLAY HOMEWTR1_11 IF 11</w:t>
      </w:r>
      <w:r w:rsidRPr="004E0102">
        <w:rPr>
          <w:rFonts w:eastAsia="Calibri"/>
          <w:b/>
          <w:bCs/>
          <w:vertAlign w:val="superscript"/>
        </w:rPr>
        <w:t>th</w:t>
      </w:r>
      <w:r>
        <w:rPr>
          <w:rFonts w:eastAsia="Calibri"/>
          <w:b/>
          <w:bCs/>
        </w:rPr>
        <w:t xml:space="preserve"> ADDRESS SECTION DISPLAYED</w:t>
      </w:r>
    </w:p>
    <w:p w14:paraId="6AD664C8" w14:textId="7F7FBD47" w:rsidR="002A1969" w:rsidRPr="00CE654E" w:rsidRDefault="002A1969" w:rsidP="00CE654E">
      <w:pPr>
        <w:spacing w:after="0" w:line="240" w:lineRule="auto"/>
        <w:rPr>
          <w:rFonts w:eastAsia="Calibri" w:cstheme="minorHAnsi"/>
        </w:rPr>
      </w:pPr>
      <w:r>
        <w:rPr>
          <w:rFonts w:eastAsia="Calibri"/>
          <w:b/>
          <w:bCs/>
        </w:rPr>
        <w:t>ELSE, GO TO INTROSH]</w:t>
      </w:r>
    </w:p>
    <w:p w14:paraId="175C0725" w14:textId="5DC5AAAD" w:rsidR="00874693" w:rsidRPr="00CE654E" w:rsidRDefault="002255C2" w:rsidP="008B16AA">
      <w:pPr>
        <w:pStyle w:val="ListParagraph"/>
        <w:numPr>
          <w:ilvl w:val="0"/>
          <w:numId w:val="7"/>
        </w:numPr>
        <w:spacing w:after="0" w:line="240" w:lineRule="auto"/>
        <w:rPr>
          <w:rFonts w:eastAsia="Calibri"/>
        </w:rPr>
      </w:pPr>
      <w:r>
        <w:rPr>
          <w:rFonts w:eastAsia="Calibri"/>
        </w:rPr>
        <w:t>[HOMEWTR1_11]</w:t>
      </w:r>
      <w:r w:rsidR="00874693">
        <w:rPr>
          <w:rFonts w:eastAsia="Calibri"/>
        </w:rPr>
        <w:t xml:space="preserve"> </w:t>
      </w:r>
      <w:r w:rsidR="00874693" w:rsidRPr="00CE654E">
        <w:rPr>
          <w:rFonts w:eastAsia="Calibri" w:cstheme="minorHAnsi"/>
        </w:rPr>
        <w:t>What was</w:t>
      </w:r>
      <w:r w:rsidR="00874693" w:rsidRPr="00CE654E">
        <w:rPr>
          <w:rFonts w:eastAsia="Calibri" w:cstheme="minorHAnsi"/>
          <w:i/>
        </w:rPr>
        <w:t xml:space="preserve"> </w:t>
      </w:r>
      <w:r w:rsidR="00874693" w:rsidRPr="00CE654E">
        <w:rPr>
          <w:rFonts w:eastAsia="Calibri" w:cstheme="minorHAnsi"/>
        </w:rPr>
        <w:t>the source of water to [insert address from HOMEADD1_1</w:t>
      </w:r>
      <w:r w:rsidR="00874693">
        <w:rPr>
          <w:rFonts w:eastAsia="Calibri" w:cstheme="minorHAnsi"/>
        </w:rPr>
        <w:t>1</w:t>
      </w:r>
      <w:r w:rsidR="00874693" w:rsidRPr="00CE654E">
        <w:rPr>
          <w:rFonts w:eastAsia="Calibri" w:cstheme="minorHAnsi"/>
        </w:rPr>
        <w:t xml:space="preserve"> – HOMEADD3_1</w:t>
      </w:r>
      <w:r w:rsidR="00874693">
        <w:rPr>
          <w:rFonts w:eastAsia="Calibri" w:cstheme="minorHAnsi"/>
        </w:rPr>
        <w:t>1</w:t>
      </w:r>
      <w:r w:rsidR="00874693" w:rsidRPr="00CE654E">
        <w:rPr>
          <w:rFonts w:eastAsia="Calibri" w:cstheme="minorHAnsi"/>
        </w:rPr>
        <w:t>/the 1</w:t>
      </w:r>
      <w:r w:rsidR="00874693">
        <w:rPr>
          <w:rFonts w:eastAsia="Calibri" w:cstheme="minorHAnsi"/>
        </w:rPr>
        <w:t>1</w:t>
      </w:r>
      <w:r w:rsidR="00874693" w:rsidRPr="00CE654E">
        <w:rPr>
          <w:rFonts w:eastAsia="Calibri" w:cstheme="minorHAnsi"/>
          <w:vertAlign w:val="superscript"/>
        </w:rPr>
        <w:t>th</w:t>
      </w:r>
      <w:r w:rsidR="00874693" w:rsidRPr="00CE654E">
        <w:rPr>
          <w:rFonts w:eastAsia="Calibri" w:cstheme="minorHAnsi"/>
        </w:rPr>
        <w:t xml:space="preserve"> address you provided]?</w:t>
      </w:r>
    </w:p>
    <w:p w14:paraId="408AC69F" w14:textId="0C5B8DCC" w:rsidR="00874693" w:rsidRPr="004E0102" w:rsidRDefault="00874693" w:rsidP="00874693">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11</w:t>
      </w:r>
    </w:p>
    <w:p w14:paraId="26F293BC" w14:textId="5C1B6B98" w:rsidR="00874693" w:rsidRPr="00AF7794" w:rsidRDefault="00874693" w:rsidP="007F2520">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_11</w:t>
      </w:r>
    </w:p>
    <w:p w14:paraId="431A6232" w14:textId="77777777" w:rsidR="00874693" w:rsidRPr="00AF7794" w:rsidRDefault="00874693" w:rsidP="00874693">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6635FC44" w14:textId="58B7BBF6" w:rsidR="00874693" w:rsidRPr="00AF7794" w:rsidRDefault="00874693" w:rsidP="00874693">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_11</w:t>
      </w:r>
    </w:p>
    <w:p w14:paraId="401BB051" w14:textId="6E9A3143" w:rsidR="00874693" w:rsidRPr="00AF7794" w:rsidRDefault="00874693" w:rsidP="00874693">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_11</w:t>
      </w:r>
    </w:p>
    <w:p w14:paraId="0147F7AF" w14:textId="340575FB" w:rsidR="00874693" w:rsidRPr="00AF7794" w:rsidRDefault="00874693" w:rsidP="00874693">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_11</w:t>
      </w:r>
    </w:p>
    <w:p w14:paraId="40F5A966" w14:textId="77777777" w:rsidR="00874693" w:rsidRDefault="00874693" w:rsidP="00874693">
      <w:pPr>
        <w:spacing w:after="0" w:line="240" w:lineRule="auto"/>
        <w:rPr>
          <w:rFonts w:eastAsia="Calibri"/>
        </w:rPr>
      </w:pPr>
    </w:p>
    <w:p w14:paraId="2B708A12" w14:textId="3C93D770" w:rsidR="00874693" w:rsidRDefault="00874693" w:rsidP="00874693">
      <w:pPr>
        <w:spacing w:after="0" w:line="240" w:lineRule="auto"/>
        <w:rPr>
          <w:rFonts w:eastAsia="Calibri" w:cstheme="minorHAnsi"/>
          <w:b/>
        </w:rPr>
      </w:pPr>
      <w:r>
        <w:rPr>
          <w:rFonts w:eastAsia="Calibri" w:cstheme="minorHAnsi"/>
          <w:b/>
        </w:rPr>
        <w:t>[DISPLAY HOMEWTR2_11 IF HOMEWTR1_11= 2</w:t>
      </w:r>
    </w:p>
    <w:p w14:paraId="7851C2C0" w14:textId="0494DBC6" w:rsidR="00874693" w:rsidRPr="00CE654E" w:rsidRDefault="00874693" w:rsidP="00CE654E">
      <w:pPr>
        <w:spacing w:after="0" w:line="240" w:lineRule="auto"/>
        <w:rPr>
          <w:rFonts w:eastAsia="Calibri"/>
        </w:rPr>
      </w:pPr>
      <w:r w:rsidRPr="00CE654E">
        <w:rPr>
          <w:rFonts w:eastAsia="Calibri" w:cstheme="minorHAnsi"/>
          <w:b/>
        </w:rPr>
        <w:t>ELSE, GO TO HOMEWTR3_1</w:t>
      </w:r>
      <w:r>
        <w:rPr>
          <w:rFonts w:eastAsia="Calibri" w:cstheme="minorHAnsi"/>
          <w:b/>
        </w:rPr>
        <w:t>1</w:t>
      </w:r>
      <w:r w:rsidRPr="00CE654E">
        <w:rPr>
          <w:rFonts w:eastAsia="Calibri" w:cstheme="minorHAnsi"/>
          <w:b/>
        </w:rPr>
        <w:t>]</w:t>
      </w:r>
    </w:p>
    <w:p w14:paraId="683D4CDB" w14:textId="27E7DDCE" w:rsidR="00B371B6" w:rsidRPr="00CE654E" w:rsidRDefault="002255C2" w:rsidP="008B16AA">
      <w:pPr>
        <w:pStyle w:val="ListParagraph"/>
        <w:numPr>
          <w:ilvl w:val="0"/>
          <w:numId w:val="7"/>
        </w:numPr>
        <w:spacing w:after="0" w:line="240" w:lineRule="auto"/>
        <w:rPr>
          <w:rFonts w:eastAsia="Calibri"/>
        </w:rPr>
      </w:pPr>
      <w:r>
        <w:rPr>
          <w:rFonts w:eastAsia="Calibri"/>
        </w:rPr>
        <w:t>[HOMEWTR2_11</w:t>
      </w:r>
      <w:r w:rsidR="00F46795">
        <w:rPr>
          <w:rFonts w:eastAsia="Calibri"/>
        </w:rPr>
        <w:t>]</w:t>
      </w:r>
      <w:r w:rsidR="00B371B6">
        <w:rPr>
          <w:rFonts w:eastAsia="Calibri"/>
        </w:rPr>
        <w:t xml:space="preserve"> </w:t>
      </w:r>
      <w:r w:rsidR="00B371B6" w:rsidRPr="00CE654E">
        <w:rPr>
          <w:rFonts w:eastAsia="Calibri" w:cstheme="minorHAnsi"/>
        </w:rPr>
        <w:t>About how deep was your private well?</w:t>
      </w:r>
    </w:p>
    <w:p w14:paraId="12BA5231"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10EFD31B"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5B827A37"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37976DC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475BC81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271898F7"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75B0F772"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2111C7B4" w14:textId="75ABED98"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_11</w:t>
      </w:r>
    </w:p>
    <w:p w14:paraId="4DD6C34A" w14:textId="77777777" w:rsidR="00B371B6" w:rsidRDefault="00B371B6" w:rsidP="00CE654E">
      <w:pPr>
        <w:pStyle w:val="ListParagraph"/>
        <w:spacing w:after="0" w:line="240" w:lineRule="auto"/>
        <w:rPr>
          <w:rFonts w:eastAsia="Calibri"/>
        </w:rPr>
      </w:pPr>
    </w:p>
    <w:p w14:paraId="00C1EF62" w14:textId="2E6F8378" w:rsidR="00B2356B" w:rsidRPr="00AF7794" w:rsidRDefault="71CC2ABE" w:rsidP="008B16AA">
      <w:pPr>
        <w:pStyle w:val="ListParagraph"/>
        <w:numPr>
          <w:ilvl w:val="0"/>
          <w:numId w:val="7"/>
        </w:numPr>
        <w:spacing w:after="0" w:line="240" w:lineRule="auto"/>
        <w:rPr>
          <w:rFonts w:eastAsia="Calibri"/>
        </w:rPr>
      </w:pPr>
      <w:r w:rsidRPr="71CC2ABE">
        <w:rPr>
          <w:rFonts w:eastAsia="Calibri"/>
        </w:rPr>
        <w:t>[HOMEWTR3</w:t>
      </w:r>
      <w:r w:rsidR="002255C2">
        <w:rPr>
          <w:rFonts w:eastAsia="Calibri"/>
        </w:rPr>
        <w:t>_11</w:t>
      </w:r>
      <w:r w:rsidRPr="71CC2ABE">
        <w:rPr>
          <w:rFonts w:eastAsia="Calibri"/>
        </w:rPr>
        <w:t>] What was the main source of water that you drank at [insert address from HOMEADD1</w:t>
      </w:r>
      <w:r w:rsidR="00D12648">
        <w:rPr>
          <w:rFonts w:eastAsia="Calibri"/>
        </w:rPr>
        <w:t>_11</w:t>
      </w:r>
      <w:r w:rsidRPr="71CC2ABE">
        <w:rPr>
          <w:rFonts w:eastAsia="Calibri"/>
        </w:rPr>
        <w:t xml:space="preserve"> – HOMEADD3</w:t>
      </w:r>
      <w:r w:rsidR="00D12648">
        <w:rPr>
          <w:rFonts w:eastAsia="Calibri"/>
        </w:rPr>
        <w:t>_11</w:t>
      </w:r>
      <w:r w:rsidRPr="71CC2ABE">
        <w:rPr>
          <w:rFonts w:eastAsia="Calibri"/>
        </w:rPr>
        <w:t xml:space="preserve">/the </w:t>
      </w:r>
      <w:r w:rsidR="00E80BEE">
        <w:rPr>
          <w:rFonts w:eastAsia="Calibri"/>
        </w:rPr>
        <w:t>11</w:t>
      </w:r>
      <w:r w:rsidR="00E80BEE">
        <w:rPr>
          <w:rFonts w:eastAsia="Calibri"/>
          <w:vertAlign w:val="superscript"/>
        </w:rPr>
        <w:t xml:space="preserve">th </w:t>
      </w:r>
      <w:r w:rsidRPr="71CC2ABE">
        <w:rPr>
          <w:rFonts w:eastAsia="Calibri"/>
        </w:rPr>
        <w:t xml:space="preserve">address you provided]? Please think about water you used to make drinks such as coffee and tea, and plain water that you drank.       </w:t>
      </w:r>
    </w:p>
    <w:p w14:paraId="7AE5A9D0" w14:textId="07135A14" w:rsidR="00F260EC" w:rsidRPr="00CE654E" w:rsidRDefault="00051B04" w:rsidP="00CE654E">
      <w:pPr>
        <w:spacing w:after="0" w:line="240" w:lineRule="auto"/>
        <w:ind w:firstLine="720"/>
        <w:rPr>
          <w:rFonts w:eastAsia="Calibri"/>
        </w:rPr>
      </w:pPr>
      <w:r>
        <w:rPr>
          <w:rFonts w:eastAsia="Calibri"/>
        </w:rPr>
        <w:t>0</w:t>
      </w:r>
      <w:r>
        <w:rPr>
          <w:rFonts w:eastAsia="Calibri"/>
        </w:rPr>
        <w:tab/>
      </w:r>
      <w:r w:rsidR="71CC2ABE" w:rsidRPr="00CE654E">
        <w:rPr>
          <w:rFonts w:eastAsia="Calibri"/>
        </w:rPr>
        <w:t xml:space="preserve">Water from the tap or refrigerator that has </w:t>
      </w:r>
      <w:r w:rsidR="71CC2ABE" w:rsidRPr="00CE654E">
        <w:rPr>
          <w:rFonts w:eastAsia="Calibri"/>
          <w:b/>
          <w:bCs/>
        </w:rPr>
        <w:t>not</w:t>
      </w:r>
      <w:r w:rsidR="71CC2ABE" w:rsidRPr="00CE654E">
        <w:rPr>
          <w:rFonts w:eastAsia="Calibri"/>
        </w:rPr>
        <w:t xml:space="preserve"> been filtered or treated</w:t>
      </w:r>
    </w:p>
    <w:p w14:paraId="1A4CFBE0" w14:textId="08BADB0A" w:rsidR="00B2356B" w:rsidRPr="00AF7794" w:rsidRDefault="0FC45AAF" w:rsidP="00CE654E">
      <w:pPr>
        <w:pStyle w:val="ListParagraph"/>
        <w:spacing w:after="0" w:line="240" w:lineRule="auto"/>
        <w:rPr>
          <w:rFonts w:eastAsia="Calibri"/>
        </w:rPr>
      </w:pPr>
      <w:r w:rsidRPr="0FC45AAF">
        <w:rPr>
          <w:rFonts w:eastAsia="Calibri"/>
        </w:rPr>
        <w:t>1</w:t>
      </w:r>
      <w:r w:rsidR="00857628">
        <w:tab/>
      </w:r>
      <w:r w:rsidRPr="0FC45AAF">
        <w:rPr>
          <w:rFonts w:eastAsia="Calibri"/>
        </w:rPr>
        <w:t>Water from a refrigerator that has a water filter</w:t>
      </w:r>
    </w:p>
    <w:p w14:paraId="16677504" w14:textId="72A9903F" w:rsidR="00B2356B" w:rsidRPr="00AF7794" w:rsidRDefault="71CC2ABE" w:rsidP="71CC2ABE">
      <w:pPr>
        <w:pStyle w:val="ListParagraph"/>
        <w:spacing w:before="60" w:after="0" w:line="240" w:lineRule="auto"/>
        <w:rPr>
          <w:rFonts w:eastAsiaTheme="minorEastAsia"/>
        </w:rPr>
      </w:pPr>
      <w:r w:rsidRPr="71CC2ABE">
        <w:rPr>
          <w:rFonts w:eastAsia="Calibri"/>
        </w:rPr>
        <w:t>2</w:t>
      </w:r>
      <w:r w:rsidR="00857628">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A00D1DE" w14:textId="51285062" w:rsidR="00B2356B" w:rsidRPr="00AF7794" w:rsidRDefault="71CC2ABE" w:rsidP="71CC2ABE">
      <w:pPr>
        <w:pStyle w:val="ListParagraph"/>
        <w:spacing w:before="60" w:after="0" w:line="240" w:lineRule="auto"/>
        <w:rPr>
          <w:rFonts w:eastAsia="Calibri"/>
        </w:rPr>
      </w:pPr>
      <w:r w:rsidRPr="71CC2ABE">
        <w:rPr>
          <w:rFonts w:eastAsia="Calibri"/>
        </w:rPr>
        <w:t>3</w:t>
      </w:r>
      <w:r w:rsidR="00857628">
        <w:tab/>
      </w:r>
      <w:r w:rsidRPr="71CC2ABE">
        <w:rPr>
          <w:rFonts w:eastAsia="Calibri"/>
        </w:rPr>
        <w:t>Water that was filtered using reverse osmosis (under sink or whole house)</w:t>
      </w:r>
      <w:r w:rsidRPr="71CC2ABE">
        <w:rPr>
          <w:color w:val="00B050"/>
        </w:rPr>
        <w:t xml:space="preserve"> </w:t>
      </w:r>
    </w:p>
    <w:p w14:paraId="2C7FDE58" w14:textId="4EAB00CE" w:rsidR="00B2356B" w:rsidRPr="00AF7794" w:rsidRDefault="71CC2ABE" w:rsidP="71CC2ABE">
      <w:pPr>
        <w:pStyle w:val="ListParagraph"/>
        <w:spacing w:before="60" w:after="0" w:line="240" w:lineRule="auto"/>
        <w:rPr>
          <w:rFonts w:eastAsia="Calibri"/>
        </w:rPr>
      </w:pPr>
      <w:r w:rsidRPr="71CC2ABE">
        <w:rPr>
          <w:rFonts w:eastAsia="Calibri"/>
        </w:rPr>
        <w:t>4</w:t>
      </w:r>
      <w:r w:rsidR="00DF4946">
        <w:tab/>
      </w:r>
      <w:r w:rsidRPr="71CC2ABE">
        <w:rPr>
          <w:rFonts w:eastAsia="Calibri"/>
        </w:rPr>
        <w:t>Water that was filtered with another type of filter (under sink or whole house)</w:t>
      </w:r>
      <w:r w:rsidRPr="71CC2ABE">
        <w:rPr>
          <w:color w:val="00B050"/>
        </w:rPr>
        <w:t xml:space="preserve"> </w:t>
      </w:r>
    </w:p>
    <w:p w14:paraId="4081AA00" w14:textId="5C8E84EC" w:rsidR="00B2356B" w:rsidRPr="00AF7794" w:rsidRDefault="71CC2ABE" w:rsidP="71CC2ABE">
      <w:pPr>
        <w:pStyle w:val="ListParagraph"/>
        <w:spacing w:before="60" w:after="0" w:line="240" w:lineRule="auto"/>
        <w:rPr>
          <w:rFonts w:eastAsia="Calibri"/>
        </w:rPr>
      </w:pPr>
      <w:r w:rsidRPr="71CC2ABE">
        <w:rPr>
          <w:rFonts w:eastAsia="Calibri"/>
        </w:rPr>
        <w:t>5</w:t>
      </w:r>
      <w:r w:rsidR="00DF4946">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4963A3E5" w14:textId="3B0157B0" w:rsidR="00B2356B" w:rsidRPr="00AF7794" w:rsidRDefault="71CC2ABE" w:rsidP="71CC2ABE">
      <w:pPr>
        <w:pStyle w:val="ListParagraph"/>
        <w:spacing w:before="60" w:after="0" w:line="240" w:lineRule="auto"/>
        <w:rPr>
          <w:rFonts w:eastAsia="Calibri"/>
        </w:rPr>
      </w:pPr>
      <w:r w:rsidRPr="71CC2ABE">
        <w:rPr>
          <w:rFonts w:eastAsia="Calibri"/>
        </w:rPr>
        <w:t>55</w:t>
      </w:r>
      <w:r w:rsidR="00DF4946">
        <w:tab/>
      </w:r>
      <w:r w:rsidRPr="71CC2ABE">
        <w:rPr>
          <w:rFonts w:eastAsia="Calibri"/>
        </w:rPr>
        <w:t>Other: Please describe [text box]</w:t>
      </w:r>
      <w:r w:rsidRPr="71CC2ABE">
        <w:rPr>
          <w:color w:val="00B050"/>
        </w:rPr>
        <w:t xml:space="preserve"> </w:t>
      </w:r>
    </w:p>
    <w:p w14:paraId="0E935AEA" w14:textId="61C630B4" w:rsidR="00B2356B" w:rsidRPr="00AF7794" w:rsidRDefault="71CC2ABE" w:rsidP="71CC2ABE">
      <w:pPr>
        <w:pStyle w:val="ListParagraph"/>
        <w:spacing w:before="60" w:after="0" w:line="240" w:lineRule="auto"/>
        <w:rPr>
          <w:rFonts w:eastAsia="Calibri"/>
        </w:rPr>
      </w:pPr>
      <w:r w:rsidRPr="71CC2ABE">
        <w:rPr>
          <w:rFonts w:eastAsia="Calibri"/>
        </w:rPr>
        <w:t>77</w:t>
      </w:r>
      <w:r w:rsidR="00DF4946">
        <w:tab/>
      </w:r>
      <w:r w:rsidRPr="71CC2ABE">
        <w:rPr>
          <w:rFonts w:eastAsia="Calibri"/>
        </w:rPr>
        <w:t>Don’t know</w:t>
      </w:r>
    </w:p>
    <w:p w14:paraId="4A661E40" w14:textId="2C44281D" w:rsidR="00117DC2" w:rsidRDefault="71CC2ABE" w:rsidP="71CC2ABE">
      <w:pPr>
        <w:pStyle w:val="ListParagraph"/>
        <w:spacing w:before="60" w:after="0" w:line="240" w:lineRule="auto"/>
        <w:rPr>
          <w:b/>
          <w:bCs/>
          <w:i/>
          <w:iCs/>
        </w:rPr>
      </w:pPr>
      <w:r w:rsidRPr="71CC2ABE">
        <w:rPr>
          <w:rFonts w:eastAsia="Calibri"/>
          <w:i/>
          <w:iCs/>
        </w:rPr>
        <w:t>NO RESPONSE</w:t>
      </w:r>
      <w:r w:rsidR="00A706EC">
        <w:rPr>
          <w:rFonts w:eastAsia="Calibri"/>
          <w:b/>
          <w:bCs/>
          <w:i/>
          <w:iCs/>
        </w:rPr>
        <w:t xml:space="preserve"> </w:t>
      </w:r>
      <w:r w:rsidR="00A706EC" w:rsidRPr="00A706EC">
        <w:rPr>
          <w:rFonts w:ascii="Wingdings" w:eastAsia="Wingdings" w:hAnsi="Wingdings" w:cs="Wingdings"/>
          <w:b/>
          <w:bCs/>
          <w:i/>
          <w:iCs/>
        </w:rPr>
        <w:t>à</w:t>
      </w:r>
      <w:r w:rsidR="00A706EC">
        <w:rPr>
          <w:rFonts w:eastAsia="Calibri"/>
          <w:b/>
          <w:bCs/>
          <w:i/>
          <w:iCs/>
        </w:rPr>
        <w:t xml:space="preserve"> GO TO INTROSH</w:t>
      </w:r>
      <w:r w:rsidRPr="71CC2ABE">
        <w:rPr>
          <w:rFonts w:eastAsia="Calibri"/>
          <w:i/>
          <w:iCs/>
        </w:rPr>
        <w:t xml:space="preserve"> </w:t>
      </w:r>
    </w:p>
    <w:p w14:paraId="402661A4" w14:textId="77777777" w:rsidR="00F51739" w:rsidRPr="00AF7794" w:rsidRDefault="00F51739" w:rsidP="00B2356B">
      <w:pPr>
        <w:spacing w:after="0" w:line="240" w:lineRule="auto"/>
        <w:rPr>
          <w:rFonts w:eastAsia="Calibri" w:cstheme="minorHAnsi"/>
          <w:b/>
          <w:sz w:val="28"/>
        </w:rPr>
      </w:pPr>
    </w:p>
    <w:p w14:paraId="33E374A8" w14:textId="2E55265B" w:rsidR="001223C7" w:rsidRPr="00AF7794" w:rsidRDefault="00D113C7" w:rsidP="001D0CF4">
      <w:pPr>
        <w:pStyle w:val="Heading1"/>
        <w:spacing w:after="0"/>
        <w:rPr>
          <w:rFonts w:eastAsia="Calibri"/>
        </w:rPr>
      </w:pPr>
      <w:r w:rsidRPr="0A14DA4A">
        <w:rPr>
          <w:rFonts w:eastAsia="Calibri"/>
        </w:rPr>
        <w:lastRenderedPageBreak/>
        <w:t xml:space="preserve">[INTROSH] </w:t>
      </w:r>
      <w:r w:rsidR="00B2356B" w:rsidRPr="00AF7794">
        <w:rPr>
          <w:rFonts w:eastAsia="Calibri"/>
        </w:rPr>
        <w:t>Seasonal Homes</w:t>
      </w:r>
    </w:p>
    <w:p w14:paraId="30B53858" w14:textId="5CBED3D9" w:rsidR="008637A8" w:rsidRPr="00AF7794" w:rsidRDefault="0A14DA4A" w:rsidP="7DFB0838">
      <w:pPr>
        <w:spacing w:after="0" w:line="240" w:lineRule="auto"/>
        <w:rPr>
          <w:rFonts w:eastAsia="Calibri"/>
        </w:rPr>
      </w:pPr>
      <w:r w:rsidRPr="0A14DA4A">
        <w:rPr>
          <w:rFonts w:eastAsia="Calibri"/>
        </w:rPr>
        <w:t>We are interested in the time you have spent in seasonal or vacation homes. We want to know about any homes where you have spent at least 24 months in the past 20 years (that is, since [CURRENT YEAR – 20]). Living somewhere for a few months each year counts if the total time you have spent there adds up to at least 24 months. You can enter up to 10 addresses in this section.</w:t>
      </w:r>
    </w:p>
    <w:p w14:paraId="44901DE6" w14:textId="77777777" w:rsidR="00811A04" w:rsidRPr="00AF7794" w:rsidRDefault="00811A04" w:rsidP="008637A8">
      <w:pPr>
        <w:spacing w:after="0" w:line="240" w:lineRule="auto"/>
        <w:rPr>
          <w:rFonts w:eastAsia="Calibri" w:cstheme="minorHAnsi"/>
        </w:rPr>
      </w:pPr>
    </w:p>
    <w:p w14:paraId="7BAFF23A" w14:textId="2DE734FF" w:rsidR="003A09C4" w:rsidRPr="00AF7794" w:rsidRDefault="00C731B1" w:rsidP="008B16AA">
      <w:pPr>
        <w:pStyle w:val="ListParagraph"/>
        <w:numPr>
          <w:ilvl w:val="0"/>
          <w:numId w:val="7"/>
        </w:numPr>
        <w:spacing w:after="0" w:line="240" w:lineRule="auto"/>
        <w:rPr>
          <w:rFonts w:eastAsia="Calibri" w:cstheme="minorHAnsi"/>
        </w:rPr>
      </w:pPr>
      <w:r w:rsidRPr="00AF7794">
        <w:rPr>
          <w:rFonts w:eastAsia="Calibri" w:cstheme="minorHAnsi"/>
        </w:rPr>
        <w:t xml:space="preserve">[SEASHOME] </w:t>
      </w:r>
      <w:r w:rsidR="003A09C4" w:rsidRPr="00AF7794">
        <w:rPr>
          <w:rFonts w:eastAsia="Calibri" w:cstheme="minorHAnsi"/>
        </w:rPr>
        <w:t xml:space="preserve">In the </w:t>
      </w:r>
      <w:r w:rsidR="003A09C4" w:rsidRPr="00AF7794">
        <w:rPr>
          <w:rFonts w:eastAsia="Calibri" w:cstheme="minorHAnsi"/>
          <w:b/>
        </w:rPr>
        <w:t>past 20 years</w:t>
      </w:r>
      <w:r w:rsidR="003A09C4" w:rsidRPr="00AF7794">
        <w:rPr>
          <w:rFonts w:eastAsia="Calibri" w:cstheme="minorHAnsi"/>
        </w:rPr>
        <w:t xml:space="preserve">, have you spent a </w:t>
      </w:r>
      <w:r w:rsidR="003A09C4" w:rsidRPr="00AF7794">
        <w:rPr>
          <w:rFonts w:eastAsia="Calibri" w:cstheme="minorHAnsi"/>
          <w:b/>
        </w:rPr>
        <w:t xml:space="preserve">total of 24 months or more </w:t>
      </w:r>
      <w:r w:rsidR="003A09C4" w:rsidRPr="00AF7794">
        <w:rPr>
          <w:rFonts w:eastAsia="Calibri" w:cstheme="minorHAnsi"/>
        </w:rPr>
        <w:t>in a seasonal or vacation home in the U.S.?</w:t>
      </w:r>
      <w:r w:rsidR="00462B1D" w:rsidRPr="00AF7794">
        <w:rPr>
          <w:rFonts w:eastAsia="Calibri" w:cstheme="minorHAnsi"/>
          <w:i/>
        </w:rPr>
        <w:t xml:space="preserve"> </w:t>
      </w:r>
    </w:p>
    <w:p w14:paraId="0F4D06C3" w14:textId="464C2C5B" w:rsidR="00F00EEA" w:rsidRPr="00AF7794" w:rsidRDefault="71CC2ABE" w:rsidP="71CC2ABE">
      <w:pPr>
        <w:pStyle w:val="ListParagraph"/>
        <w:spacing w:after="0" w:line="240" w:lineRule="auto"/>
        <w:rPr>
          <w:rFonts w:eastAsia="Calibri"/>
        </w:rPr>
      </w:pPr>
      <w:r w:rsidRPr="71CC2ABE">
        <w:rPr>
          <w:rFonts w:eastAsia="Calibri"/>
        </w:rPr>
        <w:t>1</w:t>
      </w:r>
      <w:r w:rsidR="002156F0">
        <w:tab/>
      </w:r>
      <w:r w:rsidRPr="71CC2ABE">
        <w:rPr>
          <w:rFonts w:eastAsia="Calibri"/>
        </w:rPr>
        <w:t xml:space="preserve">Yes </w:t>
      </w:r>
    </w:p>
    <w:p w14:paraId="19092B67" w14:textId="7CEF3277" w:rsidR="00F00EEA" w:rsidRPr="00AF7794" w:rsidRDefault="71CC2ABE" w:rsidP="71CC2ABE">
      <w:pPr>
        <w:pStyle w:val="ListParagraph"/>
        <w:spacing w:after="0" w:line="240" w:lineRule="auto"/>
        <w:rPr>
          <w:rFonts w:eastAsia="Calibri"/>
        </w:rPr>
      </w:pPr>
      <w:r w:rsidRPr="71CC2ABE">
        <w:rPr>
          <w:rFonts w:eastAsia="Calibri"/>
        </w:rPr>
        <w:t>0</w:t>
      </w:r>
      <w:r w:rsidR="002156F0">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SEASADDSUM1</w:t>
      </w:r>
    </w:p>
    <w:p w14:paraId="709D6F7D" w14:textId="7F0E2547" w:rsidR="006011F4"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FB5746">
        <w:rPr>
          <w:b/>
          <w:bCs/>
          <w:i/>
          <w:iCs/>
        </w:rPr>
        <w:t>INTROCH</w:t>
      </w:r>
    </w:p>
    <w:p w14:paraId="6581F660" w14:textId="77777777" w:rsidR="00F00EEA" w:rsidRPr="00AF7794" w:rsidRDefault="00F00EEA" w:rsidP="002A5A3F">
      <w:pPr>
        <w:pStyle w:val="ListParagraph"/>
        <w:spacing w:after="0" w:line="240" w:lineRule="auto"/>
        <w:ind w:left="0"/>
        <w:rPr>
          <w:rFonts w:eastAsia="Calibri"/>
        </w:rPr>
      </w:pPr>
    </w:p>
    <w:p w14:paraId="42C40A59" w14:textId="45E0AAF3" w:rsidR="003A6DB4" w:rsidRDefault="12E4BECE" w:rsidP="040DF085">
      <w:pPr>
        <w:spacing w:after="0" w:line="240" w:lineRule="auto"/>
        <w:rPr>
          <w:rFonts w:eastAsia="Calibri"/>
          <w:b/>
          <w:bCs/>
        </w:rPr>
      </w:pPr>
      <w:r w:rsidRPr="12E4BECE">
        <w:rPr>
          <w:rFonts w:eastAsia="Calibri"/>
          <w:b/>
          <w:bCs/>
        </w:rPr>
        <w:t xml:space="preserve">[DISPLAY </w:t>
      </w:r>
      <w:r w:rsidR="003A6DB4">
        <w:rPr>
          <w:rFonts w:eastAsia="Calibri"/>
          <w:b/>
          <w:bCs/>
        </w:rPr>
        <w:t xml:space="preserve">SEASADDSUM1 </w:t>
      </w:r>
      <w:r w:rsidRPr="12E4BECE">
        <w:rPr>
          <w:rFonts w:eastAsia="Calibri"/>
          <w:b/>
          <w:bCs/>
        </w:rPr>
        <w:t>IF SEASHOME= 0</w:t>
      </w:r>
    </w:p>
    <w:p w14:paraId="6DF19826" w14:textId="08C67BC2" w:rsidR="040DF085" w:rsidRDefault="003A6DB4" w:rsidP="040DF085">
      <w:pPr>
        <w:spacing w:after="0" w:line="240" w:lineRule="auto"/>
        <w:rPr>
          <w:rFonts w:eastAsia="Calibri"/>
          <w:b/>
          <w:bCs/>
        </w:rPr>
      </w:pPr>
      <w:r>
        <w:rPr>
          <w:rFonts w:eastAsia="Calibri"/>
          <w:b/>
          <w:bCs/>
        </w:rPr>
        <w:t xml:space="preserve">ELSE, GO TO </w:t>
      </w:r>
      <w:r w:rsidR="00057458">
        <w:rPr>
          <w:rFonts w:eastAsia="Calibri"/>
          <w:b/>
          <w:bCs/>
        </w:rPr>
        <w:t>SEASADD1</w:t>
      </w:r>
      <w:r w:rsidR="12E4BECE" w:rsidRPr="12E4BECE">
        <w:rPr>
          <w:rFonts w:eastAsia="Calibri"/>
          <w:b/>
          <w:bCs/>
        </w:rPr>
        <w:t xml:space="preserve">] </w:t>
      </w:r>
    </w:p>
    <w:p w14:paraId="08EA2332" w14:textId="1C2B0A8E" w:rsidR="040DF085" w:rsidRPr="002A5A3F" w:rsidRDefault="12E4BECE" w:rsidP="008B16AA">
      <w:pPr>
        <w:pStyle w:val="ListParagraph"/>
        <w:numPr>
          <w:ilvl w:val="0"/>
          <w:numId w:val="7"/>
        </w:numPr>
        <w:spacing w:after="0" w:line="240" w:lineRule="auto"/>
        <w:rPr>
          <w:rFonts w:eastAsiaTheme="minorEastAsia"/>
          <w:color w:val="000000" w:themeColor="text1"/>
        </w:rPr>
      </w:pPr>
      <w:r w:rsidRPr="12E4BECE">
        <w:rPr>
          <w:rFonts w:eastAsia="Calibri"/>
        </w:rPr>
        <w:t>[SEASADDSUM1]</w:t>
      </w:r>
      <w:r w:rsidRPr="12E4BECE">
        <w:rPr>
          <w:rFonts w:eastAsia="Calibri"/>
          <w:b/>
          <w:bCs/>
        </w:rPr>
        <w:t xml:space="preserve"> </w:t>
      </w:r>
      <w:r w:rsidRPr="12E4BECE">
        <w:rPr>
          <w:rFonts w:eastAsia="Calibri"/>
        </w:rPr>
        <w:t>You told us that you have not spent a total of 24 months or more at any seasonal or vacation homes in the past 20 years. Is this correct?</w:t>
      </w:r>
    </w:p>
    <w:p w14:paraId="1D6D25A0" w14:textId="5309DF63" w:rsidR="040DF085" w:rsidRDefault="12E4BECE" w:rsidP="002A5A3F">
      <w:pPr>
        <w:spacing w:before="240" w:after="0" w:line="240" w:lineRule="auto"/>
        <w:ind w:left="720"/>
        <w:rPr>
          <w:rFonts w:eastAsiaTheme="minorEastAsia"/>
          <w:color w:val="000000" w:themeColor="text1"/>
        </w:rPr>
      </w:pPr>
      <w:r w:rsidRPr="12E4BECE">
        <w:rPr>
          <w:rFonts w:eastAsia="Calibri"/>
        </w:rPr>
        <w:t xml:space="preserve">Once you move on from this screen, you will </w:t>
      </w:r>
      <w:r w:rsidRPr="12E4BECE">
        <w:rPr>
          <w:rFonts w:eastAsia="Calibri"/>
          <w:b/>
          <w:bCs/>
        </w:rPr>
        <w:t>not</w:t>
      </w:r>
      <w:r w:rsidRPr="12E4BECE">
        <w:rPr>
          <w:rFonts w:eastAsia="Calibri"/>
        </w:rPr>
        <w:t xml:space="preserve"> be able to return to these questions to add any seasonal or vacation home addresses. If you would like to add a seasonal or vacation home address, please select </w:t>
      </w:r>
      <w:r w:rsidR="00FB5746">
        <w:rPr>
          <w:rFonts w:eastAsia="Calibri"/>
        </w:rPr>
        <w:t>“</w:t>
      </w:r>
      <w:r w:rsidRPr="12E4BECE">
        <w:rPr>
          <w:rFonts w:eastAsia="Calibri"/>
        </w:rPr>
        <w:t>No, I want to add a seasonal or vacation home address.</w:t>
      </w:r>
      <w:r w:rsidR="00FB5746">
        <w:rPr>
          <w:rFonts w:eastAsia="Calibri"/>
        </w:rPr>
        <w:t>”</w:t>
      </w:r>
    </w:p>
    <w:p w14:paraId="4EEC1860" w14:textId="77777777" w:rsidR="040DF085" w:rsidRDefault="040DF085" w:rsidP="002A5A3F">
      <w:pPr>
        <w:spacing w:after="0" w:line="240" w:lineRule="auto"/>
        <w:ind w:left="720"/>
        <w:rPr>
          <w:rFonts w:eastAsiaTheme="minorEastAsia"/>
          <w:color w:val="000000" w:themeColor="text1"/>
        </w:rPr>
      </w:pPr>
    </w:p>
    <w:p w14:paraId="3DA3A7E4" w14:textId="08CD93E9" w:rsidR="040DF085" w:rsidRDefault="12E4BECE" w:rsidP="002A5A3F">
      <w:pPr>
        <w:spacing w:after="0" w:line="240" w:lineRule="auto"/>
        <w:ind w:left="720"/>
        <w:rPr>
          <w:rFonts w:eastAsiaTheme="minorEastAsia"/>
          <w:color w:val="000000" w:themeColor="text1"/>
        </w:rPr>
      </w:pPr>
      <w:r w:rsidRPr="12E4BECE">
        <w:rPr>
          <w:rFonts w:eastAsia="Calibri"/>
        </w:rPr>
        <w:t>1</w:t>
      </w:r>
      <w:r w:rsidR="040DF085">
        <w:tab/>
      </w:r>
      <w:r w:rsidRPr="12E4BECE">
        <w:rPr>
          <w:rFonts w:eastAsia="Calibri"/>
        </w:rPr>
        <w:t xml:space="preserve">Yes, this is correct </w:t>
      </w:r>
      <w:r w:rsidRPr="12E4BECE">
        <w:rPr>
          <w:rFonts w:ascii="Wingdings" w:eastAsia="Wingdings" w:hAnsi="Wingdings" w:cs="Wingdings"/>
        </w:rPr>
        <w:t>à</w:t>
      </w:r>
      <w:r w:rsidRPr="12E4BECE">
        <w:rPr>
          <w:rFonts w:eastAsia="Calibri"/>
          <w:b/>
          <w:bCs/>
        </w:rPr>
        <w:t xml:space="preserve"> GO TO </w:t>
      </w:r>
      <w:r w:rsidR="00FB5746">
        <w:rPr>
          <w:rFonts w:eastAsia="Calibri"/>
          <w:b/>
          <w:bCs/>
        </w:rPr>
        <w:t>INTROCH</w:t>
      </w:r>
    </w:p>
    <w:p w14:paraId="49312D9D" w14:textId="2F5D63D1" w:rsidR="040DF085" w:rsidRDefault="12E4BECE" w:rsidP="002A5A3F">
      <w:pPr>
        <w:spacing w:after="0" w:line="240" w:lineRule="auto"/>
        <w:ind w:left="720"/>
        <w:rPr>
          <w:rFonts w:eastAsiaTheme="minorEastAsia"/>
          <w:color w:val="000000" w:themeColor="text1"/>
        </w:rPr>
      </w:pPr>
      <w:r w:rsidRPr="12E4BECE">
        <w:rPr>
          <w:rFonts w:eastAsia="Calibri"/>
        </w:rPr>
        <w:t>0</w:t>
      </w:r>
      <w:r w:rsidR="040DF085">
        <w:tab/>
      </w:r>
      <w:r w:rsidRPr="12E4BECE">
        <w:rPr>
          <w:rFonts w:eastAsia="Calibri"/>
        </w:rPr>
        <w:t xml:space="preserve">No, I want to add a seasonal or vacation home address </w:t>
      </w:r>
      <w:r w:rsidRPr="12E4BECE">
        <w:rPr>
          <w:rFonts w:ascii="Wingdings" w:eastAsia="Wingdings" w:hAnsi="Wingdings" w:cs="Wingdings"/>
        </w:rPr>
        <w:t>à</w:t>
      </w:r>
      <w:r w:rsidRPr="12E4BECE">
        <w:rPr>
          <w:rFonts w:eastAsia="Calibri"/>
          <w:b/>
          <w:bCs/>
        </w:rPr>
        <w:t xml:space="preserve"> GO TO SEASADD1</w:t>
      </w:r>
      <w:r w:rsidR="00E76D8C">
        <w:rPr>
          <w:rFonts w:eastAsia="Calibri"/>
          <w:b/>
          <w:bCs/>
        </w:rPr>
        <w:t>_1</w:t>
      </w:r>
    </w:p>
    <w:p w14:paraId="33144C63" w14:textId="6B9E2379" w:rsidR="040DF085" w:rsidRDefault="12E4BECE" w:rsidP="002A5A3F">
      <w:pPr>
        <w:spacing w:after="0" w:line="240" w:lineRule="auto"/>
        <w:ind w:left="720"/>
        <w:rPr>
          <w:rFonts w:eastAsiaTheme="minorEastAsia"/>
          <w:color w:val="000000" w:themeColor="text1"/>
        </w:rPr>
      </w:pPr>
      <w:r w:rsidRPr="12E4BECE">
        <w:rPr>
          <w:rFonts w:eastAsia="Calibri"/>
          <w:i/>
          <w:iCs/>
        </w:rPr>
        <w:t xml:space="preserve">NO RESPONSE </w:t>
      </w:r>
      <w:r w:rsidRPr="12E4BECE">
        <w:rPr>
          <w:rFonts w:ascii="Wingdings" w:eastAsia="Wingdings" w:hAnsi="Wingdings" w:cs="Wingdings"/>
        </w:rPr>
        <w:t>à</w:t>
      </w:r>
      <w:r w:rsidRPr="12E4BECE">
        <w:rPr>
          <w:i/>
          <w:iCs/>
        </w:rPr>
        <w:t xml:space="preserve"> </w:t>
      </w:r>
      <w:r w:rsidRPr="12E4BECE">
        <w:rPr>
          <w:b/>
          <w:bCs/>
          <w:i/>
          <w:iCs/>
        </w:rPr>
        <w:t xml:space="preserve">GO TO </w:t>
      </w:r>
      <w:r w:rsidR="00FB5746">
        <w:rPr>
          <w:b/>
          <w:bCs/>
          <w:i/>
          <w:iCs/>
        </w:rPr>
        <w:t>INTROCH</w:t>
      </w:r>
    </w:p>
    <w:p w14:paraId="731F3A11" w14:textId="426D0834" w:rsidR="040DF085" w:rsidRDefault="040DF085" w:rsidP="12E4BECE">
      <w:pPr>
        <w:spacing w:after="0" w:line="240" w:lineRule="auto"/>
        <w:rPr>
          <w:rFonts w:eastAsia="Calibri"/>
        </w:rPr>
      </w:pPr>
    </w:p>
    <w:p w14:paraId="6BE08143" w14:textId="3C883AA8" w:rsidR="0012129A" w:rsidRDefault="0012129A" w:rsidP="12E4BECE">
      <w:pPr>
        <w:spacing w:after="0" w:line="240" w:lineRule="auto"/>
        <w:rPr>
          <w:rFonts w:eastAsia="Calibri"/>
          <w:b/>
          <w:bCs/>
        </w:rPr>
      </w:pPr>
      <w:r>
        <w:rPr>
          <w:rFonts w:eastAsia="Calibri"/>
          <w:b/>
          <w:bCs/>
        </w:rPr>
        <w:t xml:space="preserve">[DISPLAY SEASADD1_1 IF </w:t>
      </w:r>
      <w:r w:rsidR="003228A4">
        <w:rPr>
          <w:rFonts w:eastAsia="Calibri"/>
          <w:b/>
          <w:bCs/>
        </w:rPr>
        <w:t>(</w:t>
      </w:r>
      <w:r>
        <w:rPr>
          <w:rFonts w:eastAsia="Calibri"/>
          <w:b/>
          <w:bCs/>
        </w:rPr>
        <w:t>SEASHOME=</w:t>
      </w:r>
      <w:r w:rsidR="003228A4">
        <w:rPr>
          <w:rFonts w:eastAsia="Calibri"/>
          <w:b/>
          <w:bCs/>
        </w:rPr>
        <w:t xml:space="preserve"> 1) OR (SEASADDSUM1= 0)</w:t>
      </w:r>
    </w:p>
    <w:p w14:paraId="513F23BC" w14:textId="7E16D8CE" w:rsidR="003228A4" w:rsidRPr="002A5A3F" w:rsidRDefault="003228A4" w:rsidP="12E4BECE">
      <w:pPr>
        <w:spacing w:after="0" w:line="240" w:lineRule="auto"/>
        <w:rPr>
          <w:rFonts w:eastAsia="Calibri"/>
          <w:b/>
          <w:bCs/>
        </w:rPr>
      </w:pPr>
      <w:r>
        <w:rPr>
          <w:rFonts w:eastAsia="Calibri"/>
          <w:b/>
          <w:bCs/>
        </w:rPr>
        <w:t>ELSE, GO TO INTROCH]</w:t>
      </w:r>
    </w:p>
    <w:p w14:paraId="2598A519" w14:textId="4EF16D0A" w:rsidR="00A21D49" w:rsidRPr="002A5A3F" w:rsidRDefault="12E4BECE" w:rsidP="008B16AA">
      <w:pPr>
        <w:pStyle w:val="ListParagraph"/>
        <w:numPr>
          <w:ilvl w:val="0"/>
          <w:numId w:val="7"/>
        </w:numPr>
        <w:spacing w:after="0" w:line="240" w:lineRule="auto"/>
        <w:rPr>
          <w:rFonts w:eastAsia="Calibri" w:cstheme="minorHAnsi"/>
          <w:b/>
        </w:rPr>
      </w:pPr>
      <w:r w:rsidRPr="12E4BECE">
        <w:rPr>
          <w:rFonts w:eastAsia="Calibri"/>
        </w:rPr>
        <w:t>[SEASADD1</w:t>
      </w:r>
      <w:r w:rsidR="00E76D8C">
        <w:rPr>
          <w:rFonts w:eastAsia="Calibri"/>
        </w:rPr>
        <w:t>_1</w:t>
      </w:r>
      <w:r w:rsidRPr="12E4BECE">
        <w:rPr>
          <w:rFonts w:eastAsia="Calibri"/>
        </w:rPr>
        <w:t>] What is the full street address of your seasonal or vacation home?</w:t>
      </w:r>
    </w:p>
    <w:p w14:paraId="45932191" w14:textId="77777777" w:rsidR="00FC7662" w:rsidRDefault="00FC7662" w:rsidP="00FC7662">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87B90C4" w14:textId="77777777" w:rsidR="00FC7662" w:rsidRDefault="00FC7662" w:rsidP="00FC7662">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76D87EA" w14:textId="77777777" w:rsidR="00FC7662" w:rsidRDefault="00FC7662" w:rsidP="00FC7662">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40041E9C" w14:textId="77777777" w:rsidR="00FC7662" w:rsidRDefault="00FC7662" w:rsidP="00FC7662">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9171139" w14:textId="77777777" w:rsidR="00FC7662" w:rsidRDefault="00FC7662" w:rsidP="00FC7662">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4FCADA6" w14:textId="77777777" w:rsidR="00FC7662" w:rsidRDefault="00FC7662" w:rsidP="00FC7662">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A0DC77" w14:textId="13D8B35E" w:rsidR="00FC7662" w:rsidRDefault="00FC7662" w:rsidP="002A5A3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68AB2F7" w14:textId="01C35BFC" w:rsidR="006011F4" w:rsidRPr="00AF7794" w:rsidRDefault="71CC2ABE" w:rsidP="002A5A3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sidR="00E76D8C">
        <w:rPr>
          <w:b/>
          <w:bCs/>
          <w:i/>
          <w:iCs/>
        </w:rPr>
        <w:t>_1</w:t>
      </w:r>
    </w:p>
    <w:p w14:paraId="26861450" w14:textId="77777777" w:rsidR="00C175FD" w:rsidRDefault="00C175FD" w:rsidP="00C175FD">
      <w:pPr>
        <w:tabs>
          <w:tab w:val="left" w:pos="6480"/>
        </w:tabs>
        <w:spacing w:after="0" w:line="240" w:lineRule="auto"/>
        <w:rPr>
          <w:rFonts w:eastAsia="Calibri" w:cstheme="minorHAnsi"/>
          <w:b/>
        </w:rPr>
      </w:pPr>
    </w:p>
    <w:p w14:paraId="44353647" w14:textId="07DB1E4B" w:rsidR="00C175FD" w:rsidRDefault="00C175FD" w:rsidP="00C175FD">
      <w:pPr>
        <w:tabs>
          <w:tab w:val="left" w:pos="6480"/>
        </w:tabs>
        <w:spacing w:after="0" w:line="240" w:lineRule="auto"/>
        <w:rPr>
          <w:rFonts w:eastAsia="Calibri" w:cstheme="minorHAnsi"/>
          <w:b/>
        </w:rPr>
      </w:pPr>
      <w:r>
        <w:rPr>
          <w:rFonts w:eastAsia="Calibri" w:cstheme="minorHAnsi"/>
          <w:b/>
        </w:rPr>
        <w:t xml:space="preserve">[DISPLAY </w:t>
      </w:r>
      <w:r w:rsidR="00854733">
        <w:rPr>
          <w:rFonts w:eastAsia="Calibri" w:cstheme="minorHAnsi"/>
          <w:b/>
        </w:rPr>
        <w:t>SEAS</w:t>
      </w:r>
      <w:r w:rsidRPr="00AF7794">
        <w:rPr>
          <w:rFonts w:eastAsia="Calibri" w:cstheme="minorHAnsi"/>
          <w:b/>
        </w:rPr>
        <w:t>ADD2</w:t>
      </w:r>
      <w:r>
        <w:rPr>
          <w:rFonts w:eastAsia="Calibri" w:cstheme="minorHAnsi"/>
          <w:b/>
        </w:rPr>
        <w:t>_</w:t>
      </w:r>
      <w:r w:rsidR="00D10A2D">
        <w:rPr>
          <w:rFonts w:eastAsia="Calibri" w:cstheme="minorHAnsi"/>
          <w:b/>
        </w:rPr>
        <w:t>1</w:t>
      </w:r>
      <w:r>
        <w:rPr>
          <w:rFonts w:eastAsia="Calibri" w:cstheme="minorHAnsi"/>
          <w:b/>
        </w:rPr>
        <w:t xml:space="preserve"> IF (</w:t>
      </w:r>
      <w:r w:rsidR="00854733">
        <w:rPr>
          <w:rFonts w:eastAsia="Calibri" w:cstheme="minorHAnsi"/>
          <w:b/>
        </w:rPr>
        <w:t>SEAS</w:t>
      </w:r>
      <w:r>
        <w:rPr>
          <w:rFonts w:eastAsia="Calibri" w:cstheme="minorHAnsi"/>
          <w:b/>
        </w:rPr>
        <w:t>ADD1_</w:t>
      </w:r>
      <w:r w:rsidR="00D10A2D">
        <w:rPr>
          <w:rFonts w:eastAsia="Calibri" w:cstheme="minorHAnsi"/>
          <w:b/>
        </w:rPr>
        <w:t>1</w:t>
      </w:r>
      <w:r>
        <w:rPr>
          <w:rFonts w:eastAsia="Calibri" w:cstheme="minorHAnsi"/>
          <w:b/>
        </w:rPr>
        <w:t>: CITY, STATE, ZIP, OR COUNTRY= NR)</w:t>
      </w:r>
    </w:p>
    <w:p w14:paraId="6B66075C" w14:textId="502485FA" w:rsidR="00C175FD" w:rsidRDefault="00C175FD" w:rsidP="002A5A3F">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4608A5">
        <w:rPr>
          <w:rFonts w:eastAsia="Calibri" w:cstheme="minorHAnsi"/>
          <w:b/>
        </w:rPr>
        <w:t>SEAS</w:t>
      </w:r>
      <w:r>
        <w:rPr>
          <w:rFonts w:eastAsia="Calibri" w:cstheme="minorHAnsi"/>
          <w:b/>
        </w:rPr>
        <w:t>ADD3_</w:t>
      </w:r>
      <w:r w:rsidR="00D10A2D">
        <w:rPr>
          <w:rFonts w:eastAsia="Calibri" w:cstheme="minorHAnsi"/>
          <w:b/>
        </w:rPr>
        <w:t>1</w:t>
      </w:r>
      <w:r>
        <w:rPr>
          <w:rFonts w:eastAsia="Calibri" w:cstheme="minorHAnsi"/>
          <w:b/>
        </w:rPr>
        <w:t>]</w:t>
      </w:r>
    </w:p>
    <w:p w14:paraId="381E6B48" w14:textId="09F5FAEE" w:rsidR="000E56B6" w:rsidRPr="002A5A3F" w:rsidRDefault="00527A14" w:rsidP="002A5A3F">
      <w:pPr>
        <w:tabs>
          <w:tab w:val="left" w:pos="6480"/>
        </w:tabs>
        <w:spacing w:after="0" w:line="240" w:lineRule="auto"/>
        <w:rPr>
          <w:rFonts w:eastAsia="Calibri" w:cstheme="minorHAnsi"/>
        </w:rPr>
      </w:pPr>
      <w:r w:rsidRPr="00AF7794">
        <w:rPr>
          <w:rFonts w:eastAsia="Calibri" w:cstheme="minorHAnsi"/>
          <w:b/>
        </w:rPr>
        <w:t>[</w:t>
      </w:r>
      <w:r w:rsidR="000E56B6" w:rsidRPr="00AF7794">
        <w:rPr>
          <w:rFonts w:eastAsia="Calibri" w:cstheme="minorHAnsi"/>
          <w:b/>
        </w:rPr>
        <w:t xml:space="preserve">NOTE FOR PROGRAMMERS: ONLY FIELDS THAT WERE NOT ALREADY COMPLETED IN </w:t>
      </w:r>
      <w:r w:rsidR="003C04B1" w:rsidRPr="00AF7794">
        <w:rPr>
          <w:rFonts w:eastAsia="Calibri" w:cstheme="minorHAnsi"/>
          <w:b/>
        </w:rPr>
        <w:t>SEASADD1</w:t>
      </w:r>
      <w:r w:rsidR="000E56B6" w:rsidRPr="00AF7794">
        <w:rPr>
          <w:rFonts w:eastAsia="Calibri" w:cstheme="minorHAnsi"/>
          <w:b/>
        </w:rPr>
        <w:t xml:space="preserve"> SHOULD BE PRESENTED AS OPEN FIELDS. IF RESPONSE WAS ALREADY PROVIDED TO </w:t>
      </w:r>
      <w:r w:rsidR="00A974ED" w:rsidRPr="00AF7794">
        <w:rPr>
          <w:rFonts w:eastAsia="Calibri" w:cstheme="minorHAnsi"/>
          <w:b/>
        </w:rPr>
        <w:t>ANY OF</w:t>
      </w:r>
      <w:r w:rsidR="000E56B6" w:rsidRPr="00AF7794">
        <w:rPr>
          <w:rFonts w:eastAsia="Calibri" w:cstheme="minorHAnsi"/>
          <w:b/>
        </w:rPr>
        <w:t xml:space="preserve"> THESE THREE FIELDS IN </w:t>
      </w:r>
      <w:r w:rsidR="003C04B1" w:rsidRPr="00AF7794">
        <w:rPr>
          <w:rFonts w:eastAsia="Calibri" w:cstheme="minorHAnsi"/>
          <w:b/>
        </w:rPr>
        <w:t>SEASADD1</w:t>
      </w:r>
      <w:r w:rsidR="000E56B6" w:rsidRPr="00AF7794">
        <w:rPr>
          <w:rFonts w:eastAsia="Calibri" w:cstheme="minorHAnsi"/>
          <w:b/>
        </w:rPr>
        <w:t>, POPULATE THE FIELD</w:t>
      </w:r>
      <w:r w:rsidR="00A974ED" w:rsidRPr="00AF7794">
        <w:rPr>
          <w:rFonts w:eastAsia="Calibri" w:cstheme="minorHAnsi"/>
          <w:b/>
        </w:rPr>
        <w:t>(S)</w:t>
      </w:r>
      <w:r w:rsidR="000E56B6" w:rsidRPr="00AF7794">
        <w:rPr>
          <w:rFonts w:eastAsia="Calibri" w:cstheme="minorHAnsi"/>
          <w:b/>
        </w:rPr>
        <w:t xml:space="preserve"> AS PROTECTED, SUMMARIZED INFORMATION IN </w:t>
      </w:r>
      <w:r w:rsidR="003C04B1" w:rsidRPr="00AF7794">
        <w:rPr>
          <w:rFonts w:eastAsia="Calibri" w:cstheme="minorHAnsi"/>
          <w:b/>
        </w:rPr>
        <w:t>SEASADD2</w:t>
      </w:r>
      <w:r w:rsidRPr="00AF7794">
        <w:rPr>
          <w:rFonts w:eastAsia="Calibri" w:cstheme="minorHAnsi"/>
          <w:b/>
        </w:rPr>
        <w:t>]</w:t>
      </w:r>
    </w:p>
    <w:p w14:paraId="0AF23348" w14:textId="2F16CC18" w:rsidR="001035FE" w:rsidRPr="00E511D1" w:rsidRDefault="12E4BECE" w:rsidP="008B16AA">
      <w:pPr>
        <w:pStyle w:val="ListParagraph"/>
        <w:numPr>
          <w:ilvl w:val="0"/>
          <w:numId w:val="7"/>
        </w:numPr>
        <w:spacing w:after="0" w:line="240" w:lineRule="auto"/>
      </w:pPr>
      <w:r w:rsidRPr="12E4BECE">
        <w:rPr>
          <w:rFonts w:eastAsia="Calibri"/>
        </w:rPr>
        <w:t xml:space="preserve"> [SEASADD2</w:t>
      </w:r>
      <w:r w:rsidR="00E511D1">
        <w:rPr>
          <w:rFonts w:eastAsia="Calibri"/>
        </w:rPr>
        <w:t>_1</w:t>
      </w:r>
      <w:r w:rsidRPr="12E4BECE">
        <w:rPr>
          <w:rFonts w:eastAsia="Calibri"/>
        </w:rPr>
        <w:t xml:space="preserve">] </w:t>
      </w:r>
      <w:r>
        <w:t>Please provide the following information:</w:t>
      </w:r>
    </w:p>
    <w:p w14:paraId="08A60E3A" w14:textId="4BA52B0D" w:rsidR="001035FE" w:rsidRDefault="001035FE" w:rsidP="001035FE">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57C7BF8" w14:textId="01B6B2BD" w:rsidR="001035FE" w:rsidRDefault="001035FE" w:rsidP="001035FE">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ACBC12" w14:textId="02687626" w:rsidR="001035FE" w:rsidRDefault="001035FE" w:rsidP="001035FE">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31862E3" w14:textId="04D3353D" w:rsidR="001035FE" w:rsidRDefault="001035FE" w:rsidP="001035FE">
      <w:pPr>
        <w:pStyle w:val="ListParagraph"/>
        <w:spacing w:after="0" w:line="240" w:lineRule="auto"/>
        <w:rPr>
          <w:rFonts w:eastAsia="Calibri"/>
        </w:rPr>
      </w:pPr>
      <w:r>
        <w:rPr>
          <w:rFonts w:eastAsia="Calibri"/>
        </w:rPr>
        <w:lastRenderedPageBreak/>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B5A5C22" w14:textId="7116168F" w:rsidR="001035FE" w:rsidRDefault="001035FE">
      <w:pPr>
        <w:pStyle w:val="ListParagraph"/>
        <w:spacing w:after="0" w:line="240" w:lineRule="auto"/>
        <w:rPr>
          <w:rFonts w:eastAsia="Calibri"/>
        </w:rPr>
      </w:pPr>
      <w:r>
        <w:rPr>
          <w:rFonts w:eastAsia="Calibri"/>
        </w:rPr>
        <w:tab/>
        <w:t>77</w:t>
      </w:r>
      <w:r>
        <w:rPr>
          <w:rFonts w:eastAsia="Calibri"/>
        </w:rPr>
        <w:tab/>
        <w:t>Don’t know</w:t>
      </w:r>
    </w:p>
    <w:p w14:paraId="776C69D3" w14:textId="50ACBA81" w:rsidR="00DE6E06" w:rsidRDefault="00DE6E06" w:rsidP="00DE6E06">
      <w:pPr>
        <w:spacing w:after="0" w:line="240" w:lineRule="auto"/>
        <w:rPr>
          <w:rFonts w:eastAsia="Calibri"/>
        </w:rPr>
      </w:pPr>
    </w:p>
    <w:p w14:paraId="4B31F5DC" w14:textId="667ECB25" w:rsidR="00DE6E06" w:rsidRDefault="00DE6E06" w:rsidP="00DE6E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 xml:space="preserve">[DISPLAY </w:t>
      </w:r>
      <w:r w:rsidR="00FE0A5D">
        <w:rPr>
          <w:rStyle w:val="normaltextrun"/>
          <w:rFonts w:ascii="Calibri" w:hAnsi="Calibri" w:cs="Calibri"/>
          <w:b/>
          <w:bCs/>
          <w:sz w:val="22"/>
          <w:szCs w:val="22"/>
        </w:rPr>
        <w:t>SEAS</w:t>
      </w:r>
      <w:r>
        <w:rPr>
          <w:rStyle w:val="normaltextrun"/>
          <w:rFonts w:ascii="Calibri" w:hAnsi="Calibri" w:cs="Calibri"/>
          <w:b/>
          <w:bCs/>
          <w:sz w:val="22"/>
          <w:szCs w:val="22"/>
        </w:rPr>
        <w:t>ADD3</w:t>
      </w:r>
      <w:r w:rsidR="002A19FB">
        <w:rPr>
          <w:rStyle w:val="normaltextrun"/>
          <w:rFonts w:ascii="Calibri" w:hAnsi="Calibri" w:cs="Calibri"/>
          <w:b/>
          <w:bCs/>
          <w:sz w:val="22"/>
          <w:szCs w:val="22"/>
        </w:rPr>
        <w:t>_1</w:t>
      </w:r>
      <w:r>
        <w:rPr>
          <w:rStyle w:val="normaltextrun"/>
          <w:rFonts w:ascii="Calibri" w:hAnsi="Calibri" w:cs="Calibri"/>
          <w:b/>
          <w:bCs/>
          <w:sz w:val="22"/>
          <w:szCs w:val="22"/>
        </w:rPr>
        <w:t xml:space="preserve"> IF (</w:t>
      </w:r>
      <w:r w:rsidR="00FE0A5D">
        <w:rPr>
          <w:rStyle w:val="normaltextrun"/>
          <w:rFonts w:ascii="Calibri" w:hAnsi="Calibri" w:cs="Calibri"/>
          <w:b/>
          <w:bCs/>
          <w:sz w:val="22"/>
          <w:szCs w:val="22"/>
        </w:rPr>
        <w:t>SEAS</w:t>
      </w:r>
      <w:r>
        <w:rPr>
          <w:rStyle w:val="normaltextrun"/>
          <w:rFonts w:ascii="Calibri" w:hAnsi="Calibri" w:cs="Calibri"/>
          <w:b/>
          <w:bCs/>
          <w:sz w:val="22"/>
          <w:szCs w:val="22"/>
        </w:rPr>
        <w:t>ADD1</w:t>
      </w:r>
      <w:r w:rsidR="002A19FB">
        <w:rPr>
          <w:rStyle w:val="normaltextrun"/>
          <w:rFonts w:ascii="Calibri" w:hAnsi="Calibri" w:cs="Calibri"/>
          <w:b/>
          <w:bCs/>
          <w:sz w:val="22"/>
          <w:szCs w:val="22"/>
        </w:rPr>
        <w:t>_1</w:t>
      </w:r>
      <w:r>
        <w:rPr>
          <w:rStyle w:val="normaltextrun"/>
          <w:rFonts w:ascii="Calibri" w:hAnsi="Calibri" w:cs="Calibri"/>
          <w:b/>
          <w:bCs/>
          <w:sz w:val="22"/>
          <w:szCs w:val="22"/>
        </w:rPr>
        <w:t xml:space="preserve"> STREET NUMBER= NR AND STREET NAME= NR) AND (CITY, STATE, ZIP, AND/OR COUNTRY ARE ANSWERED IN </w:t>
      </w:r>
      <w:r w:rsidR="0078512F">
        <w:rPr>
          <w:rStyle w:val="normaltextrun"/>
          <w:rFonts w:ascii="Calibri" w:hAnsi="Calibri" w:cs="Calibri"/>
          <w:b/>
          <w:bCs/>
          <w:sz w:val="22"/>
          <w:szCs w:val="22"/>
        </w:rPr>
        <w:t>SEAS</w:t>
      </w:r>
      <w:r>
        <w:rPr>
          <w:rStyle w:val="normaltextrun"/>
          <w:rFonts w:ascii="Calibri" w:hAnsi="Calibri" w:cs="Calibri"/>
          <w:b/>
          <w:bCs/>
          <w:sz w:val="22"/>
          <w:szCs w:val="22"/>
        </w:rPr>
        <w:t>ADD1</w:t>
      </w:r>
      <w:r w:rsidR="002A19FB">
        <w:rPr>
          <w:rStyle w:val="normaltextrun"/>
          <w:rFonts w:ascii="Calibri" w:hAnsi="Calibri" w:cs="Calibri"/>
          <w:b/>
          <w:bCs/>
          <w:sz w:val="22"/>
          <w:szCs w:val="22"/>
        </w:rPr>
        <w:t>_1</w:t>
      </w:r>
      <w:r>
        <w:rPr>
          <w:rStyle w:val="normaltextrun"/>
          <w:rFonts w:ascii="Calibri" w:hAnsi="Calibri" w:cs="Calibri"/>
          <w:b/>
          <w:bCs/>
          <w:sz w:val="22"/>
          <w:szCs w:val="22"/>
        </w:rPr>
        <w:t xml:space="preserve"> AND/OR </w:t>
      </w:r>
      <w:r w:rsidR="0078512F">
        <w:rPr>
          <w:rStyle w:val="normaltextrun"/>
          <w:rFonts w:ascii="Calibri" w:hAnsi="Calibri" w:cs="Calibri"/>
          <w:b/>
          <w:bCs/>
          <w:sz w:val="22"/>
          <w:szCs w:val="22"/>
        </w:rPr>
        <w:t>SEAS</w:t>
      </w:r>
      <w:r>
        <w:rPr>
          <w:rStyle w:val="normaltextrun"/>
          <w:rFonts w:ascii="Calibri" w:hAnsi="Calibri" w:cs="Calibri"/>
          <w:b/>
          <w:bCs/>
          <w:sz w:val="22"/>
          <w:szCs w:val="22"/>
        </w:rPr>
        <w:t>ADD2</w:t>
      </w:r>
      <w:r w:rsidR="002A19FB">
        <w:rPr>
          <w:rStyle w:val="normaltextrun"/>
          <w:rFonts w:ascii="Calibri" w:hAnsi="Calibri" w:cs="Calibri"/>
          <w:b/>
          <w:bCs/>
          <w:sz w:val="22"/>
          <w:szCs w:val="22"/>
        </w:rPr>
        <w:t>_1</w:t>
      </w:r>
      <w:r>
        <w:rPr>
          <w:rStyle w:val="normaltextrun"/>
          <w:rFonts w:ascii="Calibri" w:hAnsi="Calibri" w:cs="Calibri"/>
          <w:b/>
          <w:bCs/>
          <w:sz w:val="22"/>
          <w:szCs w:val="22"/>
        </w:rPr>
        <w:t>)</w:t>
      </w:r>
      <w:r>
        <w:rPr>
          <w:rStyle w:val="eop"/>
          <w:rFonts w:ascii="Calibri" w:hAnsi="Calibri" w:cs="Calibri"/>
          <w:sz w:val="22"/>
          <w:szCs w:val="22"/>
        </w:rPr>
        <w:t> </w:t>
      </w:r>
    </w:p>
    <w:p w14:paraId="0D7BD1CA" w14:textId="38F6AFE3" w:rsidR="00DE6E06" w:rsidRPr="002A5A3F" w:rsidRDefault="00DE6E06" w:rsidP="002A5A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 xml:space="preserve">ELSE, GO TO </w:t>
      </w:r>
      <w:r w:rsidR="0078512F">
        <w:rPr>
          <w:rStyle w:val="normaltextrun"/>
          <w:rFonts w:ascii="Calibri" w:hAnsi="Calibri" w:cs="Calibri"/>
          <w:b/>
          <w:bCs/>
          <w:sz w:val="22"/>
          <w:szCs w:val="22"/>
        </w:rPr>
        <w:t>SEAS</w:t>
      </w:r>
      <w:r>
        <w:rPr>
          <w:rStyle w:val="normaltextrun"/>
          <w:rFonts w:ascii="Calibri" w:hAnsi="Calibri" w:cs="Calibri"/>
          <w:b/>
          <w:bCs/>
          <w:sz w:val="22"/>
          <w:szCs w:val="22"/>
        </w:rPr>
        <w:t>ADD4</w:t>
      </w:r>
      <w:r w:rsidR="002A19FB">
        <w:rPr>
          <w:rStyle w:val="normaltextrun"/>
          <w:rFonts w:ascii="Calibri" w:hAnsi="Calibri" w:cs="Calibri"/>
          <w:b/>
          <w:bCs/>
          <w:sz w:val="22"/>
          <w:szCs w:val="22"/>
        </w:rPr>
        <w:t>_1</w:t>
      </w:r>
      <w:r>
        <w:rPr>
          <w:rStyle w:val="normaltextrun"/>
          <w:rFonts w:ascii="Calibri" w:hAnsi="Calibri" w:cs="Calibri"/>
          <w:b/>
          <w:bCs/>
          <w:sz w:val="22"/>
          <w:szCs w:val="22"/>
        </w:rPr>
        <w:t>]</w:t>
      </w:r>
      <w:r>
        <w:rPr>
          <w:rStyle w:val="eop"/>
          <w:rFonts w:ascii="Calibri" w:hAnsi="Calibri" w:cs="Calibri"/>
          <w:sz w:val="22"/>
          <w:szCs w:val="22"/>
        </w:rPr>
        <w:t> </w:t>
      </w:r>
    </w:p>
    <w:p w14:paraId="535380FB" w14:textId="01A33346" w:rsidR="00363083" w:rsidRPr="002A5A3F" w:rsidRDefault="12E4BECE" w:rsidP="008B16AA">
      <w:pPr>
        <w:pStyle w:val="ListParagraph"/>
        <w:numPr>
          <w:ilvl w:val="0"/>
          <w:numId w:val="7"/>
        </w:numPr>
        <w:spacing w:after="0" w:line="240" w:lineRule="auto"/>
        <w:rPr>
          <w:rFonts w:eastAsia="Calibri" w:cstheme="minorHAnsi"/>
        </w:rPr>
      </w:pPr>
      <w:r w:rsidRPr="12E4BECE">
        <w:rPr>
          <w:rFonts w:eastAsia="Calibri"/>
        </w:rPr>
        <w:t>[SEASADD3</w:t>
      </w:r>
      <w:r w:rsidR="000E06A2">
        <w:rPr>
          <w:rFonts w:eastAsia="Calibri"/>
        </w:rPr>
        <w:t>_1</w:t>
      </w:r>
      <w:r w:rsidRPr="12E4BECE">
        <w:rPr>
          <w:rFonts w:eastAsia="Calibri"/>
        </w:rPr>
        <w:t>] Please provide the cross streets of the intersection closest to this address:</w:t>
      </w:r>
    </w:p>
    <w:p w14:paraId="383DEBA3" w14:textId="77777777" w:rsidR="00E511D1" w:rsidRDefault="00E511D1" w:rsidP="00E511D1">
      <w:pPr>
        <w:pStyle w:val="ListParagraph"/>
        <w:spacing w:after="0" w:line="240" w:lineRule="auto"/>
        <w:ind w:left="1440"/>
      </w:pPr>
      <w:r>
        <w:t>Full street name #1</w:t>
      </w:r>
      <w:r>
        <w:tab/>
        <w:t>|________|</w:t>
      </w:r>
    </w:p>
    <w:p w14:paraId="3A859712" w14:textId="77777777" w:rsidR="00E511D1" w:rsidRDefault="00E511D1" w:rsidP="00E511D1">
      <w:pPr>
        <w:pStyle w:val="ListParagraph"/>
        <w:spacing w:after="0" w:line="240" w:lineRule="auto"/>
        <w:ind w:left="1440"/>
      </w:pPr>
      <w:r>
        <w:t>Full street name #2</w:t>
      </w:r>
      <w:r>
        <w:tab/>
        <w:t>|________|</w:t>
      </w:r>
    </w:p>
    <w:p w14:paraId="475ADC98" w14:textId="320152A0" w:rsidR="00E511D1" w:rsidRDefault="00E511D1" w:rsidP="002A5A3F">
      <w:pPr>
        <w:spacing w:after="0" w:line="240" w:lineRule="auto"/>
        <w:ind w:left="720" w:firstLine="720"/>
        <w:rPr>
          <w:rFonts w:eastAsia="Calibri"/>
          <w:i/>
          <w:iCs/>
        </w:rPr>
      </w:pPr>
      <w:r>
        <w:rPr>
          <w:rFonts w:eastAsia="Calibri"/>
        </w:rPr>
        <w:t>77</w:t>
      </w:r>
      <w:r>
        <w:rPr>
          <w:rFonts w:eastAsia="Calibri"/>
        </w:rPr>
        <w:tab/>
        <w:t>Don’t know</w:t>
      </w:r>
    </w:p>
    <w:p w14:paraId="230A31EE" w14:textId="1EC003B4" w:rsidR="00091C29" w:rsidRPr="00AF7794" w:rsidRDefault="71CC2ABE" w:rsidP="002A5A3F">
      <w:pPr>
        <w:spacing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sidR="00E511D1">
        <w:rPr>
          <w:b/>
          <w:bCs/>
          <w:i/>
          <w:iCs/>
        </w:rPr>
        <w:t>_1</w:t>
      </w:r>
    </w:p>
    <w:p w14:paraId="1700887E" w14:textId="77777777" w:rsidR="00793BC1" w:rsidRPr="00AF7794" w:rsidRDefault="00793BC1" w:rsidP="00793BC1">
      <w:pPr>
        <w:spacing w:after="0" w:line="240" w:lineRule="auto"/>
        <w:rPr>
          <w:rFonts w:eastAsia="Calibri" w:cstheme="minorHAnsi"/>
        </w:rPr>
      </w:pPr>
    </w:p>
    <w:p w14:paraId="1C974704" w14:textId="77777777" w:rsidR="00B972A5" w:rsidRPr="000D0D75" w:rsidRDefault="12E4BECE" w:rsidP="008B16AA">
      <w:pPr>
        <w:pStyle w:val="ListParagraph"/>
        <w:numPr>
          <w:ilvl w:val="0"/>
          <w:numId w:val="7"/>
        </w:numPr>
        <w:spacing w:after="0" w:line="240" w:lineRule="auto"/>
        <w:rPr>
          <w:rFonts w:eastAsia="Calibri"/>
        </w:rPr>
      </w:pPr>
      <w:r>
        <w:t>[SEASADD4</w:t>
      </w:r>
      <w:r w:rsidR="000977FE">
        <w:t>_1</w:t>
      </w:r>
      <w:r>
        <w:t xml:space="preserve">] Here is the information you gave us for this location: </w:t>
      </w:r>
    </w:p>
    <w:p w14:paraId="48DD4AB4" w14:textId="700A942C" w:rsidR="007F0C77" w:rsidRPr="00AF7794" w:rsidRDefault="12E4BECE" w:rsidP="00ED4754">
      <w:pPr>
        <w:pStyle w:val="ListParagraph"/>
        <w:spacing w:after="0" w:line="240" w:lineRule="auto"/>
        <w:rPr>
          <w:rFonts w:eastAsia="Calibri"/>
        </w:rPr>
      </w:pPr>
      <w:r>
        <w:t>[Insert SEASADD1</w:t>
      </w:r>
      <w:r w:rsidR="000977FE">
        <w:t>_1</w:t>
      </w:r>
      <w:r>
        <w:t xml:space="preserve"> – SEASADD3</w:t>
      </w:r>
      <w:r w:rsidR="000977FE">
        <w:t>_1</w:t>
      </w:r>
      <w:r w:rsidR="00D113C7">
        <w:t>/</w:t>
      </w:r>
      <w:r w:rsidR="00210E57">
        <w:t>the 1</w:t>
      </w:r>
      <w:r w:rsidR="00210E57" w:rsidRPr="00ED4754">
        <w:rPr>
          <w:vertAlign w:val="superscript"/>
        </w:rPr>
        <w:t>st</w:t>
      </w:r>
      <w:r w:rsidR="00210E57">
        <w:t xml:space="preserve"> address you provided</w:t>
      </w:r>
      <w:r>
        <w:t>]</w:t>
      </w:r>
    </w:p>
    <w:p w14:paraId="6C87A7E4" w14:textId="77777777" w:rsidR="007F0C77" w:rsidRPr="00AF7794" w:rsidRDefault="007F0C77" w:rsidP="007F0C77">
      <w:pPr>
        <w:spacing w:after="0" w:line="240" w:lineRule="auto"/>
        <w:rPr>
          <w:rFonts w:eastAsia="Calibri" w:cstheme="minorHAnsi"/>
        </w:rPr>
      </w:pPr>
    </w:p>
    <w:p w14:paraId="5577DDC1" w14:textId="0B7FEE4D" w:rsidR="000D4294" w:rsidRPr="00AF7794" w:rsidRDefault="71CC2ABE" w:rsidP="00ED4754">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00C9D7C8" w14:textId="77777777" w:rsidR="00091C29" w:rsidRPr="00AF7794" w:rsidRDefault="00091C29" w:rsidP="00CD74F4">
      <w:pPr>
        <w:spacing w:after="0" w:line="240" w:lineRule="auto"/>
        <w:rPr>
          <w:rFonts w:eastAsia="Calibri" w:cstheme="minorHAnsi"/>
          <w:b/>
        </w:rPr>
      </w:pPr>
    </w:p>
    <w:p w14:paraId="5DD1B2A7" w14:textId="55489665" w:rsidR="000C50A3" w:rsidRPr="00AF7794" w:rsidRDefault="12E4BECE" w:rsidP="008B16AA">
      <w:pPr>
        <w:pStyle w:val="ListParagraph"/>
        <w:numPr>
          <w:ilvl w:val="0"/>
          <w:numId w:val="7"/>
        </w:numPr>
        <w:spacing w:after="0" w:line="240" w:lineRule="auto"/>
        <w:rPr>
          <w:rFonts w:eastAsia="Calibri"/>
        </w:rPr>
      </w:pPr>
      <w:r>
        <w:t>[SEASADDOTH</w:t>
      </w:r>
      <w:r w:rsidR="00E54512">
        <w:t>1</w:t>
      </w:r>
      <w:r>
        <w:t xml:space="preserve">] </w:t>
      </w:r>
      <w:r w:rsidRPr="12E4BECE">
        <w:rPr>
          <w:rFonts w:eastAsia="Calibri"/>
        </w:rPr>
        <w:t xml:space="preserve">In the </w:t>
      </w:r>
      <w:r w:rsidRPr="12E4BECE">
        <w:rPr>
          <w:rFonts w:eastAsia="Calibri"/>
          <w:b/>
          <w:bCs/>
        </w:rPr>
        <w:t xml:space="preserve">past 20 years, </w:t>
      </w:r>
      <w:r w:rsidRPr="12E4BECE">
        <w:rPr>
          <w:rFonts w:eastAsia="Calibri"/>
        </w:rPr>
        <w:t xml:space="preserve">have you spent a </w:t>
      </w:r>
      <w:r w:rsidRPr="12E4BECE">
        <w:rPr>
          <w:rFonts w:eastAsia="Calibri"/>
          <w:b/>
          <w:bCs/>
        </w:rPr>
        <w:t xml:space="preserve">total of 24 months or more </w:t>
      </w:r>
      <w:r w:rsidRPr="12E4BECE">
        <w:rPr>
          <w:rFonts w:eastAsia="Calibri"/>
        </w:rPr>
        <w:t>in any other seasonal or vacation homes in the U.S.?</w:t>
      </w:r>
    </w:p>
    <w:p w14:paraId="62CF9F6D" w14:textId="23B1C298" w:rsidR="000C50A3" w:rsidRPr="00AF7794" w:rsidRDefault="71CC2ABE" w:rsidP="71CC2ABE">
      <w:pPr>
        <w:pStyle w:val="ListParagraph"/>
        <w:spacing w:after="0" w:line="240" w:lineRule="auto"/>
        <w:rPr>
          <w:rFonts w:eastAsia="Calibri"/>
        </w:rPr>
      </w:pPr>
      <w:r w:rsidRPr="71CC2ABE">
        <w:rPr>
          <w:rFonts w:eastAsia="Calibri"/>
        </w:rPr>
        <w:t>1</w:t>
      </w:r>
      <w:r w:rsidR="00D76871">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sidR="00947D08">
        <w:rPr>
          <w:rFonts w:eastAsia="Calibri"/>
          <w:b/>
          <w:bCs/>
        </w:rPr>
        <w:t>_2</w:t>
      </w:r>
    </w:p>
    <w:p w14:paraId="7449CE5D" w14:textId="4872FDCB" w:rsidR="00091C29" w:rsidRPr="00AF7794" w:rsidRDefault="71CC2ABE" w:rsidP="71CC2ABE">
      <w:pPr>
        <w:pStyle w:val="ListParagraph"/>
        <w:spacing w:after="0" w:line="240" w:lineRule="auto"/>
        <w:rPr>
          <w:rFonts w:eastAsia="Calibri"/>
        </w:rPr>
      </w:pPr>
      <w:r w:rsidRPr="71CC2ABE">
        <w:rPr>
          <w:rFonts w:eastAsia="Calibri"/>
        </w:rPr>
        <w:t>0</w:t>
      </w:r>
      <w:r w:rsidR="00D76871">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sidR="00947D08">
        <w:rPr>
          <w:rFonts w:eastAsia="Calibri"/>
          <w:b/>
          <w:bCs/>
        </w:rPr>
        <w:t>_1</w:t>
      </w:r>
    </w:p>
    <w:p w14:paraId="596E650C" w14:textId="238A174A" w:rsidR="00091C29" w:rsidRPr="002B55F0"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sidR="00947D08">
        <w:rPr>
          <w:b/>
          <w:bCs/>
          <w:i/>
          <w:iCs/>
        </w:rPr>
        <w:t>_1</w:t>
      </w:r>
    </w:p>
    <w:p w14:paraId="5B90431F" w14:textId="77777777" w:rsidR="002B55F0" w:rsidRDefault="002B55F0" w:rsidP="002B55F0">
      <w:pPr>
        <w:spacing w:after="0" w:line="240" w:lineRule="auto"/>
        <w:rPr>
          <w:rFonts w:eastAsia="Calibri" w:cstheme="minorHAnsi"/>
        </w:rPr>
      </w:pPr>
    </w:p>
    <w:p w14:paraId="0E901804" w14:textId="5B5BFE7B" w:rsidR="00B72193" w:rsidRDefault="00BE67B3" w:rsidP="00B72193">
      <w:pPr>
        <w:spacing w:after="0" w:line="240" w:lineRule="auto"/>
        <w:rPr>
          <w:rFonts w:eastAsiaTheme="minorEastAsia"/>
          <w:b/>
          <w:bCs/>
        </w:rPr>
      </w:pPr>
      <w:r>
        <w:rPr>
          <w:rFonts w:eastAsiaTheme="minorEastAsia"/>
          <w:b/>
          <w:bCs/>
        </w:rPr>
        <w:t>[DISPLAY SEASADDSUM_1 IF SEASADD</w:t>
      </w:r>
      <w:r w:rsidR="00B72193">
        <w:rPr>
          <w:rFonts w:eastAsiaTheme="minorEastAsia"/>
          <w:b/>
          <w:bCs/>
        </w:rPr>
        <w:t>OTH1= 0 OR NR</w:t>
      </w:r>
    </w:p>
    <w:p w14:paraId="023CAC8D" w14:textId="122E1CFB" w:rsidR="00BE67B3" w:rsidRDefault="00B72193" w:rsidP="000D0D75">
      <w:pPr>
        <w:spacing w:after="0" w:line="240" w:lineRule="auto"/>
        <w:rPr>
          <w:rFonts w:eastAsiaTheme="minorEastAsia"/>
          <w:b/>
          <w:bCs/>
        </w:rPr>
      </w:pPr>
      <w:r>
        <w:rPr>
          <w:rFonts w:eastAsiaTheme="minorEastAsia"/>
          <w:b/>
          <w:bCs/>
        </w:rPr>
        <w:t>ELSE, GO TO SEASADD1_2]</w:t>
      </w:r>
    </w:p>
    <w:p w14:paraId="4F8FA484" w14:textId="241A3229" w:rsidR="000C5206" w:rsidRPr="000D0D75" w:rsidRDefault="00183CFD" w:rsidP="008B16AA">
      <w:pPr>
        <w:pStyle w:val="ListParagraph"/>
        <w:numPr>
          <w:ilvl w:val="0"/>
          <w:numId w:val="7"/>
        </w:numPr>
        <w:spacing w:after="0" w:line="240" w:lineRule="auto"/>
        <w:rPr>
          <w:rFonts w:eastAsia="Calibri"/>
        </w:rPr>
      </w:pPr>
      <w:r>
        <w:rPr>
          <w:rFonts w:eastAsia="Calibri"/>
        </w:rPr>
        <w:t>[SEASADDSUM_1]</w:t>
      </w:r>
      <w:r w:rsidR="000C5206">
        <w:rPr>
          <w:rFonts w:eastAsia="Calibri"/>
        </w:rPr>
        <w:t xml:space="preserve"> </w:t>
      </w:r>
      <w:r w:rsidR="000C5206" w:rsidRPr="00237DF4">
        <w:t xml:space="preserve">Please review the list below and tell us if it includes </w:t>
      </w:r>
      <w:proofErr w:type="gramStart"/>
      <w:r w:rsidR="000C5206" w:rsidRPr="00237DF4">
        <w:t>all of</w:t>
      </w:r>
      <w:proofErr w:type="gramEnd"/>
      <w:r w:rsidR="000C5206" w:rsidRPr="00237DF4">
        <w:t xml:space="preserve"> the seasonal or vacation home addresses where you have spent a total of 24 months or more in the past 20 years.</w:t>
      </w:r>
    </w:p>
    <w:p w14:paraId="3A7FD00D" w14:textId="77777777" w:rsidR="000C5206" w:rsidRPr="00A64F12" w:rsidRDefault="000C5206" w:rsidP="000D0D75">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545D4961" w14:textId="77777777" w:rsidR="000C5206" w:rsidRPr="00A64F12" w:rsidRDefault="000C5206" w:rsidP="000C5206">
      <w:pPr>
        <w:spacing w:after="0" w:line="240" w:lineRule="auto"/>
        <w:ind w:left="360"/>
        <w:rPr>
          <w:rFonts w:eastAsia="Calibri" w:cstheme="minorHAnsi"/>
        </w:rPr>
      </w:pPr>
    </w:p>
    <w:p w14:paraId="19D4F318" w14:textId="1FC4B3DB" w:rsidR="000C5206" w:rsidRPr="00A64F12" w:rsidRDefault="000C5206" w:rsidP="000C5206">
      <w:pPr>
        <w:pStyle w:val="ListParagraph"/>
        <w:spacing w:after="0" w:line="240" w:lineRule="auto"/>
        <w:ind w:left="360" w:firstLine="720"/>
        <w:rPr>
          <w:rFonts w:eastAsia="Calibri"/>
          <w:b/>
          <w:bCs/>
        </w:rPr>
      </w:pPr>
      <w:r w:rsidRPr="00A64F12">
        <w:rPr>
          <w:rFonts w:eastAsia="Calibri"/>
        </w:rPr>
        <w:t>1</w:t>
      </w:r>
      <w:r w:rsidR="005F2D4D">
        <w:tab/>
      </w:r>
      <w:r w:rsidRPr="00A64F12">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197EA5EE" w14:textId="77777777" w:rsidR="000C5206" w:rsidRPr="00A64F12" w:rsidRDefault="000C5206" w:rsidP="000C5206">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SEASADD1_2</w:t>
      </w:r>
    </w:p>
    <w:p w14:paraId="2AB05682" w14:textId="1DB46EE7" w:rsidR="000C5206" w:rsidRPr="00A64F12" w:rsidRDefault="000C5206" w:rsidP="000C5206">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554D32E3" w14:textId="0441CBAC" w:rsidR="000C5206" w:rsidRDefault="000C5206" w:rsidP="00E06A8F">
      <w:pPr>
        <w:spacing w:after="0" w:line="240" w:lineRule="auto"/>
        <w:rPr>
          <w:rFonts w:eastAsia="Calibri"/>
        </w:rPr>
      </w:pPr>
    </w:p>
    <w:p w14:paraId="0DB76665" w14:textId="0B4E9A55" w:rsidR="00E06A8F" w:rsidRDefault="00E06A8F" w:rsidP="00E06A8F">
      <w:pPr>
        <w:spacing w:after="0" w:line="240" w:lineRule="auto"/>
        <w:rPr>
          <w:rFonts w:eastAsia="Calibri"/>
          <w:b/>
          <w:bCs/>
        </w:rPr>
      </w:pPr>
      <w:r>
        <w:rPr>
          <w:rFonts w:eastAsia="Calibri"/>
          <w:b/>
          <w:bCs/>
        </w:rPr>
        <w:t>[DISPLAY SEASADD</w:t>
      </w:r>
      <w:r w:rsidR="00CE0299">
        <w:rPr>
          <w:rFonts w:eastAsia="Calibri"/>
          <w:b/>
          <w:bCs/>
        </w:rPr>
        <w:t>1_2</w:t>
      </w:r>
      <w:r>
        <w:rPr>
          <w:rFonts w:eastAsia="Calibri"/>
          <w:b/>
          <w:bCs/>
        </w:rPr>
        <w:t xml:space="preserve"> IF </w:t>
      </w:r>
      <w:r w:rsidR="00CE0299">
        <w:rPr>
          <w:rFonts w:eastAsia="Calibri"/>
          <w:b/>
          <w:bCs/>
        </w:rPr>
        <w:t>SEAS</w:t>
      </w:r>
      <w:r>
        <w:rPr>
          <w:rFonts w:eastAsia="Calibri"/>
          <w:b/>
          <w:bCs/>
        </w:rPr>
        <w:t>ADDSUM_</w:t>
      </w:r>
      <w:r w:rsidR="00CE0299">
        <w:rPr>
          <w:rFonts w:eastAsia="Calibri"/>
          <w:b/>
          <w:bCs/>
        </w:rPr>
        <w:t>1</w:t>
      </w:r>
      <w:r>
        <w:rPr>
          <w:rFonts w:eastAsia="Calibri"/>
          <w:b/>
          <w:bCs/>
        </w:rPr>
        <w:t xml:space="preserve">= </w:t>
      </w:r>
      <w:r w:rsidR="00CE0299">
        <w:rPr>
          <w:rFonts w:eastAsia="Calibri"/>
          <w:b/>
          <w:bCs/>
        </w:rPr>
        <w:t>0</w:t>
      </w:r>
    </w:p>
    <w:p w14:paraId="6B2F3955" w14:textId="2006C7C1" w:rsidR="00E06A8F" w:rsidRPr="000D0D75" w:rsidRDefault="00E06A8F" w:rsidP="000D0D75">
      <w:pPr>
        <w:spacing w:after="0" w:line="240" w:lineRule="auto"/>
        <w:rPr>
          <w:rFonts w:eastAsia="Calibri"/>
          <w:b/>
          <w:bCs/>
        </w:rPr>
      </w:pPr>
      <w:r>
        <w:rPr>
          <w:rFonts w:eastAsia="Calibri"/>
          <w:b/>
          <w:bCs/>
        </w:rPr>
        <w:t xml:space="preserve">ELSE, GO TO </w:t>
      </w:r>
      <w:r w:rsidR="0034278D">
        <w:rPr>
          <w:rFonts w:eastAsia="Calibri"/>
          <w:b/>
          <w:bCs/>
        </w:rPr>
        <w:t>SEASADDYRS</w:t>
      </w:r>
      <w:r>
        <w:rPr>
          <w:rFonts w:eastAsia="Calibri"/>
          <w:b/>
          <w:bCs/>
        </w:rPr>
        <w:t>]</w:t>
      </w:r>
    </w:p>
    <w:p w14:paraId="0F27AD54" w14:textId="71402B8B" w:rsidR="00C351A7" w:rsidRPr="000D0D75" w:rsidRDefault="0089488C" w:rsidP="008B16AA">
      <w:pPr>
        <w:pStyle w:val="ListParagraph"/>
        <w:numPr>
          <w:ilvl w:val="0"/>
          <w:numId w:val="7"/>
        </w:numPr>
        <w:spacing w:after="0" w:line="240" w:lineRule="auto"/>
        <w:rPr>
          <w:rFonts w:eastAsia="Calibri"/>
        </w:rPr>
      </w:pPr>
      <w:r>
        <w:rPr>
          <w:rFonts w:eastAsia="Calibri"/>
        </w:rPr>
        <w:t>[SEASADD</w:t>
      </w:r>
      <w:r w:rsidR="003138F7">
        <w:rPr>
          <w:rFonts w:eastAsia="Calibri"/>
        </w:rPr>
        <w:t>1_</w:t>
      </w:r>
      <w:r w:rsidR="00914343">
        <w:rPr>
          <w:rFonts w:eastAsia="Calibri"/>
        </w:rPr>
        <w:t>2</w:t>
      </w:r>
      <w:r w:rsidR="003138F7">
        <w:rPr>
          <w:rFonts w:eastAsia="Calibri"/>
        </w:rPr>
        <w:t>]</w:t>
      </w:r>
      <w:r w:rsidR="00C351A7">
        <w:rPr>
          <w:rFonts w:eastAsia="Calibri"/>
        </w:rPr>
        <w:t xml:space="preserve"> </w:t>
      </w:r>
      <w:r w:rsidR="00C351A7" w:rsidRPr="000D0D75">
        <w:rPr>
          <w:rFonts w:eastAsia="Calibri"/>
        </w:rPr>
        <w:t>What is the full street address of your seasonal or vacation home?</w:t>
      </w:r>
    </w:p>
    <w:p w14:paraId="003136C7" w14:textId="77777777" w:rsidR="00C351A7" w:rsidRDefault="00C351A7" w:rsidP="00C351A7">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B0F19CD" w14:textId="77777777" w:rsidR="00C351A7" w:rsidRDefault="00C351A7" w:rsidP="00C351A7">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D5DBF72" w14:textId="77777777" w:rsidR="00C351A7" w:rsidRDefault="00C351A7" w:rsidP="00C351A7">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0861E8D" w14:textId="77777777" w:rsidR="00C351A7" w:rsidRDefault="00C351A7" w:rsidP="00C351A7">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44EF286" w14:textId="77777777" w:rsidR="00C351A7" w:rsidRDefault="00C351A7" w:rsidP="00C351A7">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3BAB65A" w14:textId="77777777" w:rsidR="00C351A7" w:rsidRDefault="00C351A7" w:rsidP="00C351A7">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CF272F7" w14:textId="77777777" w:rsidR="00C351A7" w:rsidRDefault="00C351A7" w:rsidP="00C351A7">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C312029" w14:textId="5C5AE827" w:rsidR="00C351A7" w:rsidRPr="00AF7794" w:rsidRDefault="00C351A7" w:rsidP="00C351A7">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_2</w:t>
      </w:r>
    </w:p>
    <w:p w14:paraId="16546C9D" w14:textId="77777777" w:rsidR="008170E8" w:rsidRDefault="008170E8" w:rsidP="008170E8">
      <w:pPr>
        <w:tabs>
          <w:tab w:val="left" w:pos="6480"/>
        </w:tabs>
        <w:spacing w:after="0" w:line="240" w:lineRule="auto"/>
        <w:rPr>
          <w:rFonts w:eastAsia="Calibri" w:cstheme="minorHAnsi"/>
          <w:b/>
        </w:rPr>
      </w:pPr>
    </w:p>
    <w:p w14:paraId="0A4E444C" w14:textId="70BDF9AE" w:rsidR="008170E8" w:rsidRDefault="008170E8" w:rsidP="008170E8">
      <w:pPr>
        <w:tabs>
          <w:tab w:val="left" w:pos="6480"/>
        </w:tabs>
        <w:spacing w:after="0" w:line="240" w:lineRule="auto"/>
        <w:rPr>
          <w:rFonts w:eastAsia="Calibri" w:cstheme="minorHAnsi"/>
          <w:b/>
        </w:rPr>
      </w:pPr>
      <w:r>
        <w:rPr>
          <w:rFonts w:eastAsia="Calibri" w:cstheme="minorHAnsi"/>
          <w:b/>
        </w:rPr>
        <w:lastRenderedPageBreak/>
        <w:t>[DISPLAY SEAS</w:t>
      </w:r>
      <w:r w:rsidRPr="00AF7794">
        <w:rPr>
          <w:rFonts w:eastAsia="Calibri" w:cstheme="minorHAnsi"/>
          <w:b/>
        </w:rPr>
        <w:t>ADD2</w:t>
      </w:r>
      <w:r>
        <w:rPr>
          <w:rFonts w:eastAsia="Calibri" w:cstheme="minorHAnsi"/>
          <w:b/>
        </w:rPr>
        <w:t>_2 IF (SEASADD1_2: CITY, STATE, ZIP, OR COUNTRY= NR)</w:t>
      </w:r>
    </w:p>
    <w:p w14:paraId="779EC8C2" w14:textId="08E24FFA" w:rsidR="008170E8" w:rsidRDefault="008170E8" w:rsidP="008170E8">
      <w:pPr>
        <w:tabs>
          <w:tab w:val="left" w:pos="6840"/>
          <w:tab w:val="left" w:pos="7830"/>
          <w:tab w:val="left" w:pos="9360"/>
        </w:tabs>
        <w:spacing w:after="0" w:line="240" w:lineRule="auto"/>
        <w:rPr>
          <w:rFonts w:eastAsia="Calibri" w:cstheme="minorHAnsi"/>
          <w:b/>
        </w:rPr>
      </w:pPr>
      <w:r>
        <w:rPr>
          <w:rFonts w:eastAsia="Calibri" w:cstheme="minorHAnsi"/>
          <w:b/>
        </w:rPr>
        <w:t>ELSE, GO TO SEASADD3_2]</w:t>
      </w:r>
    </w:p>
    <w:p w14:paraId="732C8CEF" w14:textId="00394A9C" w:rsidR="00C351A7" w:rsidRPr="000D0D75" w:rsidRDefault="00C351A7" w:rsidP="000D0D75">
      <w:pPr>
        <w:tabs>
          <w:tab w:val="left" w:pos="6480"/>
        </w:tabs>
        <w:spacing w:after="0" w:line="240" w:lineRule="auto"/>
        <w:rPr>
          <w:rFonts w:eastAsia="Calibri" w:cstheme="minorHAnsi"/>
          <w:b/>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423BB188" w14:textId="0611C18F" w:rsidR="00785AD0" w:rsidRPr="000D0D75" w:rsidRDefault="003138F7" w:rsidP="008B16AA">
      <w:pPr>
        <w:pStyle w:val="ListParagraph"/>
        <w:numPr>
          <w:ilvl w:val="0"/>
          <w:numId w:val="7"/>
        </w:numPr>
        <w:spacing w:after="0" w:line="240" w:lineRule="auto"/>
        <w:rPr>
          <w:rFonts w:eastAsia="Calibri"/>
        </w:rPr>
      </w:pPr>
      <w:r>
        <w:rPr>
          <w:rFonts w:eastAsia="Calibri"/>
        </w:rPr>
        <w:t>[SEASADD2_</w:t>
      </w:r>
      <w:r w:rsidR="00914343">
        <w:rPr>
          <w:rFonts w:eastAsia="Calibri"/>
        </w:rPr>
        <w:t>2</w:t>
      </w:r>
      <w:r>
        <w:rPr>
          <w:rFonts w:eastAsia="Calibri"/>
        </w:rPr>
        <w:t>]</w:t>
      </w:r>
      <w:r w:rsidR="00785AD0">
        <w:rPr>
          <w:rFonts w:eastAsia="Calibri"/>
        </w:rPr>
        <w:t xml:space="preserve"> </w:t>
      </w:r>
      <w:r w:rsidR="00785AD0">
        <w:t>Please provide the following information:</w:t>
      </w:r>
    </w:p>
    <w:p w14:paraId="07168A1F" w14:textId="529ABBCB" w:rsidR="00785AD0" w:rsidRDefault="00785AD0" w:rsidP="00785AD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6BD8754" w14:textId="16A0BF84" w:rsidR="00785AD0" w:rsidRDefault="00785AD0" w:rsidP="00785AD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FD609B" w14:textId="448075FE" w:rsidR="00785AD0" w:rsidRDefault="00785AD0" w:rsidP="00785AD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66FF1E7" w14:textId="4B29219E" w:rsidR="00785AD0" w:rsidRDefault="00785AD0" w:rsidP="00785AD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9FEB5C" w14:textId="55B5DB83" w:rsidR="00785AD0" w:rsidRDefault="00785AD0" w:rsidP="00785AD0">
      <w:pPr>
        <w:pStyle w:val="ListParagraph"/>
        <w:spacing w:after="0" w:line="240" w:lineRule="auto"/>
        <w:rPr>
          <w:rFonts w:eastAsia="Calibri"/>
        </w:rPr>
      </w:pPr>
      <w:r>
        <w:rPr>
          <w:rFonts w:eastAsia="Calibri"/>
        </w:rPr>
        <w:tab/>
        <w:t>77</w:t>
      </w:r>
      <w:r>
        <w:rPr>
          <w:rFonts w:eastAsia="Calibri"/>
        </w:rPr>
        <w:tab/>
        <w:t>Don’t know</w:t>
      </w:r>
    </w:p>
    <w:p w14:paraId="3CB306E8" w14:textId="77777777" w:rsidR="007B09B2" w:rsidRPr="00A64F12" w:rsidRDefault="007B09B2" w:rsidP="00785AD0">
      <w:pPr>
        <w:pStyle w:val="ListParagraph"/>
        <w:spacing w:after="0" w:line="240" w:lineRule="auto"/>
        <w:rPr>
          <w:rFonts w:eastAsia="Calibri"/>
        </w:rPr>
      </w:pPr>
    </w:p>
    <w:p w14:paraId="6A8E4FF5" w14:textId="066503F4" w:rsidR="007B09B2" w:rsidRDefault="007B09B2" w:rsidP="007B09B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w:t>
      </w:r>
      <w:r w:rsidR="007954E9">
        <w:rPr>
          <w:rStyle w:val="normaltextrun"/>
          <w:rFonts w:ascii="Calibri" w:hAnsi="Calibri" w:cs="Calibri"/>
          <w:b/>
          <w:bCs/>
          <w:sz w:val="22"/>
          <w:szCs w:val="22"/>
        </w:rPr>
        <w:t>2</w:t>
      </w:r>
      <w:r>
        <w:rPr>
          <w:rStyle w:val="normaltextrun"/>
          <w:rFonts w:ascii="Calibri" w:hAnsi="Calibri" w:cs="Calibri"/>
          <w:b/>
          <w:bCs/>
          <w:sz w:val="22"/>
          <w:szCs w:val="22"/>
        </w:rPr>
        <w:t xml:space="preserve"> IF (SEASADD1_</w:t>
      </w:r>
      <w:r w:rsidR="007954E9">
        <w:rPr>
          <w:rStyle w:val="normaltextrun"/>
          <w:rFonts w:ascii="Calibri" w:hAnsi="Calibri" w:cs="Calibri"/>
          <w:b/>
          <w:bCs/>
          <w:sz w:val="22"/>
          <w:szCs w:val="22"/>
        </w:rPr>
        <w:t>2</w:t>
      </w:r>
      <w:r>
        <w:rPr>
          <w:rStyle w:val="normaltextrun"/>
          <w:rFonts w:ascii="Calibri" w:hAnsi="Calibri" w:cs="Calibri"/>
          <w:b/>
          <w:bCs/>
          <w:sz w:val="22"/>
          <w:szCs w:val="22"/>
        </w:rPr>
        <w:t xml:space="preserve"> STREET NUMBER= NR AND STREET NAME= NR) AND (CITY, STATE, ZIP, AND/OR COUNTRY ARE ANSWERED IN SEASADD1_</w:t>
      </w:r>
      <w:r w:rsidR="007954E9">
        <w:rPr>
          <w:rStyle w:val="normaltextrun"/>
          <w:rFonts w:ascii="Calibri" w:hAnsi="Calibri" w:cs="Calibri"/>
          <w:b/>
          <w:bCs/>
          <w:sz w:val="22"/>
          <w:szCs w:val="22"/>
        </w:rPr>
        <w:t>2</w:t>
      </w:r>
      <w:r>
        <w:rPr>
          <w:rStyle w:val="normaltextrun"/>
          <w:rFonts w:ascii="Calibri" w:hAnsi="Calibri" w:cs="Calibri"/>
          <w:b/>
          <w:bCs/>
          <w:sz w:val="22"/>
          <w:szCs w:val="22"/>
        </w:rPr>
        <w:t xml:space="preserve"> AND/OR SEASADD2_</w:t>
      </w:r>
      <w:r w:rsidR="007954E9">
        <w:rPr>
          <w:rStyle w:val="normaltextrun"/>
          <w:rFonts w:ascii="Calibri" w:hAnsi="Calibri" w:cs="Calibri"/>
          <w:b/>
          <w:bCs/>
          <w:sz w:val="22"/>
          <w:szCs w:val="22"/>
        </w:rPr>
        <w:t>2</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4D8D567C" w14:textId="24A0F31C" w:rsidR="00785AD0" w:rsidRPr="00245CFF" w:rsidRDefault="007B09B2" w:rsidP="00245CF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7954E9">
        <w:rPr>
          <w:rStyle w:val="normaltextrun"/>
          <w:rFonts w:ascii="Calibri" w:hAnsi="Calibri" w:cs="Calibri"/>
          <w:b/>
          <w:bCs/>
          <w:sz w:val="22"/>
          <w:szCs w:val="22"/>
        </w:rPr>
        <w:t>2</w:t>
      </w:r>
      <w:r>
        <w:rPr>
          <w:rStyle w:val="normaltextrun"/>
          <w:rFonts w:ascii="Calibri" w:hAnsi="Calibri" w:cs="Calibri"/>
          <w:b/>
          <w:bCs/>
          <w:sz w:val="22"/>
          <w:szCs w:val="22"/>
        </w:rPr>
        <w:t>]</w:t>
      </w:r>
      <w:r>
        <w:rPr>
          <w:rStyle w:val="eop"/>
          <w:rFonts w:ascii="Calibri" w:hAnsi="Calibri" w:cs="Calibri"/>
          <w:sz w:val="22"/>
          <w:szCs w:val="22"/>
        </w:rPr>
        <w:t> </w:t>
      </w:r>
    </w:p>
    <w:p w14:paraId="73D431A0" w14:textId="77777777" w:rsidR="002E7428" w:rsidRPr="00A64F12" w:rsidRDefault="003138F7" w:rsidP="008B16AA">
      <w:pPr>
        <w:pStyle w:val="ListParagraph"/>
        <w:numPr>
          <w:ilvl w:val="0"/>
          <w:numId w:val="7"/>
        </w:numPr>
        <w:spacing w:after="0" w:line="240" w:lineRule="auto"/>
        <w:rPr>
          <w:rFonts w:eastAsia="Calibri" w:cstheme="minorHAnsi"/>
        </w:rPr>
      </w:pPr>
      <w:r>
        <w:rPr>
          <w:rFonts w:eastAsia="Calibri"/>
        </w:rPr>
        <w:t>[SEASADD3_</w:t>
      </w:r>
      <w:r w:rsidR="00914343">
        <w:rPr>
          <w:rFonts w:eastAsia="Calibri"/>
        </w:rPr>
        <w:t>2</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2E80BE90" w14:textId="77777777" w:rsidR="002E7428" w:rsidRDefault="002E7428" w:rsidP="002E7428">
      <w:pPr>
        <w:pStyle w:val="ListParagraph"/>
        <w:spacing w:after="0" w:line="240" w:lineRule="auto"/>
        <w:ind w:left="1440"/>
      </w:pPr>
      <w:r>
        <w:t>Full street name #1</w:t>
      </w:r>
      <w:r>
        <w:tab/>
        <w:t>|________|</w:t>
      </w:r>
    </w:p>
    <w:p w14:paraId="1C1B6279" w14:textId="77777777" w:rsidR="002E7428" w:rsidRDefault="002E7428" w:rsidP="002E7428">
      <w:pPr>
        <w:pStyle w:val="ListParagraph"/>
        <w:spacing w:after="0" w:line="240" w:lineRule="auto"/>
        <w:ind w:left="1440"/>
      </w:pPr>
      <w:r>
        <w:t>Full street name #2</w:t>
      </w:r>
      <w:r>
        <w:tab/>
        <w:t>|________|</w:t>
      </w:r>
    </w:p>
    <w:p w14:paraId="619D6C5C" w14:textId="77777777" w:rsidR="002E7428" w:rsidRDefault="002E7428" w:rsidP="002E7428">
      <w:pPr>
        <w:spacing w:before="60" w:after="0" w:line="240" w:lineRule="auto"/>
        <w:ind w:left="720" w:firstLine="720"/>
        <w:rPr>
          <w:rFonts w:eastAsia="Calibri"/>
          <w:i/>
          <w:iCs/>
        </w:rPr>
      </w:pPr>
      <w:r>
        <w:rPr>
          <w:rFonts w:eastAsia="Calibri"/>
        </w:rPr>
        <w:t>77</w:t>
      </w:r>
      <w:r>
        <w:rPr>
          <w:rFonts w:eastAsia="Calibri"/>
        </w:rPr>
        <w:tab/>
        <w:t>Don’t know</w:t>
      </w:r>
    </w:p>
    <w:p w14:paraId="6F52EC4C" w14:textId="6A3AE0A9"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_2</w:t>
      </w:r>
    </w:p>
    <w:p w14:paraId="5B400882" w14:textId="77777777" w:rsidR="002E7428" w:rsidRPr="00AF7794" w:rsidRDefault="002E7428" w:rsidP="002E7428">
      <w:pPr>
        <w:spacing w:after="0" w:line="240" w:lineRule="auto"/>
        <w:rPr>
          <w:rFonts w:eastAsia="Calibri" w:cstheme="minorHAnsi"/>
        </w:rPr>
      </w:pPr>
    </w:p>
    <w:p w14:paraId="4AB3C536" w14:textId="77777777" w:rsidR="00B14BBB" w:rsidRPr="00A64F12" w:rsidRDefault="003138F7" w:rsidP="008B16AA">
      <w:pPr>
        <w:pStyle w:val="ListParagraph"/>
        <w:numPr>
          <w:ilvl w:val="0"/>
          <w:numId w:val="7"/>
        </w:numPr>
        <w:spacing w:after="0" w:line="240" w:lineRule="auto"/>
        <w:rPr>
          <w:rFonts w:eastAsia="Calibri"/>
        </w:rPr>
      </w:pPr>
      <w:r>
        <w:rPr>
          <w:rFonts w:eastAsia="Calibri"/>
        </w:rPr>
        <w:t>[SEASADD4_</w:t>
      </w:r>
      <w:r w:rsidR="00914343">
        <w:rPr>
          <w:rFonts w:eastAsia="Calibri"/>
        </w:rPr>
        <w:t>2</w:t>
      </w:r>
      <w:r>
        <w:rPr>
          <w:rFonts w:eastAsia="Calibri"/>
        </w:rPr>
        <w:t>]</w:t>
      </w:r>
      <w:r w:rsidR="00B14BBB">
        <w:rPr>
          <w:rFonts w:eastAsia="Calibri"/>
        </w:rPr>
        <w:t xml:space="preserve"> </w:t>
      </w:r>
      <w:r w:rsidR="00B14BBB">
        <w:t xml:space="preserve">Here is the information you gave us for this location: </w:t>
      </w:r>
    </w:p>
    <w:p w14:paraId="6DA17411" w14:textId="73FE2FAE" w:rsidR="00B14BBB" w:rsidRPr="00AF7794" w:rsidRDefault="00B14BBB" w:rsidP="00B14BBB">
      <w:pPr>
        <w:pStyle w:val="ListParagraph"/>
        <w:spacing w:after="0" w:line="240" w:lineRule="auto"/>
        <w:rPr>
          <w:rFonts w:eastAsia="Calibri"/>
        </w:rPr>
      </w:pPr>
      <w:r>
        <w:t>[Insert SEASADD1_2 – SEASADD3_2</w:t>
      </w:r>
      <w:r w:rsidR="00210E57">
        <w:t>/the 2</w:t>
      </w:r>
      <w:r w:rsidR="00210E57" w:rsidRPr="00245CFF">
        <w:rPr>
          <w:vertAlign w:val="superscript"/>
        </w:rPr>
        <w:t>nd</w:t>
      </w:r>
      <w:r w:rsidR="00210E57">
        <w:t xml:space="preserve"> address you provided</w:t>
      </w:r>
      <w:r>
        <w:t>]</w:t>
      </w:r>
    </w:p>
    <w:p w14:paraId="65EEAD01" w14:textId="77777777" w:rsidR="00B14BBB" w:rsidRPr="00AF7794" w:rsidRDefault="00B14BBB" w:rsidP="00B14BBB">
      <w:pPr>
        <w:spacing w:after="0" w:line="240" w:lineRule="auto"/>
        <w:rPr>
          <w:rFonts w:eastAsia="Calibri" w:cstheme="minorHAnsi"/>
        </w:rPr>
      </w:pPr>
    </w:p>
    <w:p w14:paraId="106FF0E2" w14:textId="77777777" w:rsidR="00B14BBB" w:rsidRPr="00AF7794" w:rsidRDefault="00B14BBB" w:rsidP="00B14BBB">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6142F63C" w14:textId="3178C8B2" w:rsidR="003138F7" w:rsidRDefault="003138F7" w:rsidP="00245CFF">
      <w:pPr>
        <w:pStyle w:val="ListParagraph"/>
        <w:spacing w:after="0" w:line="240" w:lineRule="auto"/>
        <w:rPr>
          <w:rFonts w:eastAsia="Calibri"/>
        </w:rPr>
      </w:pPr>
    </w:p>
    <w:p w14:paraId="0917E7F2" w14:textId="77777777" w:rsidR="00EC79AA" w:rsidRPr="00AF7794" w:rsidRDefault="003138F7" w:rsidP="008B16AA">
      <w:pPr>
        <w:pStyle w:val="ListParagraph"/>
        <w:numPr>
          <w:ilvl w:val="0"/>
          <w:numId w:val="7"/>
        </w:numPr>
        <w:spacing w:after="0" w:line="240" w:lineRule="auto"/>
        <w:rPr>
          <w:rFonts w:eastAsia="Calibri"/>
        </w:rPr>
      </w:pPr>
      <w:r>
        <w:rPr>
          <w:rFonts w:eastAsia="Calibri"/>
        </w:rPr>
        <w:t>[</w:t>
      </w:r>
      <w:r w:rsidR="00D825B5">
        <w:rPr>
          <w:rFonts w:eastAsia="Calibri"/>
        </w:rPr>
        <w:t>SEASADDOTH2]</w:t>
      </w:r>
      <w:r w:rsidR="00EC79AA">
        <w:rPr>
          <w:rFonts w:eastAsia="Calibri"/>
        </w:rPr>
        <w:t xml:space="preserve"> </w:t>
      </w:r>
      <w:r w:rsidR="00EC79AA" w:rsidRPr="12E4BECE">
        <w:rPr>
          <w:rFonts w:eastAsia="Calibri"/>
        </w:rPr>
        <w:t xml:space="preserve">In the </w:t>
      </w:r>
      <w:r w:rsidR="00EC79AA" w:rsidRPr="12E4BECE">
        <w:rPr>
          <w:rFonts w:eastAsia="Calibri"/>
          <w:b/>
          <w:bCs/>
        </w:rPr>
        <w:t xml:space="preserve">past 20 years, </w:t>
      </w:r>
      <w:r w:rsidR="00EC79AA" w:rsidRPr="12E4BECE">
        <w:rPr>
          <w:rFonts w:eastAsia="Calibri"/>
        </w:rPr>
        <w:t xml:space="preserve">have you spent a </w:t>
      </w:r>
      <w:r w:rsidR="00EC79AA" w:rsidRPr="12E4BECE">
        <w:rPr>
          <w:rFonts w:eastAsia="Calibri"/>
          <w:b/>
          <w:bCs/>
        </w:rPr>
        <w:t xml:space="preserve">total of 24 months or more </w:t>
      </w:r>
      <w:r w:rsidR="00EC79AA" w:rsidRPr="12E4BECE">
        <w:rPr>
          <w:rFonts w:eastAsia="Calibri"/>
        </w:rPr>
        <w:t>in any other seasonal or vacation homes in the U.S.?</w:t>
      </w:r>
    </w:p>
    <w:p w14:paraId="7529F558" w14:textId="01B5F25E" w:rsidR="00EC79AA" w:rsidRPr="00AF7794" w:rsidRDefault="00EC79AA" w:rsidP="00EC79AA">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w:t>
      </w:r>
      <w:r w:rsidR="00421F66">
        <w:rPr>
          <w:rFonts w:eastAsia="Calibri"/>
          <w:b/>
          <w:bCs/>
        </w:rPr>
        <w:t>3</w:t>
      </w:r>
    </w:p>
    <w:p w14:paraId="65B62747" w14:textId="25AE24A6" w:rsidR="00EC79AA" w:rsidRPr="00AF7794" w:rsidRDefault="00EC79AA" w:rsidP="00EC79AA">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w:t>
      </w:r>
      <w:r w:rsidR="00421F66">
        <w:rPr>
          <w:rFonts w:eastAsia="Calibri"/>
          <w:b/>
          <w:bCs/>
        </w:rPr>
        <w:t>2</w:t>
      </w:r>
    </w:p>
    <w:p w14:paraId="180DC7CE" w14:textId="104FFA0B" w:rsidR="00EC79AA" w:rsidRPr="002B55F0" w:rsidRDefault="00EC79AA" w:rsidP="00EC79AA">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w:t>
      </w:r>
      <w:r w:rsidR="00421F66">
        <w:rPr>
          <w:b/>
          <w:bCs/>
          <w:i/>
          <w:iCs/>
        </w:rPr>
        <w:t>2</w:t>
      </w:r>
    </w:p>
    <w:p w14:paraId="63B6EAB9" w14:textId="77777777" w:rsidR="00EC79AA" w:rsidRDefault="00EC79AA" w:rsidP="00EC79AA">
      <w:pPr>
        <w:spacing w:after="0" w:line="240" w:lineRule="auto"/>
        <w:rPr>
          <w:rFonts w:eastAsia="Calibri" w:cstheme="minorHAnsi"/>
        </w:rPr>
      </w:pPr>
    </w:p>
    <w:p w14:paraId="3A32B4E1" w14:textId="0A7B925C" w:rsidR="00517B6C" w:rsidRDefault="00517B6C" w:rsidP="00245CFF">
      <w:pPr>
        <w:spacing w:after="0" w:line="240" w:lineRule="auto"/>
        <w:rPr>
          <w:rFonts w:eastAsia="Calibri"/>
          <w:b/>
          <w:bCs/>
        </w:rPr>
      </w:pPr>
      <w:r>
        <w:rPr>
          <w:rFonts w:eastAsia="Calibri"/>
          <w:b/>
          <w:bCs/>
        </w:rPr>
        <w:t>[DISPLAY SEASADDSUM_2 IF SEASADDOTH2= 0 OR NR</w:t>
      </w:r>
    </w:p>
    <w:p w14:paraId="4651E2EC" w14:textId="6A25AFD6" w:rsidR="00517B6C" w:rsidRPr="008C40E8" w:rsidRDefault="00517B6C" w:rsidP="00245CFF">
      <w:pPr>
        <w:spacing w:after="0" w:line="240" w:lineRule="auto"/>
        <w:rPr>
          <w:rFonts w:eastAsia="Calibri"/>
          <w:b/>
          <w:bCs/>
        </w:rPr>
      </w:pPr>
      <w:r>
        <w:rPr>
          <w:rFonts w:eastAsia="Calibri"/>
          <w:b/>
          <w:bCs/>
        </w:rPr>
        <w:t xml:space="preserve">ELSE, GO TO </w:t>
      </w:r>
      <w:r w:rsidR="00AA1302">
        <w:rPr>
          <w:rFonts w:eastAsia="Calibri"/>
          <w:b/>
          <w:bCs/>
        </w:rPr>
        <w:t>SEAS</w:t>
      </w:r>
      <w:r>
        <w:rPr>
          <w:rFonts w:eastAsia="Calibri"/>
          <w:b/>
          <w:bCs/>
        </w:rPr>
        <w:t>ADD1_3]</w:t>
      </w:r>
    </w:p>
    <w:p w14:paraId="2F4525B5" w14:textId="57293444" w:rsidR="00D803F0" w:rsidRPr="00245CFF" w:rsidRDefault="00D825B5" w:rsidP="008B16AA">
      <w:pPr>
        <w:pStyle w:val="ListParagraph"/>
        <w:numPr>
          <w:ilvl w:val="0"/>
          <w:numId w:val="7"/>
        </w:numPr>
        <w:spacing w:after="0" w:line="240" w:lineRule="auto"/>
        <w:rPr>
          <w:rFonts w:eastAsia="Calibri"/>
        </w:rPr>
      </w:pPr>
      <w:r>
        <w:rPr>
          <w:rFonts w:eastAsia="Calibri"/>
        </w:rPr>
        <w:t>[SEASADDSUM_</w:t>
      </w:r>
      <w:r w:rsidR="00914343">
        <w:rPr>
          <w:rFonts w:eastAsia="Calibri"/>
        </w:rPr>
        <w:t>2</w:t>
      </w:r>
      <w:r w:rsidR="00183CFD">
        <w:rPr>
          <w:rFonts w:eastAsia="Calibri"/>
        </w:rPr>
        <w:t>]</w:t>
      </w:r>
      <w:r w:rsidR="00D803F0">
        <w:rPr>
          <w:rFonts w:eastAsia="Calibri"/>
        </w:rPr>
        <w:t xml:space="preserve"> </w:t>
      </w:r>
      <w:r w:rsidR="00D803F0" w:rsidRPr="00237DF4">
        <w:t xml:space="preserve">Please review the list below and tell us if it includes </w:t>
      </w:r>
      <w:proofErr w:type="gramStart"/>
      <w:r w:rsidR="00D803F0" w:rsidRPr="00237DF4">
        <w:t>all of</w:t>
      </w:r>
      <w:proofErr w:type="gramEnd"/>
      <w:r w:rsidR="00D803F0" w:rsidRPr="00237DF4">
        <w:t xml:space="preserve"> the seasonal or vacation home addresses where you have spent a total of 24 months or more in the past 20 years. </w:t>
      </w:r>
    </w:p>
    <w:p w14:paraId="0AC44B0D" w14:textId="77777777" w:rsidR="00D803F0" w:rsidRDefault="00D803F0" w:rsidP="00245CFF">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277FF157" w14:textId="77777777" w:rsidR="00D803F0" w:rsidRDefault="00D803F0" w:rsidP="00D803F0">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2E44ABC0" w14:textId="77777777" w:rsidR="00D803F0" w:rsidRPr="002A7C58" w:rsidRDefault="00D803F0" w:rsidP="00D803F0">
      <w:pPr>
        <w:spacing w:after="0" w:line="240" w:lineRule="auto"/>
        <w:ind w:left="360"/>
        <w:rPr>
          <w:rFonts w:eastAsia="Calibri" w:cstheme="minorHAnsi"/>
        </w:rPr>
      </w:pPr>
    </w:p>
    <w:p w14:paraId="1B7DB5AD" w14:textId="77777777" w:rsidR="00D803F0" w:rsidRPr="00A64F12" w:rsidRDefault="00D803F0" w:rsidP="00D803F0">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40AF67EB" w14:textId="5E022A40" w:rsidR="00D803F0" w:rsidRPr="00A64F12" w:rsidRDefault="00D803F0" w:rsidP="00D803F0">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D46FDF">
        <w:rPr>
          <w:rFonts w:eastAsia="Calibri"/>
          <w:b/>
          <w:bCs/>
        </w:rPr>
        <w:t>3</w:t>
      </w:r>
    </w:p>
    <w:p w14:paraId="3E83A46C" w14:textId="51481CCA" w:rsidR="00D803F0" w:rsidRPr="00245CFF" w:rsidRDefault="00D803F0" w:rsidP="00245CFF">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405F9E35" w14:textId="2B85164F" w:rsidR="00D803F0" w:rsidRDefault="00D803F0" w:rsidP="00D00159">
      <w:pPr>
        <w:spacing w:after="0" w:line="240" w:lineRule="auto"/>
        <w:rPr>
          <w:rFonts w:eastAsia="Calibri"/>
        </w:rPr>
      </w:pPr>
    </w:p>
    <w:p w14:paraId="6FE244BF" w14:textId="343F5C10" w:rsidR="00D00159" w:rsidRDefault="00D00159" w:rsidP="00D00159">
      <w:pPr>
        <w:spacing w:after="0" w:line="240" w:lineRule="auto"/>
        <w:rPr>
          <w:rFonts w:eastAsia="Calibri"/>
          <w:b/>
          <w:bCs/>
        </w:rPr>
      </w:pPr>
      <w:r>
        <w:rPr>
          <w:rFonts w:eastAsia="Calibri"/>
          <w:b/>
          <w:bCs/>
        </w:rPr>
        <w:lastRenderedPageBreak/>
        <w:t>[DISPLAY SEASADD1_3 IF SEASADDSUM_2= 0</w:t>
      </w:r>
    </w:p>
    <w:p w14:paraId="2BB59357" w14:textId="567452EA" w:rsidR="00D00159" w:rsidRPr="00245CFF" w:rsidRDefault="00D00159" w:rsidP="00245CFF">
      <w:pPr>
        <w:spacing w:after="0" w:line="240" w:lineRule="auto"/>
        <w:rPr>
          <w:rFonts w:eastAsia="Calibri"/>
        </w:rPr>
      </w:pPr>
      <w:r>
        <w:rPr>
          <w:rFonts w:eastAsia="Calibri"/>
          <w:b/>
          <w:bCs/>
        </w:rPr>
        <w:t>ELSE, GO TO SEASADDYRS]</w:t>
      </w:r>
    </w:p>
    <w:p w14:paraId="0A17A54F" w14:textId="4473745B" w:rsidR="003373A9" w:rsidRPr="00245CFF"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3</w:t>
      </w:r>
      <w:r>
        <w:rPr>
          <w:rFonts w:eastAsia="Calibri"/>
        </w:rPr>
        <w:t>]</w:t>
      </w:r>
      <w:r w:rsidR="003373A9">
        <w:rPr>
          <w:rFonts w:eastAsia="Calibri"/>
        </w:rPr>
        <w:t xml:space="preserve"> </w:t>
      </w:r>
      <w:r w:rsidR="003373A9" w:rsidRPr="00245CFF">
        <w:rPr>
          <w:rFonts w:eastAsia="Calibri"/>
        </w:rPr>
        <w:t>What is the full street address of your seasonal or vacation home?</w:t>
      </w:r>
    </w:p>
    <w:p w14:paraId="482D867D" w14:textId="77777777" w:rsidR="003373A9" w:rsidRDefault="003373A9" w:rsidP="003373A9">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58D4B7F" w14:textId="77777777" w:rsidR="003373A9" w:rsidRDefault="003373A9" w:rsidP="003373A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895F1B2" w14:textId="77777777" w:rsidR="003373A9" w:rsidRDefault="003373A9" w:rsidP="003373A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5B661A18" w14:textId="77777777" w:rsidR="003373A9" w:rsidRDefault="003373A9" w:rsidP="003373A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7040227" w14:textId="77777777" w:rsidR="003373A9" w:rsidRDefault="003373A9" w:rsidP="003373A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D38089" w14:textId="77777777" w:rsidR="003373A9" w:rsidRDefault="003373A9" w:rsidP="003373A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F6F70A" w14:textId="77777777" w:rsidR="003373A9" w:rsidRDefault="003373A9" w:rsidP="003373A9">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0700A6E" w14:textId="66BA692B" w:rsidR="003373A9" w:rsidRPr="00AF7794" w:rsidRDefault="003373A9" w:rsidP="003373A9">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_3</w:t>
      </w:r>
    </w:p>
    <w:p w14:paraId="01F71301" w14:textId="77777777" w:rsidR="00397124" w:rsidRDefault="00397124" w:rsidP="00397124">
      <w:pPr>
        <w:tabs>
          <w:tab w:val="left" w:pos="6480"/>
        </w:tabs>
        <w:spacing w:after="0" w:line="240" w:lineRule="auto"/>
        <w:rPr>
          <w:rFonts w:eastAsia="Calibri" w:cstheme="minorHAnsi"/>
          <w:b/>
        </w:rPr>
      </w:pPr>
    </w:p>
    <w:p w14:paraId="5ED4A121" w14:textId="40B6885E" w:rsidR="00397124" w:rsidRDefault="00397124" w:rsidP="00397124">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_3 IF (SEASADD1_3: CITY, STATE, ZIP, OR COUNTRY= NR)</w:t>
      </w:r>
    </w:p>
    <w:p w14:paraId="1E3669F3" w14:textId="509004C2" w:rsidR="00397124" w:rsidRDefault="00397124" w:rsidP="00397124">
      <w:pPr>
        <w:tabs>
          <w:tab w:val="left" w:pos="6840"/>
          <w:tab w:val="left" w:pos="7830"/>
          <w:tab w:val="left" w:pos="9360"/>
        </w:tabs>
        <w:spacing w:after="0" w:line="240" w:lineRule="auto"/>
        <w:rPr>
          <w:rFonts w:eastAsia="Calibri" w:cstheme="minorHAnsi"/>
          <w:b/>
        </w:rPr>
      </w:pPr>
      <w:r>
        <w:rPr>
          <w:rFonts w:eastAsia="Calibri" w:cstheme="minorHAnsi"/>
          <w:b/>
        </w:rPr>
        <w:t>ELSE, GO TO SEASADD3_3]</w:t>
      </w:r>
    </w:p>
    <w:p w14:paraId="362A269A" w14:textId="176B91D0" w:rsidR="003373A9" w:rsidRPr="00344F6D" w:rsidRDefault="003373A9" w:rsidP="00245CFF">
      <w:pPr>
        <w:tabs>
          <w:tab w:val="left" w:pos="6480"/>
        </w:tabs>
        <w:spacing w:after="0" w:line="240" w:lineRule="auto"/>
        <w:rPr>
          <w:rFonts w:eastAsia="Calibri" w:cstheme="minorHAnsi"/>
          <w:b/>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77DFACF9" w14:textId="4C714A1C" w:rsidR="007A31A4" w:rsidRPr="007A31A4"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3</w:t>
      </w:r>
      <w:r>
        <w:rPr>
          <w:rFonts w:eastAsia="Calibri"/>
        </w:rPr>
        <w:t>]</w:t>
      </w:r>
      <w:r w:rsidR="007A31A4">
        <w:rPr>
          <w:rFonts w:eastAsia="Calibri"/>
        </w:rPr>
        <w:t xml:space="preserve"> </w:t>
      </w:r>
      <w:r w:rsidR="007A31A4">
        <w:t>Please provide the following information:</w:t>
      </w:r>
    </w:p>
    <w:p w14:paraId="5AFBB85B" w14:textId="02A76EFA" w:rsidR="007A31A4" w:rsidRDefault="007A31A4" w:rsidP="007A31A4">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DC5281" w14:textId="149B91BC" w:rsidR="007A31A4" w:rsidRDefault="007A31A4" w:rsidP="007A31A4">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055D15D" w14:textId="41E37BFB" w:rsidR="007A31A4" w:rsidRDefault="007A31A4" w:rsidP="007A31A4">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74DC6F6" w14:textId="48865210" w:rsidR="007A31A4" w:rsidRDefault="007A31A4" w:rsidP="007A31A4">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DD68DAD" w14:textId="6E90D4D3" w:rsidR="007A31A4" w:rsidRDefault="007A31A4" w:rsidP="007A31A4">
      <w:pPr>
        <w:pStyle w:val="ListParagraph"/>
        <w:spacing w:after="0" w:line="240" w:lineRule="auto"/>
        <w:rPr>
          <w:rFonts w:eastAsia="Calibri"/>
        </w:rPr>
      </w:pPr>
      <w:r>
        <w:rPr>
          <w:rFonts w:eastAsia="Calibri"/>
        </w:rPr>
        <w:tab/>
        <w:t>77</w:t>
      </w:r>
      <w:r>
        <w:rPr>
          <w:rFonts w:eastAsia="Calibri"/>
        </w:rPr>
        <w:tab/>
        <w:t>Don’t know</w:t>
      </w:r>
    </w:p>
    <w:p w14:paraId="45419E95" w14:textId="77777777" w:rsidR="00FD02C5" w:rsidRPr="00A64F12" w:rsidRDefault="00FD02C5" w:rsidP="007A31A4">
      <w:pPr>
        <w:pStyle w:val="ListParagraph"/>
        <w:spacing w:after="0" w:line="240" w:lineRule="auto"/>
        <w:rPr>
          <w:rFonts w:eastAsia="Calibri"/>
        </w:rPr>
      </w:pPr>
    </w:p>
    <w:p w14:paraId="27A71915" w14:textId="5F6F67FD" w:rsidR="00FD02C5" w:rsidRDefault="00FD02C5" w:rsidP="00FD02C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SEASADD3_3 IF (SEASADD1_3 STREET NUMBER= NR AND STREET NAME= NR) AND (CITY, STATE, ZIP, AND/OR COUNTRY ARE ANSWERED IN SEASADD1_3 AND/OR SEASADD2_3)</w:t>
      </w:r>
      <w:r>
        <w:rPr>
          <w:rStyle w:val="normaltextrun"/>
          <w:rFonts w:ascii="Calibri" w:hAnsi="Calibri" w:cs="Calibri"/>
          <w:sz w:val="22"/>
          <w:szCs w:val="22"/>
        </w:rPr>
        <w:t> </w:t>
      </w:r>
      <w:r>
        <w:rPr>
          <w:rStyle w:val="eop"/>
          <w:rFonts w:ascii="Calibri" w:hAnsi="Calibri" w:cs="Calibri"/>
          <w:sz w:val="22"/>
          <w:szCs w:val="22"/>
        </w:rPr>
        <w:t> </w:t>
      </w:r>
    </w:p>
    <w:p w14:paraId="0041D046" w14:textId="71191853" w:rsidR="007A31A4" w:rsidRPr="00344F6D" w:rsidRDefault="00FD02C5" w:rsidP="00344F6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SEASADD4_3]</w:t>
      </w:r>
      <w:r>
        <w:rPr>
          <w:rStyle w:val="eop"/>
          <w:rFonts w:ascii="Calibri" w:hAnsi="Calibri" w:cs="Calibri"/>
          <w:sz w:val="22"/>
          <w:szCs w:val="22"/>
        </w:rPr>
        <w:t> </w:t>
      </w:r>
    </w:p>
    <w:p w14:paraId="493ED542"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3</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0A881022" w14:textId="77777777" w:rsidR="002E7428" w:rsidRDefault="002E7428" w:rsidP="002E7428">
      <w:pPr>
        <w:pStyle w:val="ListParagraph"/>
        <w:spacing w:after="0" w:line="240" w:lineRule="auto"/>
        <w:ind w:left="1440"/>
      </w:pPr>
      <w:r>
        <w:t>Full street name #1</w:t>
      </w:r>
      <w:r>
        <w:tab/>
        <w:t>|________|</w:t>
      </w:r>
    </w:p>
    <w:p w14:paraId="20DFA2F3" w14:textId="77777777" w:rsidR="002E7428" w:rsidRDefault="002E7428" w:rsidP="002E7428">
      <w:pPr>
        <w:pStyle w:val="ListParagraph"/>
        <w:spacing w:after="0" w:line="240" w:lineRule="auto"/>
        <w:ind w:left="1440"/>
      </w:pPr>
      <w:r>
        <w:t>Full street name #2</w:t>
      </w:r>
      <w:r>
        <w:tab/>
        <w:t>|________|</w:t>
      </w:r>
    </w:p>
    <w:p w14:paraId="3E7AF967" w14:textId="77777777" w:rsidR="002E7428" w:rsidRDefault="002E7428" w:rsidP="002E7428">
      <w:pPr>
        <w:spacing w:before="60" w:after="0" w:line="240" w:lineRule="auto"/>
        <w:ind w:left="720" w:firstLine="720"/>
        <w:rPr>
          <w:rFonts w:eastAsia="Calibri"/>
          <w:i/>
          <w:iCs/>
        </w:rPr>
      </w:pPr>
      <w:r>
        <w:rPr>
          <w:rFonts w:eastAsia="Calibri"/>
        </w:rPr>
        <w:t>77</w:t>
      </w:r>
      <w:r>
        <w:rPr>
          <w:rFonts w:eastAsia="Calibri"/>
        </w:rPr>
        <w:tab/>
        <w:t>Don’t know</w:t>
      </w:r>
    </w:p>
    <w:p w14:paraId="0EBEB5F1" w14:textId="2953EB8C"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_3</w:t>
      </w:r>
    </w:p>
    <w:p w14:paraId="4556AA01" w14:textId="77777777" w:rsidR="002E7428" w:rsidRPr="00AF7794" w:rsidRDefault="002E7428" w:rsidP="002E7428">
      <w:pPr>
        <w:spacing w:after="0" w:line="240" w:lineRule="auto"/>
        <w:rPr>
          <w:rFonts w:eastAsia="Calibri" w:cstheme="minorHAnsi"/>
        </w:rPr>
      </w:pPr>
    </w:p>
    <w:p w14:paraId="1DB498FF" w14:textId="77777777" w:rsidR="00B14BBB"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3</w:t>
      </w:r>
      <w:r>
        <w:rPr>
          <w:rFonts w:eastAsia="Calibri"/>
        </w:rPr>
        <w:t>]</w:t>
      </w:r>
      <w:r w:rsidR="00B14BBB">
        <w:rPr>
          <w:rFonts w:eastAsia="Calibri"/>
        </w:rPr>
        <w:t xml:space="preserve"> </w:t>
      </w:r>
      <w:r w:rsidR="00B14BBB">
        <w:t xml:space="preserve">Here is the information you gave us for this location: </w:t>
      </w:r>
    </w:p>
    <w:p w14:paraId="345E2C9A" w14:textId="5477572E" w:rsidR="00B14BBB" w:rsidRPr="00AF7794" w:rsidRDefault="00B14BBB" w:rsidP="00B14BBB">
      <w:pPr>
        <w:pStyle w:val="ListParagraph"/>
        <w:spacing w:after="0" w:line="240" w:lineRule="auto"/>
        <w:rPr>
          <w:rFonts w:eastAsia="Calibri"/>
        </w:rPr>
      </w:pPr>
      <w:r>
        <w:t>[Insert SEASADD1_3 – SEASADD3_3</w:t>
      </w:r>
      <w:r w:rsidR="00F91B19">
        <w:t>/the 3</w:t>
      </w:r>
      <w:r w:rsidR="00F91B19" w:rsidRPr="00344F6D">
        <w:rPr>
          <w:vertAlign w:val="superscript"/>
        </w:rPr>
        <w:t>rd</w:t>
      </w:r>
      <w:r w:rsidR="00F91B19">
        <w:t xml:space="preserve"> address you provided</w:t>
      </w:r>
      <w:r>
        <w:t>]</w:t>
      </w:r>
    </w:p>
    <w:p w14:paraId="1BE1F21B" w14:textId="77777777" w:rsidR="00B14BBB" w:rsidRPr="00AF7794" w:rsidRDefault="00B14BBB" w:rsidP="00B14BBB">
      <w:pPr>
        <w:spacing w:after="0" w:line="240" w:lineRule="auto"/>
        <w:rPr>
          <w:rFonts w:eastAsia="Calibri" w:cstheme="minorHAnsi"/>
        </w:rPr>
      </w:pPr>
    </w:p>
    <w:p w14:paraId="4611A756" w14:textId="77777777" w:rsidR="00B14BBB" w:rsidRPr="00AF7794" w:rsidRDefault="00B14BBB" w:rsidP="00B14BBB">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29D1289B" w14:textId="2E4D6A8E" w:rsidR="001A61D4" w:rsidRDefault="001A61D4" w:rsidP="00344F6D">
      <w:pPr>
        <w:pStyle w:val="ListParagraph"/>
        <w:spacing w:after="0" w:line="240" w:lineRule="auto"/>
        <w:rPr>
          <w:rFonts w:eastAsia="Calibri"/>
        </w:rPr>
      </w:pPr>
    </w:p>
    <w:p w14:paraId="374E8C03" w14:textId="77777777" w:rsidR="00872E4F"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3</w:t>
      </w:r>
      <w:r>
        <w:rPr>
          <w:rFonts w:eastAsia="Calibri"/>
        </w:rPr>
        <w:t>]</w:t>
      </w:r>
      <w:r w:rsidR="00872E4F">
        <w:rPr>
          <w:rFonts w:eastAsia="Calibri"/>
        </w:rPr>
        <w:t xml:space="preserve"> </w:t>
      </w:r>
      <w:r w:rsidR="00872E4F" w:rsidRPr="12E4BECE">
        <w:rPr>
          <w:rFonts w:eastAsia="Calibri"/>
        </w:rPr>
        <w:t xml:space="preserve">In the </w:t>
      </w:r>
      <w:r w:rsidR="00872E4F" w:rsidRPr="12E4BECE">
        <w:rPr>
          <w:rFonts w:eastAsia="Calibri"/>
          <w:b/>
          <w:bCs/>
        </w:rPr>
        <w:t xml:space="preserve">past 20 years, </w:t>
      </w:r>
      <w:r w:rsidR="00872E4F" w:rsidRPr="12E4BECE">
        <w:rPr>
          <w:rFonts w:eastAsia="Calibri"/>
        </w:rPr>
        <w:t xml:space="preserve">have you spent a </w:t>
      </w:r>
      <w:r w:rsidR="00872E4F" w:rsidRPr="12E4BECE">
        <w:rPr>
          <w:rFonts w:eastAsia="Calibri"/>
          <w:b/>
          <w:bCs/>
        </w:rPr>
        <w:t xml:space="preserve">total of 24 months or more </w:t>
      </w:r>
      <w:r w:rsidR="00872E4F" w:rsidRPr="12E4BECE">
        <w:rPr>
          <w:rFonts w:eastAsia="Calibri"/>
        </w:rPr>
        <w:t>in any other seasonal or vacation homes in the U.S.?</w:t>
      </w:r>
    </w:p>
    <w:p w14:paraId="5B5E0E2E" w14:textId="4D1D9C20" w:rsidR="00872E4F" w:rsidRPr="00AF7794" w:rsidRDefault="00872E4F" w:rsidP="00872E4F">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w:t>
      </w:r>
      <w:r w:rsidR="00FE0E4F">
        <w:rPr>
          <w:rFonts w:eastAsia="Calibri"/>
          <w:b/>
          <w:bCs/>
        </w:rPr>
        <w:t>4</w:t>
      </w:r>
    </w:p>
    <w:p w14:paraId="4252D24D" w14:textId="59E185E1" w:rsidR="00872E4F" w:rsidRPr="00AF7794" w:rsidRDefault="00872E4F" w:rsidP="00872E4F">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w:t>
      </w:r>
      <w:r w:rsidR="00FE0E4F">
        <w:rPr>
          <w:rFonts w:eastAsia="Calibri"/>
          <w:b/>
          <w:bCs/>
        </w:rPr>
        <w:t>3</w:t>
      </w:r>
    </w:p>
    <w:p w14:paraId="7E5ABAC5" w14:textId="30603EBE" w:rsidR="00872E4F" w:rsidRPr="002B55F0" w:rsidRDefault="00872E4F" w:rsidP="00872E4F">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w:t>
      </w:r>
      <w:r w:rsidR="00FE0E4F">
        <w:rPr>
          <w:b/>
          <w:bCs/>
          <w:i/>
          <w:iCs/>
        </w:rPr>
        <w:t>3</w:t>
      </w:r>
    </w:p>
    <w:p w14:paraId="79BC1FDC" w14:textId="77777777" w:rsidR="00872E4F" w:rsidRDefault="00872E4F" w:rsidP="00872E4F">
      <w:pPr>
        <w:spacing w:after="0" w:line="240" w:lineRule="auto"/>
        <w:rPr>
          <w:rFonts w:eastAsia="Calibri" w:cstheme="minorHAnsi"/>
        </w:rPr>
      </w:pPr>
    </w:p>
    <w:p w14:paraId="411F2459" w14:textId="44B190BA" w:rsidR="00872E4F" w:rsidRDefault="00872E4F" w:rsidP="00344F6D">
      <w:pPr>
        <w:spacing w:after="0" w:line="240" w:lineRule="auto"/>
        <w:rPr>
          <w:rFonts w:eastAsia="Calibri"/>
          <w:b/>
          <w:bCs/>
        </w:rPr>
      </w:pPr>
      <w:r>
        <w:rPr>
          <w:rFonts w:eastAsia="Calibri"/>
          <w:b/>
          <w:bCs/>
        </w:rPr>
        <w:t>[DISPLAY SEASADDSUM_</w:t>
      </w:r>
      <w:r w:rsidR="00FE0E4F">
        <w:rPr>
          <w:rFonts w:eastAsia="Calibri"/>
          <w:b/>
          <w:bCs/>
        </w:rPr>
        <w:t>3</w:t>
      </w:r>
      <w:r>
        <w:rPr>
          <w:rFonts w:eastAsia="Calibri"/>
          <w:b/>
          <w:bCs/>
        </w:rPr>
        <w:t xml:space="preserve"> IF SEASADDOTH</w:t>
      </w:r>
      <w:r w:rsidR="00FE0E4F">
        <w:rPr>
          <w:rFonts w:eastAsia="Calibri"/>
          <w:b/>
          <w:bCs/>
        </w:rPr>
        <w:t>3</w:t>
      </w:r>
      <w:r>
        <w:rPr>
          <w:rFonts w:eastAsia="Calibri"/>
          <w:b/>
          <w:bCs/>
        </w:rPr>
        <w:t>= 0 OR NR</w:t>
      </w:r>
    </w:p>
    <w:p w14:paraId="62C233AF" w14:textId="7B850DE6" w:rsidR="00872E4F" w:rsidRPr="008C40E8" w:rsidRDefault="00872E4F" w:rsidP="00344F6D">
      <w:pPr>
        <w:spacing w:after="0" w:line="240" w:lineRule="auto"/>
        <w:rPr>
          <w:rFonts w:eastAsia="Calibri"/>
          <w:b/>
          <w:bCs/>
        </w:rPr>
      </w:pPr>
      <w:r>
        <w:rPr>
          <w:rFonts w:eastAsia="Calibri"/>
          <w:b/>
          <w:bCs/>
        </w:rPr>
        <w:lastRenderedPageBreak/>
        <w:t>ELSE, GO TO SEASADD1_</w:t>
      </w:r>
      <w:r w:rsidR="00FE0E4F">
        <w:rPr>
          <w:rFonts w:eastAsia="Calibri"/>
          <w:b/>
          <w:bCs/>
        </w:rPr>
        <w:t>4</w:t>
      </w:r>
      <w:r>
        <w:rPr>
          <w:rFonts w:eastAsia="Calibri"/>
          <w:b/>
          <w:bCs/>
        </w:rPr>
        <w:t>]</w:t>
      </w:r>
    </w:p>
    <w:p w14:paraId="6D2BC528" w14:textId="7F4EB071" w:rsidR="00175FCD" w:rsidRPr="00344F6D"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3</w:t>
      </w:r>
      <w:r>
        <w:rPr>
          <w:rFonts w:eastAsia="Calibri"/>
        </w:rPr>
        <w:t>]</w:t>
      </w:r>
      <w:r w:rsidR="00175FCD">
        <w:rPr>
          <w:rFonts w:eastAsia="Calibri"/>
        </w:rPr>
        <w:t xml:space="preserve"> </w:t>
      </w:r>
      <w:r w:rsidR="00175FCD" w:rsidRPr="00237DF4">
        <w:t xml:space="preserve">Please review the list below and tell us if it includes </w:t>
      </w:r>
      <w:proofErr w:type="gramStart"/>
      <w:r w:rsidR="00175FCD" w:rsidRPr="00237DF4">
        <w:t>all of</w:t>
      </w:r>
      <w:proofErr w:type="gramEnd"/>
      <w:r w:rsidR="00175FCD" w:rsidRPr="00237DF4">
        <w:t xml:space="preserve"> the seasonal or vacation home addresses where you have spent a total of 24 months or more in the past 20 years. </w:t>
      </w:r>
    </w:p>
    <w:p w14:paraId="43378A90" w14:textId="77777777" w:rsidR="00175FCD" w:rsidRDefault="00175FCD" w:rsidP="00344F6D">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44CB9A0B"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51E168C5"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1E5D4E7A" w14:textId="77777777" w:rsidR="00175FCD" w:rsidRPr="002A7C58" w:rsidRDefault="00175FCD" w:rsidP="00175FCD">
      <w:pPr>
        <w:spacing w:after="0" w:line="240" w:lineRule="auto"/>
        <w:ind w:left="360"/>
        <w:rPr>
          <w:rFonts w:eastAsia="Calibri" w:cstheme="minorHAnsi"/>
        </w:rPr>
      </w:pPr>
    </w:p>
    <w:p w14:paraId="7C9854A4"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7AF40BDD" w14:textId="09017BC3"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Pr>
          <w:rFonts w:eastAsia="Calibri"/>
          <w:b/>
          <w:bCs/>
        </w:rPr>
        <w:t>4</w:t>
      </w:r>
    </w:p>
    <w:p w14:paraId="7F7819E3"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3D861C5D" w14:textId="77777777" w:rsidR="00175FCD" w:rsidRDefault="00175FCD" w:rsidP="00175FCD">
      <w:pPr>
        <w:spacing w:after="0" w:line="240" w:lineRule="auto"/>
        <w:ind w:left="360"/>
        <w:rPr>
          <w:rFonts w:eastAsia="Calibri" w:cstheme="minorHAnsi"/>
        </w:rPr>
      </w:pPr>
    </w:p>
    <w:p w14:paraId="5CFB0236" w14:textId="1735BBE7"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4</w:t>
      </w:r>
      <w:r>
        <w:rPr>
          <w:rFonts w:eastAsia="Calibri"/>
          <w:b/>
          <w:bCs/>
        </w:rPr>
        <w:t xml:space="preserve"> IF SEASADDSUM_</w:t>
      </w:r>
      <w:r w:rsidR="005936CC">
        <w:rPr>
          <w:rFonts w:eastAsia="Calibri"/>
          <w:b/>
          <w:bCs/>
        </w:rPr>
        <w:t>3</w:t>
      </w:r>
      <w:r>
        <w:rPr>
          <w:rFonts w:eastAsia="Calibri"/>
          <w:b/>
          <w:bCs/>
        </w:rPr>
        <w:t>= 0</w:t>
      </w:r>
    </w:p>
    <w:p w14:paraId="305CA4D1" w14:textId="2DDA4B5D" w:rsidR="00175FCD" w:rsidRPr="00344F6D" w:rsidRDefault="00175FCD" w:rsidP="00344F6D">
      <w:pPr>
        <w:spacing w:after="0" w:line="240" w:lineRule="auto"/>
        <w:rPr>
          <w:rFonts w:eastAsia="Calibri"/>
        </w:rPr>
      </w:pPr>
      <w:r>
        <w:rPr>
          <w:rFonts w:eastAsia="Calibri"/>
          <w:b/>
          <w:bCs/>
        </w:rPr>
        <w:t>ELSE, GO TO SEASADDYRS]</w:t>
      </w:r>
    </w:p>
    <w:p w14:paraId="0CA94D16" w14:textId="0E54B592" w:rsidR="003373A9" w:rsidRPr="00344F6D"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4</w:t>
      </w:r>
      <w:r>
        <w:rPr>
          <w:rFonts w:eastAsia="Calibri"/>
        </w:rPr>
        <w:t>]</w:t>
      </w:r>
      <w:r w:rsidR="003373A9">
        <w:rPr>
          <w:rFonts w:eastAsia="Calibri"/>
        </w:rPr>
        <w:t xml:space="preserve"> </w:t>
      </w:r>
      <w:r w:rsidR="003373A9" w:rsidRPr="00344F6D">
        <w:rPr>
          <w:rFonts w:eastAsia="Calibri"/>
        </w:rPr>
        <w:t>What is the full street address of your seasonal or vacation home?</w:t>
      </w:r>
    </w:p>
    <w:p w14:paraId="55FF0B6C" w14:textId="77777777" w:rsidR="003373A9" w:rsidRDefault="003373A9" w:rsidP="003373A9">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466248C" w14:textId="77777777" w:rsidR="003373A9" w:rsidRDefault="003373A9" w:rsidP="003373A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94E16E" w14:textId="77777777" w:rsidR="003373A9" w:rsidRDefault="003373A9" w:rsidP="003373A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399193E" w14:textId="77777777" w:rsidR="003373A9" w:rsidRDefault="003373A9" w:rsidP="003373A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36A4907" w14:textId="77777777" w:rsidR="003373A9" w:rsidRDefault="003373A9" w:rsidP="003373A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803B6E" w14:textId="77777777" w:rsidR="003373A9" w:rsidRDefault="003373A9" w:rsidP="003373A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74B30B" w14:textId="77777777" w:rsidR="003373A9" w:rsidRDefault="003373A9" w:rsidP="003373A9">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9057CCC" w14:textId="6BF40FD5" w:rsidR="003373A9" w:rsidRPr="00AF7794" w:rsidRDefault="003373A9" w:rsidP="003373A9">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_4</w:t>
      </w:r>
    </w:p>
    <w:p w14:paraId="76B64342" w14:textId="77777777" w:rsidR="00E84E90" w:rsidRDefault="00E84E90" w:rsidP="00E84E90">
      <w:pPr>
        <w:tabs>
          <w:tab w:val="left" w:pos="6480"/>
        </w:tabs>
        <w:spacing w:after="0" w:line="240" w:lineRule="auto"/>
        <w:rPr>
          <w:rFonts w:eastAsia="Calibri" w:cstheme="minorHAnsi"/>
          <w:b/>
        </w:rPr>
      </w:pPr>
    </w:p>
    <w:p w14:paraId="4A87FF5E" w14:textId="6B075807" w:rsidR="00E84E90" w:rsidRDefault="00E84E90" w:rsidP="00E84E90">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_4 IF (SEASADD1_4: CITY, STATE, ZIP, OR COUNTRY= NR)</w:t>
      </w:r>
    </w:p>
    <w:p w14:paraId="5E5CA365" w14:textId="125AE5E9" w:rsidR="00E84E90" w:rsidRDefault="00E84E90" w:rsidP="00E84E90">
      <w:pPr>
        <w:tabs>
          <w:tab w:val="left" w:pos="6840"/>
          <w:tab w:val="left" w:pos="7830"/>
          <w:tab w:val="left" w:pos="9360"/>
        </w:tabs>
        <w:spacing w:after="0" w:line="240" w:lineRule="auto"/>
        <w:rPr>
          <w:rFonts w:eastAsia="Calibri" w:cstheme="minorHAnsi"/>
          <w:b/>
        </w:rPr>
      </w:pPr>
      <w:r>
        <w:rPr>
          <w:rFonts w:eastAsia="Calibri" w:cstheme="minorHAnsi"/>
          <w:b/>
        </w:rPr>
        <w:t>ELSE, GO TO SEASADD3_4]</w:t>
      </w:r>
    </w:p>
    <w:p w14:paraId="67038244" w14:textId="22F54943" w:rsidR="003373A9" w:rsidRPr="00A023D9" w:rsidRDefault="00E84E90" w:rsidP="00A023D9">
      <w:pPr>
        <w:spacing w:after="0" w:line="240" w:lineRule="auto"/>
        <w:rPr>
          <w:rFonts w:eastAsia="Calibri"/>
        </w:rPr>
      </w:pPr>
      <w:r w:rsidRPr="00344F6D">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55E6A2E8" w14:textId="77777777" w:rsidR="007A31A4" w:rsidRPr="00A64F12"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4</w:t>
      </w:r>
      <w:r>
        <w:rPr>
          <w:rFonts w:eastAsia="Calibri"/>
        </w:rPr>
        <w:t>]</w:t>
      </w:r>
      <w:r w:rsidR="007A31A4">
        <w:rPr>
          <w:rFonts w:eastAsia="Calibri"/>
        </w:rPr>
        <w:t xml:space="preserve"> </w:t>
      </w:r>
      <w:r w:rsidR="007A31A4">
        <w:t>Please provide the following information:</w:t>
      </w:r>
    </w:p>
    <w:p w14:paraId="0C04951F" w14:textId="28E0DCB6" w:rsidR="007A31A4" w:rsidRDefault="007A31A4" w:rsidP="007A31A4">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6D97CE3" w14:textId="6E0A10A5" w:rsidR="007A31A4" w:rsidRDefault="007A31A4" w:rsidP="007A31A4">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098D3E8" w14:textId="069CBBB5" w:rsidR="007A31A4" w:rsidRDefault="007A31A4" w:rsidP="007A31A4">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2060AAE" w14:textId="72C6E87C" w:rsidR="007A31A4" w:rsidRDefault="007A31A4" w:rsidP="007A31A4">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CD46CCF" w14:textId="02DE52EA" w:rsidR="007A31A4" w:rsidRDefault="007A31A4" w:rsidP="007A31A4">
      <w:pPr>
        <w:pStyle w:val="ListParagraph"/>
        <w:spacing w:after="0" w:line="240" w:lineRule="auto"/>
        <w:rPr>
          <w:rFonts w:eastAsia="Calibri"/>
        </w:rPr>
      </w:pPr>
      <w:r>
        <w:rPr>
          <w:rFonts w:eastAsia="Calibri"/>
        </w:rPr>
        <w:tab/>
        <w:t>77</w:t>
      </w:r>
      <w:r>
        <w:rPr>
          <w:rFonts w:eastAsia="Calibri"/>
        </w:rPr>
        <w:tab/>
        <w:t>Don’t know</w:t>
      </w:r>
    </w:p>
    <w:p w14:paraId="261F9C59" w14:textId="77777777" w:rsidR="00E66E1F" w:rsidRPr="00A64F12" w:rsidRDefault="00E66E1F" w:rsidP="007A31A4">
      <w:pPr>
        <w:pStyle w:val="ListParagraph"/>
        <w:spacing w:after="0" w:line="240" w:lineRule="auto"/>
        <w:rPr>
          <w:rFonts w:eastAsia="Calibri"/>
        </w:rPr>
      </w:pPr>
    </w:p>
    <w:p w14:paraId="74250DCD" w14:textId="4043A5F8" w:rsidR="00E66E1F" w:rsidRDefault="00E66E1F" w:rsidP="00E66E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SEASADD3_4 IF (SEASADD1_4 STREET NUMBER= NR AND STREET NAME= NR) AND (CITY, STATE, ZIP, AND/OR COUNTRY ARE ANSWERED IN SEASADD1_4 AND/OR SEASADD2_4)</w:t>
      </w:r>
      <w:r>
        <w:rPr>
          <w:rStyle w:val="normaltextrun"/>
          <w:rFonts w:ascii="Calibri" w:hAnsi="Calibri" w:cs="Calibri"/>
          <w:sz w:val="22"/>
          <w:szCs w:val="22"/>
        </w:rPr>
        <w:t> </w:t>
      </w:r>
      <w:r>
        <w:rPr>
          <w:rStyle w:val="eop"/>
          <w:rFonts w:ascii="Calibri" w:hAnsi="Calibri" w:cs="Calibri"/>
          <w:sz w:val="22"/>
          <w:szCs w:val="22"/>
        </w:rPr>
        <w:t> </w:t>
      </w:r>
    </w:p>
    <w:p w14:paraId="5A453ABD" w14:textId="289825A2" w:rsidR="001A61D4" w:rsidRPr="00024941" w:rsidRDefault="00E66E1F" w:rsidP="000249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SEASADD4_4]</w:t>
      </w:r>
      <w:r>
        <w:rPr>
          <w:rStyle w:val="eop"/>
          <w:rFonts w:ascii="Calibri" w:hAnsi="Calibri" w:cs="Calibri"/>
          <w:sz w:val="22"/>
          <w:szCs w:val="22"/>
        </w:rPr>
        <w:t> </w:t>
      </w:r>
    </w:p>
    <w:p w14:paraId="1D64623A"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4</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2F1916AD" w14:textId="77777777" w:rsidR="002E7428" w:rsidRDefault="002E7428" w:rsidP="002E7428">
      <w:pPr>
        <w:pStyle w:val="ListParagraph"/>
        <w:spacing w:after="0" w:line="240" w:lineRule="auto"/>
        <w:ind w:left="1440"/>
      </w:pPr>
      <w:r>
        <w:t>Full street name #1</w:t>
      </w:r>
      <w:r>
        <w:tab/>
        <w:t>|________|</w:t>
      </w:r>
    </w:p>
    <w:p w14:paraId="7087A8E3" w14:textId="77777777" w:rsidR="002E7428" w:rsidRDefault="002E7428" w:rsidP="002E7428">
      <w:pPr>
        <w:pStyle w:val="ListParagraph"/>
        <w:spacing w:after="0" w:line="240" w:lineRule="auto"/>
        <w:ind w:left="1440"/>
      </w:pPr>
      <w:r>
        <w:t>Full street name #2</w:t>
      </w:r>
      <w:r>
        <w:tab/>
        <w:t>|________|</w:t>
      </w:r>
    </w:p>
    <w:p w14:paraId="1F66F597"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4BE875B3" w14:textId="1F05B046"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_4</w:t>
      </w:r>
    </w:p>
    <w:p w14:paraId="2FF837AF" w14:textId="77777777" w:rsidR="002E7428" w:rsidRPr="00AF7794" w:rsidRDefault="002E7428" w:rsidP="002E7428">
      <w:pPr>
        <w:spacing w:after="0" w:line="240" w:lineRule="auto"/>
        <w:rPr>
          <w:rFonts w:eastAsia="Calibri" w:cstheme="minorHAnsi"/>
        </w:rPr>
      </w:pPr>
    </w:p>
    <w:p w14:paraId="2A66AD39" w14:textId="77777777" w:rsidR="00B14BBB" w:rsidRPr="00A64F12" w:rsidRDefault="001A61D4" w:rsidP="008B16AA">
      <w:pPr>
        <w:pStyle w:val="ListParagraph"/>
        <w:numPr>
          <w:ilvl w:val="0"/>
          <w:numId w:val="7"/>
        </w:numPr>
        <w:spacing w:after="0" w:line="240" w:lineRule="auto"/>
        <w:rPr>
          <w:rFonts w:eastAsia="Calibri"/>
        </w:rPr>
      </w:pPr>
      <w:r>
        <w:rPr>
          <w:rFonts w:eastAsia="Calibri"/>
        </w:rPr>
        <w:lastRenderedPageBreak/>
        <w:t>[SEASADD4_</w:t>
      </w:r>
      <w:r w:rsidR="00C638BE">
        <w:rPr>
          <w:rFonts w:eastAsia="Calibri"/>
        </w:rPr>
        <w:t>4</w:t>
      </w:r>
      <w:r>
        <w:rPr>
          <w:rFonts w:eastAsia="Calibri"/>
        </w:rPr>
        <w:t>]</w:t>
      </w:r>
      <w:r w:rsidR="00B14BBB">
        <w:rPr>
          <w:rFonts w:eastAsia="Calibri"/>
        </w:rPr>
        <w:t xml:space="preserve"> </w:t>
      </w:r>
      <w:r w:rsidR="00B14BBB">
        <w:t xml:space="preserve">Here is the information you gave us for this location: </w:t>
      </w:r>
    </w:p>
    <w:p w14:paraId="401030BC" w14:textId="1CC0C1BF" w:rsidR="00B14BBB" w:rsidRPr="00AF7794" w:rsidRDefault="00B14BBB" w:rsidP="00B14BBB">
      <w:pPr>
        <w:pStyle w:val="ListParagraph"/>
        <w:spacing w:after="0" w:line="240" w:lineRule="auto"/>
        <w:rPr>
          <w:rFonts w:eastAsia="Calibri"/>
        </w:rPr>
      </w:pPr>
      <w:r>
        <w:t>[Insert SEASADD1_</w:t>
      </w:r>
      <w:r w:rsidR="001D5F8C">
        <w:t>4</w:t>
      </w:r>
      <w:r>
        <w:t xml:space="preserve"> – SEASADD3_</w:t>
      </w:r>
      <w:r w:rsidR="001D5F8C">
        <w:t>4</w:t>
      </w:r>
      <w:r w:rsidR="00443998">
        <w:t>/the 4</w:t>
      </w:r>
      <w:r w:rsidR="00443998" w:rsidRPr="00024941">
        <w:rPr>
          <w:vertAlign w:val="superscript"/>
        </w:rPr>
        <w:t>th</w:t>
      </w:r>
      <w:r w:rsidR="00443998">
        <w:t xml:space="preserve"> address you provided</w:t>
      </w:r>
      <w:r>
        <w:t>]</w:t>
      </w:r>
    </w:p>
    <w:p w14:paraId="482A6BA5" w14:textId="77777777" w:rsidR="00B14BBB" w:rsidRPr="00AF7794" w:rsidRDefault="00B14BBB" w:rsidP="00B14BBB">
      <w:pPr>
        <w:spacing w:after="0" w:line="240" w:lineRule="auto"/>
        <w:rPr>
          <w:rFonts w:eastAsia="Calibri" w:cstheme="minorHAnsi"/>
        </w:rPr>
      </w:pPr>
    </w:p>
    <w:p w14:paraId="1E70807F" w14:textId="77777777" w:rsidR="00B14BBB" w:rsidRPr="00AF7794" w:rsidRDefault="00B14BBB" w:rsidP="00B14BBB">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57FD43D8" w14:textId="5CFE3CA9" w:rsidR="001A61D4" w:rsidRDefault="001A61D4" w:rsidP="00024941">
      <w:pPr>
        <w:pStyle w:val="ListParagraph"/>
        <w:spacing w:after="0" w:line="240" w:lineRule="auto"/>
        <w:rPr>
          <w:rFonts w:eastAsia="Calibri"/>
        </w:rPr>
      </w:pPr>
    </w:p>
    <w:p w14:paraId="47ABB03F" w14:textId="77777777" w:rsidR="00D11061"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4</w:t>
      </w:r>
      <w:r>
        <w:rPr>
          <w:rFonts w:eastAsia="Calibri"/>
        </w:rPr>
        <w:t>]</w:t>
      </w:r>
      <w:r w:rsidR="00D11061">
        <w:rPr>
          <w:rFonts w:eastAsia="Calibri"/>
        </w:rPr>
        <w:t xml:space="preserve"> </w:t>
      </w:r>
      <w:r w:rsidR="00D11061" w:rsidRPr="12E4BECE">
        <w:rPr>
          <w:rFonts w:eastAsia="Calibri"/>
        </w:rPr>
        <w:t xml:space="preserve">In the </w:t>
      </w:r>
      <w:r w:rsidR="00D11061" w:rsidRPr="12E4BECE">
        <w:rPr>
          <w:rFonts w:eastAsia="Calibri"/>
          <w:b/>
          <w:bCs/>
        </w:rPr>
        <w:t xml:space="preserve">past 20 years, </w:t>
      </w:r>
      <w:r w:rsidR="00D11061" w:rsidRPr="12E4BECE">
        <w:rPr>
          <w:rFonts w:eastAsia="Calibri"/>
        </w:rPr>
        <w:t xml:space="preserve">have you spent a </w:t>
      </w:r>
      <w:r w:rsidR="00D11061" w:rsidRPr="12E4BECE">
        <w:rPr>
          <w:rFonts w:eastAsia="Calibri"/>
          <w:b/>
          <w:bCs/>
        </w:rPr>
        <w:t xml:space="preserve">total of 24 months or more </w:t>
      </w:r>
      <w:r w:rsidR="00D11061" w:rsidRPr="12E4BECE">
        <w:rPr>
          <w:rFonts w:eastAsia="Calibri"/>
        </w:rPr>
        <w:t>in any other seasonal or vacation homes in the U.S.?</w:t>
      </w:r>
    </w:p>
    <w:p w14:paraId="20954717" w14:textId="68369559" w:rsidR="00D11061" w:rsidRPr="00AF7794" w:rsidRDefault="00D11061" w:rsidP="00D11061">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_5</w:t>
      </w:r>
    </w:p>
    <w:p w14:paraId="19D50DE8" w14:textId="22CEDCEC" w:rsidR="00D11061" w:rsidRPr="00AF7794" w:rsidRDefault="00D11061" w:rsidP="00D11061">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_4</w:t>
      </w:r>
    </w:p>
    <w:p w14:paraId="1D833AE0" w14:textId="526B89CF" w:rsidR="00D11061" w:rsidRPr="002B55F0" w:rsidRDefault="00D11061" w:rsidP="00D11061">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_4</w:t>
      </w:r>
    </w:p>
    <w:p w14:paraId="4E7662B0" w14:textId="77777777" w:rsidR="00D11061" w:rsidRDefault="00D11061" w:rsidP="00D11061">
      <w:pPr>
        <w:spacing w:after="0" w:line="240" w:lineRule="auto"/>
        <w:rPr>
          <w:rFonts w:eastAsia="Calibri" w:cstheme="minorHAnsi"/>
        </w:rPr>
      </w:pPr>
    </w:p>
    <w:p w14:paraId="2EB4E66F" w14:textId="0B7B3CEC" w:rsidR="00D11061" w:rsidRDefault="00D11061" w:rsidP="00024941">
      <w:pPr>
        <w:spacing w:after="0" w:line="240" w:lineRule="auto"/>
        <w:rPr>
          <w:rFonts w:eastAsia="Calibri"/>
          <w:b/>
          <w:bCs/>
        </w:rPr>
      </w:pPr>
      <w:r>
        <w:rPr>
          <w:rFonts w:eastAsia="Calibri"/>
          <w:b/>
          <w:bCs/>
        </w:rPr>
        <w:t>[DISPLAY SEASADDSUM_4 IF SEASADDOTH4= 0 OR NR</w:t>
      </w:r>
    </w:p>
    <w:p w14:paraId="6CF90AC3" w14:textId="61EB491B" w:rsidR="00D11061" w:rsidRPr="008C40E8" w:rsidRDefault="00D11061" w:rsidP="00024941">
      <w:pPr>
        <w:spacing w:after="0" w:line="240" w:lineRule="auto"/>
        <w:rPr>
          <w:rFonts w:eastAsia="Calibri"/>
          <w:b/>
          <w:bCs/>
        </w:rPr>
      </w:pPr>
      <w:r>
        <w:rPr>
          <w:rFonts w:eastAsia="Calibri"/>
          <w:b/>
          <w:bCs/>
        </w:rPr>
        <w:t>ELSE, GO TO SEASADD1_5]</w:t>
      </w:r>
    </w:p>
    <w:p w14:paraId="1A5064B8" w14:textId="69A65D3C" w:rsidR="00175FCD" w:rsidRPr="00024941"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4</w:t>
      </w:r>
      <w:r>
        <w:rPr>
          <w:rFonts w:eastAsia="Calibri"/>
        </w:rPr>
        <w:t>]</w:t>
      </w:r>
      <w:r w:rsidR="005936CC">
        <w:rPr>
          <w:rFonts w:eastAsia="Calibri"/>
        </w:rPr>
        <w:t xml:space="preserve"> </w:t>
      </w:r>
      <w:r w:rsidR="00175FCD" w:rsidRPr="00237DF4">
        <w:t xml:space="preserve">Please review the list below and tell us if it includes </w:t>
      </w:r>
      <w:proofErr w:type="gramStart"/>
      <w:r w:rsidR="00175FCD" w:rsidRPr="00237DF4">
        <w:t>all of</w:t>
      </w:r>
      <w:proofErr w:type="gramEnd"/>
      <w:r w:rsidR="00175FCD" w:rsidRPr="00237DF4">
        <w:t xml:space="preserve"> the seasonal or vacation home addresses where you have spent a total of 24 months or more in the past 20 years. </w:t>
      </w:r>
    </w:p>
    <w:p w14:paraId="1934B812" w14:textId="77777777" w:rsidR="00175FCD" w:rsidRDefault="00175FCD" w:rsidP="00024941">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16863A1F"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367077DA"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13B2AFB4"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2B0373E9" w14:textId="77777777" w:rsidR="00175FCD" w:rsidRPr="002A7C58" w:rsidRDefault="00175FCD" w:rsidP="00175FCD">
      <w:pPr>
        <w:spacing w:after="0" w:line="240" w:lineRule="auto"/>
        <w:ind w:left="360"/>
        <w:rPr>
          <w:rFonts w:eastAsia="Calibri" w:cstheme="minorHAnsi"/>
        </w:rPr>
      </w:pPr>
    </w:p>
    <w:p w14:paraId="3E82724F"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2D68112C" w14:textId="3CA61B40"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5936CC">
        <w:rPr>
          <w:rFonts w:eastAsia="Calibri"/>
          <w:b/>
          <w:bCs/>
        </w:rPr>
        <w:t>5</w:t>
      </w:r>
    </w:p>
    <w:p w14:paraId="0C67A1F9"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7EBD90E4" w14:textId="77777777" w:rsidR="00175FCD" w:rsidRDefault="00175FCD" w:rsidP="00175FCD">
      <w:pPr>
        <w:spacing w:after="0" w:line="240" w:lineRule="auto"/>
        <w:ind w:left="360"/>
        <w:rPr>
          <w:rFonts w:eastAsia="Calibri" w:cstheme="minorHAnsi"/>
        </w:rPr>
      </w:pPr>
    </w:p>
    <w:p w14:paraId="496C66F3" w14:textId="6B3CC501"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5</w:t>
      </w:r>
      <w:r>
        <w:rPr>
          <w:rFonts w:eastAsia="Calibri"/>
          <w:b/>
          <w:bCs/>
        </w:rPr>
        <w:t xml:space="preserve"> IF SEASADDSUM_</w:t>
      </w:r>
      <w:r w:rsidR="005936CC">
        <w:rPr>
          <w:rFonts w:eastAsia="Calibri"/>
          <w:b/>
          <w:bCs/>
        </w:rPr>
        <w:t>4</w:t>
      </w:r>
      <w:r>
        <w:rPr>
          <w:rFonts w:eastAsia="Calibri"/>
          <w:b/>
          <w:bCs/>
        </w:rPr>
        <w:t>= 0</w:t>
      </w:r>
    </w:p>
    <w:p w14:paraId="4A4D80BB" w14:textId="6A528FCA" w:rsidR="00175FCD" w:rsidRPr="00024941" w:rsidRDefault="00175FCD" w:rsidP="00024941">
      <w:pPr>
        <w:spacing w:after="0" w:line="240" w:lineRule="auto"/>
        <w:rPr>
          <w:rFonts w:eastAsia="Calibri"/>
        </w:rPr>
      </w:pPr>
      <w:r>
        <w:rPr>
          <w:rFonts w:eastAsia="Calibri"/>
          <w:b/>
          <w:bCs/>
        </w:rPr>
        <w:t>ELSE, GO TO SEASADDYRS]</w:t>
      </w:r>
    </w:p>
    <w:p w14:paraId="48B4F881" w14:textId="40289041" w:rsidR="003373A9" w:rsidRPr="00024941"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5</w:t>
      </w:r>
      <w:r>
        <w:rPr>
          <w:rFonts w:eastAsia="Calibri"/>
        </w:rPr>
        <w:t>]</w:t>
      </w:r>
      <w:r w:rsidR="003373A9">
        <w:rPr>
          <w:rFonts w:eastAsia="Calibri"/>
        </w:rPr>
        <w:t xml:space="preserve"> </w:t>
      </w:r>
      <w:r w:rsidR="003373A9" w:rsidRPr="00024941">
        <w:rPr>
          <w:rFonts w:eastAsia="Calibri"/>
        </w:rPr>
        <w:t>What is the full street address of your seasonal or vacation home?</w:t>
      </w:r>
    </w:p>
    <w:p w14:paraId="61AE3850" w14:textId="77777777" w:rsidR="003373A9" w:rsidRDefault="003373A9" w:rsidP="003373A9">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3B351E4" w14:textId="77777777" w:rsidR="003373A9" w:rsidRDefault="003373A9" w:rsidP="003373A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1598932" w14:textId="77777777" w:rsidR="003373A9" w:rsidRDefault="003373A9" w:rsidP="003373A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2F11643" w14:textId="77777777" w:rsidR="003373A9" w:rsidRDefault="003373A9" w:rsidP="003373A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EFCCAD" w14:textId="77777777" w:rsidR="003373A9" w:rsidRDefault="003373A9" w:rsidP="003373A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B8BD580" w14:textId="77777777" w:rsidR="003373A9" w:rsidRDefault="003373A9" w:rsidP="003373A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E8A625F" w14:textId="77777777" w:rsidR="003373A9" w:rsidRDefault="003373A9" w:rsidP="003373A9">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DECAC4F" w14:textId="04973362" w:rsidR="003373A9" w:rsidRPr="00AF7794" w:rsidRDefault="003373A9" w:rsidP="003373A9">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_5</w:t>
      </w:r>
    </w:p>
    <w:p w14:paraId="7F2EFD36" w14:textId="41BA2B60" w:rsidR="003373A9" w:rsidRDefault="003373A9" w:rsidP="00082307">
      <w:pPr>
        <w:spacing w:after="0" w:line="240" w:lineRule="auto"/>
        <w:rPr>
          <w:rFonts w:eastAsia="Calibri"/>
        </w:rPr>
      </w:pPr>
    </w:p>
    <w:p w14:paraId="22AE9855" w14:textId="3BFCDD93" w:rsidR="00082307" w:rsidRDefault="00082307" w:rsidP="00082307">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_5 IF (SEASADD1_5: CITY, STATE, ZIP, OR COUNTRY= NR)</w:t>
      </w:r>
    </w:p>
    <w:p w14:paraId="1F16C2F5" w14:textId="37A16D0A" w:rsidR="00082307" w:rsidRDefault="00082307" w:rsidP="00082307">
      <w:pPr>
        <w:tabs>
          <w:tab w:val="left" w:pos="6840"/>
          <w:tab w:val="left" w:pos="7830"/>
          <w:tab w:val="left" w:pos="9360"/>
        </w:tabs>
        <w:spacing w:after="0" w:line="240" w:lineRule="auto"/>
        <w:rPr>
          <w:rFonts w:eastAsia="Calibri" w:cstheme="minorHAnsi"/>
          <w:b/>
        </w:rPr>
      </w:pPr>
      <w:r>
        <w:rPr>
          <w:rFonts w:eastAsia="Calibri" w:cstheme="minorHAnsi"/>
          <w:b/>
        </w:rPr>
        <w:t>ELSE, GO TO SEASADD3_5]</w:t>
      </w:r>
    </w:p>
    <w:p w14:paraId="1E1EE7C8" w14:textId="4741EED2" w:rsidR="00082307" w:rsidRPr="00024941" w:rsidRDefault="00082307" w:rsidP="00024941">
      <w:pPr>
        <w:spacing w:after="0" w:line="240" w:lineRule="auto"/>
        <w:rPr>
          <w:rFonts w:eastAsia="Calibri"/>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2B7AF8CB"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5</w:t>
      </w:r>
      <w:r>
        <w:rPr>
          <w:rFonts w:eastAsia="Calibri"/>
        </w:rPr>
        <w:t>]</w:t>
      </w:r>
      <w:r w:rsidR="00D5377A">
        <w:rPr>
          <w:rFonts w:eastAsia="Calibri"/>
        </w:rPr>
        <w:t xml:space="preserve"> </w:t>
      </w:r>
      <w:r w:rsidR="00D5377A">
        <w:t>Please provide the following information:</w:t>
      </w:r>
    </w:p>
    <w:p w14:paraId="27A74EFA" w14:textId="77777777"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88D8E62" w14:textId="77777777"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99C1CF8" w14:textId="77777777" w:rsidR="00D5377A" w:rsidRDefault="00D5377A" w:rsidP="00D5377A">
      <w:pPr>
        <w:pStyle w:val="ListParagraph"/>
        <w:spacing w:after="0" w:line="240" w:lineRule="auto"/>
        <w:rPr>
          <w:rFonts w:eastAsia="Calibri"/>
        </w:rPr>
      </w:pPr>
      <w:r>
        <w:rPr>
          <w:rFonts w:eastAsia="Calibri"/>
        </w:rPr>
        <w:lastRenderedPageBreak/>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1027FF" w14:textId="77777777"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7DB0334" w14:textId="6E29354E"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3DEED0CC" w14:textId="77777777" w:rsidR="00E55038" w:rsidRPr="00A64F12" w:rsidRDefault="00E55038" w:rsidP="00D5377A">
      <w:pPr>
        <w:pStyle w:val="ListParagraph"/>
        <w:spacing w:after="0" w:line="240" w:lineRule="auto"/>
        <w:rPr>
          <w:rFonts w:eastAsia="Calibri"/>
        </w:rPr>
      </w:pPr>
    </w:p>
    <w:p w14:paraId="42167DFF" w14:textId="31F64268" w:rsidR="00E55038" w:rsidRDefault="00E55038" w:rsidP="00E550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w:t>
      </w:r>
      <w:r w:rsidR="00916FDE">
        <w:rPr>
          <w:rStyle w:val="normaltextrun"/>
          <w:rFonts w:ascii="Calibri" w:hAnsi="Calibri" w:cs="Calibri"/>
          <w:b/>
          <w:bCs/>
          <w:sz w:val="22"/>
          <w:szCs w:val="22"/>
        </w:rPr>
        <w:t>5</w:t>
      </w:r>
      <w:r>
        <w:rPr>
          <w:rStyle w:val="normaltextrun"/>
          <w:rFonts w:ascii="Calibri" w:hAnsi="Calibri" w:cs="Calibri"/>
          <w:b/>
          <w:bCs/>
          <w:sz w:val="22"/>
          <w:szCs w:val="22"/>
        </w:rPr>
        <w:t xml:space="preserve"> IF (SEASADD1_</w:t>
      </w:r>
      <w:r w:rsidR="00916FDE">
        <w:rPr>
          <w:rStyle w:val="normaltextrun"/>
          <w:rFonts w:ascii="Calibri" w:hAnsi="Calibri" w:cs="Calibri"/>
          <w:b/>
          <w:bCs/>
          <w:sz w:val="22"/>
          <w:szCs w:val="22"/>
        </w:rPr>
        <w:t>5</w:t>
      </w:r>
      <w:r>
        <w:rPr>
          <w:rStyle w:val="normaltextrun"/>
          <w:rFonts w:ascii="Calibri" w:hAnsi="Calibri" w:cs="Calibri"/>
          <w:b/>
          <w:bCs/>
          <w:sz w:val="22"/>
          <w:szCs w:val="22"/>
        </w:rPr>
        <w:t xml:space="preserve"> STREET NUMBER= NR AND STREET NAME= NR) AND (CITY, STATE, ZIP, AND/OR COUNTRY ARE ANSWERED IN SEASADD1_</w:t>
      </w:r>
      <w:r w:rsidR="00916FDE">
        <w:rPr>
          <w:rStyle w:val="normaltextrun"/>
          <w:rFonts w:ascii="Calibri" w:hAnsi="Calibri" w:cs="Calibri"/>
          <w:b/>
          <w:bCs/>
          <w:sz w:val="22"/>
          <w:szCs w:val="22"/>
        </w:rPr>
        <w:t>5</w:t>
      </w:r>
      <w:r>
        <w:rPr>
          <w:rStyle w:val="normaltextrun"/>
          <w:rFonts w:ascii="Calibri" w:hAnsi="Calibri" w:cs="Calibri"/>
          <w:b/>
          <w:bCs/>
          <w:sz w:val="22"/>
          <w:szCs w:val="22"/>
        </w:rPr>
        <w:t xml:space="preserve"> AND/OR SEASADD2_</w:t>
      </w:r>
      <w:r w:rsidR="00916FDE">
        <w:rPr>
          <w:rStyle w:val="normaltextrun"/>
          <w:rFonts w:ascii="Calibri" w:hAnsi="Calibri" w:cs="Calibri"/>
          <w:b/>
          <w:bCs/>
          <w:sz w:val="22"/>
          <w:szCs w:val="22"/>
        </w:rPr>
        <w:t>5</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473B85D2" w14:textId="70444D75" w:rsidR="001A61D4" w:rsidRPr="00024941" w:rsidRDefault="00E55038" w:rsidP="000249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916FDE">
        <w:rPr>
          <w:rStyle w:val="normaltextrun"/>
          <w:rFonts w:ascii="Calibri" w:hAnsi="Calibri" w:cs="Calibri"/>
          <w:b/>
          <w:bCs/>
          <w:sz w:val="22"/>
          <w:szCs w:val="22"/>
        </w:rPr>
        <w:t>5</w:t>
      </w:r>
      <w:r>
        <w:rPr>
          <w:rStyle w:val="normaltextrun"/>
          <w:rFonts w:ascii="Calibri" w:hAnsi="Calibri" w:cs="Calibri"/>
          <w:b/>
          <w:bCs/>
          <w:sz w:val="22"/>
          <w:szCs w:val="22"/>
        </w:rPr>
        <w:t>]</w:t>
      </w:r>
      <w:r>
        <w:rPr>
          <w:rStyle w:val="eop"/>
          <w:rFonts w:ascii="Calibri" w:hAnsi="Calibri" w:cs="Calibri"/>
          <w:sz w:val="22"/>
          <w:szCs w:val="22"/>
        </w:rPr>
        <w:t> </w:t>
      </w:r>
    </w:p>
    <w:p w14:paraId="1C0C2C5B"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5</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1A0E60B3" w14:textId="77777777" w:rsidR="002E7428" w:rsidRDefault="002E7428" w:rsidP="002E7428">
      <w:pPr>
        <w:pStyle w:val="ListParagraph"/>
        <w:spacing w:after="0" w:line="240" w:lineRule="auto"/>
        <w:ind w:left="1440"/>
      </w:pPr>
      <w:r>
        <w:t>Full street name #1</w:t>
      </w:r>
      <w:r>
        <w:tab/>
        <w:t>|________|</w:t>
      </w:r>
    </w:p>
    <w:p w14:paraId="34A06B00" w14:textId="77777777" w:rsidR="002E7428" w:rsidRDefault="002E7428" w:rsidP="002E7428">
      <w:pPr>
        <w:pStyle w:val="ListParagraph"/>
        <w:spacing w:after="0" w:line="240" w:lineRule="auto"/>
        <w:ind w:left="1440"/>
      </w:pPr>
      <w:r>
        <w:t>Full street name #2</w:t>
      </w:r>
      <w:r>
        <w:tab/>
        <w:t>|________|</w:t>
      </w:r>
    </w:p>
    <w:p w14:paraId="0935ACC7"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6B321699" w14:textId="58533FA0"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_5</w:t>
      </w:r>
    </w:p>
    <w:p w14:paraId="7B99D048" w14:textId="77777777" w:rsidR="002E7428" w:rsidRPr="00AF7794" w:rsidRDefault="002E7428" w:rsidP="002E7428">
      <w:pPr>
        <w:spacing w:after="0" w:line="240" w:lineRule="auto"/>
        <w:rPr>
          <w:rFonts w:eastAsia="Calibri" w:cstheme="minorHAnsi"/>
        </w:rPr>
      </w:pPr>
    </w:p>
    <w:p w14:paraId="43EABE30" w14:textId="77777777" w:rsidR="001D5F8C"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5</w:t>
      </w:r>
      <w:r>
        <w:rPr>
          <w:rFonts w:eastAsia="Calibri"/>
        </w:rPr>
        <w:t>]</w:t>
      </w:r>
      <w:r w:rsidR="001D5F8C">
        <w:rPr>
          <w:rFonts w:eastAsia="Calibri"/>
        </w:rPr>
        <w:t xml:space="preserve"> </w:t>
      </w:r>
      <w:r w:rsidR="001D5F8C">
        <w:t xml:space="preserve">Here is the information you gave us for this location: </w:t>
      </w:r>
    </w:p>
    <w:p w14:paraId="1F8F1E2B" w14:textId="703B2EA7" w:rsidR="001D5F8C" w:rsidRPr="00AF7794" w:rsidRDefault="001D5F8C" w:rsidP="001D5F8C">
      <w:pPr>
        <w:pStyle w:val="ListParagraph"/>
        <w:spacing w:after="0" w:line="240" w:lineRule="auto"/>
        <w:rPr>
          <w:rFonts w:eastAsia="Calibri"/>
        </w:rPr>
      </w:pPr>
      <w:r>
        <w:t>[Insert SEASADD1_5 – SEASADD3_5</w:t>
      </w:r>
      <w:r w:rsidR="003F7D90">
        <w:t>/the 5</w:t>
      </w:r>
      <w:r w:rsidR="003F7D90" w:rsidRPr="00024941">
        <w:rPr>
          <w:vertAlign w:val="superscript"/>
        </w:rPr>
        <w:t>th</w:t>
      </w:r>
      <w:r w:rsidR="003F7D90">
        <w:t xml:space="preserve"> address you provided</w:t>
      </w:r>
      <w:r>
        <w:t>]</w:t>
      </w:r>
    </w:p>
    <w:p w14:paraId="50850C38" w14:textId="77777777" w:rsidR="001D5F8C" w:rsidRPr="00AF7794" w:rsidRDefault="001D5F8C" w:rsidP="001D5F8C">
      <w:pPr>
        <w:spacing w:after="0" w:line="240" w:lineRule="auto"/>
        <w:rPr>
          <w:rFonts w:eastAsia="Calibri" w:cstheme="minorHAnsi"/>
        </w:rPr>
      </w:pPr>
    </w:p>
    <w:p w14:paraId="1B32ADD1" w14:textId="77777777" w:rsidR="001D5F8C" w:rsidRPr="00AF7794" w:rsidRDefault="001D5F8C" w:rsidP="001D5F8C">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289FF686" w14:textId="0242ECDE" w:rsidR="001A61D4" w:rsidRDefault="001A61D4" w:rsidP="00024941">
      <w:pPr>
        <w:pStyle w:val="ListParagraph"/>
        <w:spacing w:after="0" w:line="240" w:lineRule="auto"/>
        <w:rPr>
          <w:rFonts w:eastAsia="Calibri"/>
        </w:rPr>
      </w:pPr>
    </w:p>
    <w:p w14:paraId="01FBFC0E" w14:textId="77777777" w:rsidR="00D11061"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5</w:t>
      </w:r>
      <w:r>
        <w:rPr>
          <w:rFonts w:eastAsia="Calibri"/>
        </w:rPr>
        <w:t>]</w:t>
      </w:r>
      <w:r w:rsidR="00D11061">
        <w:rPr>
          <w:rFonts w:eastAsia="Calibri"/>
        </w:rPr>
        <w:t xml:space="preserve"> </w:t>
      </w:r>
      <w:r w:rsidR="00D11061" w:rsidRPr="12E4BECE">
        <w:rPr>
          <w:rFonts w:eastAsia="Calibri"/>
        </w:rPr>
        <w:t xml:space="preserve">In the </w:t>
      </w:r>
      <w:r w:rsidR="00D11061" w:rsidRPr="12E4BECE">
        <w:rPr>
          <w:rFonts w:eastAsia="Calibri"/>
          <w:b/>
          <w:bCs/>
        </w:rPr>
        <w:t xml:space="preserve">past 20 years, </w:t>
      </w:r>
      <w:r w:rsidR="00D11061" w:rsidRPr="12E4BECE">
        <w:rPr>
          <w:rFonts w:eastAsia="Calibri"/>
        </w:rPr>
        <w:t xml:space="preserve">have you spent a </w:t>
      </w:r>
      <w:r w:rsidR="00D11061" w:rsidRPr="12E4BECE">
        <w:rPr>
          <w:rFonts w:eastAsia="Calibri"/>
          <w:b/>
          <w:bCs/>
        </w:rPr>
        <w:t xml:space="preserve">total of 24 months or more </w:t>
      </w:r>
      <w:r w:rsidR="00D11061" w:rsidRPr="12E4BECE">
        <w:rPr>
          <w:rFonts w:eastAsia="Calibri"/>
        </w:rPr>
        <w:t>in any other seasonal or vacation homes in the U.S.?</w:t>
      </w:r>
    </w:p>
    <w:p w14:paraId="3B015CFC" w14:textId="01BBF754" w:rsidR="00D11061" w:rsidRPr="00AF7794" w:rsidRDefault="00D11061" w:rsidP="00D11061">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w:t>
      </w:r>
      <w:r w:rsidR="00DE7B5A">
        <w:rPr>
          <w:rFonts w:eastAsia="Calibri"/>
          <w:b/>
          <w:bCs/>
        </w:rPr>
        <w:t>6</w:t>
      </w:r>
    </w:p>
    <w:p w14:paraId="3E58F65B" w14:textId="5A4CAE51" w:rsidR="00D11061" w:rsidRPr="00AF7794" w:rsidRDefault="00D11061" w:rsidP="00D11061">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w:t>
      </w:r>
      <w:r w:rsidR="00DE7B5A">
        <w:rPr>
          <w:rFonts w:eastAsia="Calibri"/>
          <w:b/>
          <w:bCs/>
        </w:rPr>
        <w:t>5</w:t>
      </w:r>
    </w:p>
    <w:p w14:paraId="75EFE47C" w14:textId="3ADB7ABD" w:rsidR="00D11061" w:rsidRPr="002B55F0" w:rsidRDefault="00D11061" w:rsidP="00D11061">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w:t>
      </w:r>
      <w:r w:rsidR="00DE7B5A">
        <w:rPr>
          <w:b/>
          <w:bCs/>
          <w:i/>
          <w:iCs/>
        </w:rPr>
        <w:t>5</w:t>
      </w:r>
    </w:p>
    <w:p w14:paraId="0F1D6AAD" w14:textId="77777777" w:rsidR="00D11061" w:rsidRDefault="00D11061" w:rsidP="00D11061">
      <w:pPr>
        <w:spacing w:after="0" w:line="240" w:lineRule="auto"/>
        <w:rPr>
          <w:rFonts w:eastAsia="Calibri" w:cstheme="minorHAnsi"/>
        </w:rPr>
      </w:pPr>
    </w:p>
    <w:p w14:paraId="76922B9D" w14:textId="5AC6FFF2" w:rsidR="00D11061" w:rsidRDefault="00D11061" w:rsidP="00024941">
      <w:pPr>
        <w:spacing w:after="0" w:line="240" w:lineRule="auto"/>
        <w:rPr>
          <w:rFonts w:eastAsia="Calibri"/>
          <w:b/>
          <w:bCs/>
        </w:rPr>
      </w:pPr>
      <w:r>
        <w:rPr>
          <w:rFonts w:eastAsia="Calibri"/>
          <w:b/>
          <w:bCs/>
        </w:rPr>
        <w:t>[DISPLAY SEASADDSUM_5 IF SEASADDOTH</w:t>
      </w:r>
      <w:r w:rsidR="00DE7B5A">
        <w:rPr>
          <w:rFonts w:eastAsia="Calibri"/>
          <w:b/>
          <w:bCs/>
        </w:rPr>
        <w:t>5</w:t>
      </w:r>
      <w:r>
        <w:rPr>
          <w:rFonts w:eastAsia="Calibri"/>
          <w:b/>
          <w:bCs/>
        </w:rPr>
        <w:t>= 0 OR NR</w:t>
      </w:r>
    </w:p>
    <w:p w14:paraId="60A00BC9" w14:textId="79007153" w:rsidR="00D11061" w:rsidRPr="008C40E8" w:rsidRDefault="00D11061" w:rsidP="00024941">
      <w:pPr>
        <w:spacing w:after="0" w:line="240" w:lineRule="auto"/>
        <w:rPr>
          <w:rFonts w:eastAsia="Calibri"/>
          <w:b/>
          <w:bCs/>
        </w:rPr>
      </w:pPr>
      <w:r>
        <w:rPr>
          <w:rFonts w:eastAsia="Calibri"/>
          <w:b/>
          <w:bCs/>
        </w:rPr>
        <w:t>ELSE, GO TO SEASADD1_</w:t>
      </w:r>
      <w:r w:rsidR="00DE7B5A">
        <w:rPr>
          <w:rFonts w:eastAsia="Calibri"/>
          <w:b/>
          <w:bCs/>
        </w:rPr>
        <w:t>6</w:t>
      </w:r>
      <w:r>
        <w:rPr>
          <w:rFonts w:eastAsia="Calibri"/>
          <w:b/>
          <w:bCs/>
        </w:rPr>
        <w:t>]</w:t>
      </w:r>
    </w:p>
    <w:p w14:paraId="3536A59D" w14:textId="3A9D1EBA" w:rsidR="00175FCD" w:rsidRPr="00024941"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5</w:t>
      </w:r>
      <w:r>
        <w:rPr>
          <w:rFonts w:eastAsia="Calibri"/>
        </w:rPr>
        <w:t>]</w:t>
      </w:r>
      <w:r w:rsidR="005936CC">
        <w:rPr>
          <w:rFonts w:eastAsia="Calibri"/>
        </w:rPr>
        <w:t xml:space="preserve"> </w:t>
      </w:r>
      <w:r w:rsidR="00175FCD" w:rsidRPr="00237DF4">
        <w:t xml:space="preserve">Please review the list below and tell us if it includes </w:t>
      </w:r>
      <w:proofErr w:type="gramStart"/>
      <w:r w:rsidR="00175FCD" w:rsidRPr="00237DF4">
        <w:t>all of</w:t>
      </w:r>
      <w:proofErr w:type="gramEnd"/>
      <w:r w:rsidR="00175FCD" w:rsidRPr="00237DF4">
        <w:t xml:space="preserve"> the seasonal or vacation home addresses where you have spent a total of 24 months or more in the past 20 years. </w:t>
      </w:r>
    </w:p>
    <w:p w14:paraId="0C7C55B3" w14:textId="77777777" w:rsidR="00175FCD" w:rsidRDefault="00175FCD" w:rsidP="00024941">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18F06974"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5A0A4E2C"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5865CF51"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54CF2E64"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77D9B06A" w14:textId="77777777" w:rsidR="00175FCD" w:rsidRPr="002A7C58" w:rsidRDefault="00175FCD" w:rsidP="00175FCD">
      <w:pPr>
        <w:spacing w:after="0" w:line="240" w:lineRule="auto"/>
        <w:ind w:left="360"/>
        <w:rPr>
          <w:rFonts w:eastAsia="Calibri" w:cstheme="minorHAnsi"/>
        </w:rPr>
      </w:pPr>
    </w:p>
    <w:p w14:paraId="7551C841"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5D7C63DE" w14:textId="0FA1AA94"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5936CC">
        <w:rPr>
          <w:rFonts w:eastAsia="Calibri"/>
          <w:b/>
          <w:bCs/>
        </w:rPr>
        <w:t>6</w:t>
      </w:r>
    </w:p>
    <w:p w14:paraId="0810180A"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6C76E9AF" w14:textId="77777777" w:rsidR="00175FCD" w:rsidRDefault="00175FCD" w:rsidP="00175FCD">
      <w:pPr>
        <w:spacing w:after="0" w:line="240" w:lineRule="auto"/>
        <w:ind w:left="360"/>
        <w:rPr>
          <w:rFonts w:eastAsia="Calibri" w:cstheme="minorHAnsi"/>
        </w:rPr>
      </w:pPr>
    </w:p>
    <w:p w14:paraId="28EFC54D" w14:textId="63240E0F"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6</w:t>
      </w:r>
      <w:r>
        <w:rPr>
          <w:rFonts w:eastAsia="Calibri"/>
          <w:b/>
          <w:bCs/>
        </w:rPr>
        <w:t xml:space="preserve"> IF SEASADDSUM_</w:t>
      </w:r>
      <w:r w:rsidR="005936CC">
        <w:rPr>
          <w:rFonts w:eastAsia="Calibri"/>
          <w:b/>
          <w:bCs/>
        </w:rPr>
        <w:t>5</w:t>
      </w:r>
      <w:r>
        <w:rPr>
          <w:rFonts w:eastAsia="Calibri"/>
          <w:b/>
          <w:bCs/>
        </w:rPr>
        <w:t>= 0</w:t>
      </w:r>
    </w:p>
    <w:p w14:paraId="642687DA" w14:textId="131A3BF2" w:rsidR="00175FCD" w:rsidRPr="00AD12EF" w:rsidRDefault="00175FCD" w:rsidP="00024941">
      <w:pPr>
        <w:spacing w:after="0" w:line="240" w:lineRule="auto"/>
        <w:rPr>
          <w:rFonts w:eastAsia="Calibri"/>
        </w:rPr>
      </w:pPr>
      <w:r>
        <w:rPr>
          <w:rFonts w:eastAsia="Calibri"/>
          <w:b/>
          <w:bCs/>
        </w:rPr>
        <w:t>ELSE, GO TO SEASADDYRS]</w:t>
      </w:r>
    </w:p>
    <w:p w14:paraId="7DC39B4E" w14:textId="2F5FB482" w:rsidR="00432AEF" w:rsidRPr="00AD12EF"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6</w:t>
      </w:r>
      <w:r>
        <w:rPr>
          <w:rFonts w:eastAsia="Calibri"/>
        </w:rPr>
        <w:t>]</w:t>
      </w:r>
      <w:r w:rsidR="00432AEF">
        <w:rPr>
          <w:rFonts w:eastAsia="Calibri"/>
        </w:rPr>
        <w:t xml:space="preserve"> </w:t>
      </w:r>
      <w:r w:rsidR="00432AEF" w:rsidRPr="00AD12EF">
        <w:rPr>
          <w:rFonts w:eastAsia="Calibri"/>
        </w:rPr>
        <w:t>What is the full street address of your seasonal or vacation home?</w:t>
      </w:r>
    </w:p>
    <w:p w14:paraId="5429FBF1"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69B32916"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93C1759"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1586974"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7D262DB" w14:textId="77777777" w:rsidR="00432AEF" w:rsidRDefault="00432AEF" w:rsidP="00432AEF">
      <w:pPr>
        <w:pStyle w:val="ListParagraph"/>
        <w:spacing w:after="0" w:line="240" w:lineRule="auto"/>
        <w:rPr>
          <w:rFonts w:eastAsia="Calibri"/>
        </w:rPr>
      </w:pPr>
      <w:r>
        <w:rPr>
          <w:rFonts w:eastAsia="Calibri"/>
        </w:rPr>
        <w:lastRenderedPageBreak/>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272B9F"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2C15836"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E620D91" w14:textId="65ABB2EB"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_6</w:t>
      </w:r>
    </w:p>
    <w:p w14:paraId="5B640084" w14:textId="77777777" w:rsidR="00F85A42" w:rsidRDefault="00F85A42" w:rsidP="00F85A42">
      <w:pPr>
        <w:tabs>
          <w:tab w:val="left" w:pos="6480"/>
        </w:tabs>
        <w:spacing w:after="0" w:line="240" w:lineRule="auto"/>
        <w:rPr>
          <w:rFonts w:eastAsia="Calibri" w:cstheme="minorHAnsi"/>
          <w:b/>
        </w:rPr>
      </w:pPr>
    </w:p>
    <w:p w14:paraId="0146F5CE" w14:textId="0D0517F8" w:rsidR="00F85A42" w:rsidRDefault="00F85A42" w:rsidP="00F85A42">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_6 IF (SEASADD1_6: CITY, STATE, ZIP, OR COUNTRY= NR)</w:t>
      </w:r>
    </w:p>
    <w:p w14:paraId="1A50A1A0" w14:textId="357FFB84" w:rsidR="00F85A42" w:rsidRDefault="00F85A42" w:rsidP="00F85A42">
      <w:pPr>
        <w:tabs>
          <w:tab w:val="left" w:pos="6840"/>
          <w:tab w:val="left" w:pos="7830"/>
          <w:tab w:val="left" w:pos="9360"/>
        </w:tabs>
        <w:spacing w:after="0" w:line="240" w:lineRule="auto"/>
        <w:rPr>
          <w:rFonts w:eastAsia="Calibri" w:cstheme="minorHAnsi"/>
          <w:b/>
        </w:rPr>
      </w:pPr>
      <w:r>
        <w:rPr>
          <w:rFonts w:eastAsia="Calibri" w:cstheme="minorHAnsi"/>
          <w:b/>
        </w:rPr>
        <w:t>ELSE, GO TO SEASADD3_6]</w:t>
      </w:r>
    </w:p>
    <w:p w14:paraId="6E3837DA" w14:textId="22553D09" w:rsidR="00432AEF" w:rsidRPr="00AD12EF" w:rsidRDefault="00F85A42" w:rsidP="00AD12EF">
      <w:pPr>
        <w:spacing w:after="0" w:line="240" w:lineRule="auto"/>
        <w:rPr>
          <w:rFonts w:eastAsia="Calibri"/>
        </w:rPr>
      </w:pPr>
      <w:r w:rsidRPr="00AD12EF">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29D2391F"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6</w:t>
      </w:r>
      <w:r>
        <w:rPr>
          <w:rFonts w:eastAsia="Calibri"/>
        </w:rPr>
        <w:t>]</w:t>
      </w:r>
      <w:r w:rsidR="00D5377A">
        <w:rPr>
          <w:rFonts w:eastAsia="Calibri"/>
        </w:rPr>
        <w:t xml:space="preserve"> </w:t>
      </w:r>
      <w:r w:rsidR="00D5377A">
        <w:t>Please provide the following information:</w:t>
      </w:r>
    </w:p>
    <w:p w14:paraId="00E6226C" w14:textId="24A903CE"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7C339A4" w14:textId="3605320E"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7870918" w14:textId="79DA96B8"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274ABC1" w14:textId="7ED84309"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0EDFEF3" w14:textId="3FA1A55F"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3751FF42" w14:textId="77777777" w:rsidR="00BF2947" w:rsidRPr="00A64F12" w:rsidRDefault="00BF2947" w:rsidP="00D5377A">
      <w:pPr>
        <w:pStyle w:val="ListParagraph"/>
        <w:spacing w:after="0" w:line="240" w:lineRule="auto"/>
        <w:rPr>
          <w:rFonts w:eastAsia="Calibri"/>
        </w:rPr>
      </w:pPr>
    </w:p>
    <w:p w14:paraId="0E4EF0A0" w14:textId="7B2F04A6" w:rsidR="00BF2947" w:rsidRDefault="00BF2947" w:rsidP="00BF294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SEASADD3_6 IF (SEASADD1_</w:t>
      </w:r>
      <w:r w:rsidR="00BA55CF">
        <w:rPr>
          <w:rStyle w:val="normaltextrun"/>
          <w:rFonts w:ascii="Calibri" w:hAnsi="Calibri" w:cs="Calibri"/>
          <w:b/>
          <w:bCs/>
          <w:sz w:val="22"/>
          <w:szCs w:val="22"/>
        </w:rPr>
        <w:t>6</w:t>
      </w:r>
      <w:r>
        <w:rPr>
          <w:rStyle w:val="normaltextrun"/>
          <w:rFonts w:ascii="Calibri" w:hAnsi="Calibri" w:cs="Calibri"/>
          <w:b/>
          <w:bCs/>
          <w:sz w:val="22"/>
          <w:szCs w:val="22"/>
        </w:rPr>
        <w:t xml:space="preserve"> STREET NUMBER= NR AND STREET NAME= NR) AND (CITY, STATE, ZIP, AND/OR COUNTRY ARE ANSWERED IN SEASADD1_</w:t>
      </w:r>
      <w:r w:rsidR="00BA55CF">
        <w:rPr>
          <w:rStyle w:val="normaltextrun"/>
          <w:rFonts w:ascii="Calibri" w:hAnsi="Calibri" w:cs="Calibri"/>
          <w:b/>
          <w:bCs/>
          <w:sz w:val="22"/>
          <w:szCs w:val="22"/>
        </w:rPr>
        <w:t>6</w:t>
      </w:r>
      <w:r>
        <w:rPr>
          <w:rStyle w:val="normaltextrun"/>
          <w:rFonts w:ascii="Calibri" w:hAnsi="Calibri" w:cs="Calibri"/>
          <w:b/>
          <w:bCs/>
          <w:sz w:val="22"/>
          <w:szCs w:val="22"/>
        </w:rPr>
        <w:t xml:space="preserve"> AND/OR SEASADD2_</w:t>
      </w:r>
      <w:r w:rsidR="00BA55CF">
        <w:rPr>
          <w:rStyle w:val="normaltextrun"/>
          <w:rFonts w:ascii="Calibri" w:hAnsi="Calibri" w:cs="Calibri"/>
          <w:b/>
          <w:bCs/>
          <w:sz w:val="22"/>
          <w:szCs w:val="22"/>
        </w:rPr>
        <w:t>6</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3BCA9390" w14:textId="1BEE61DD" w:rsidR="001A61D4" w:rsidRPr="005A07E5" w:rsidRDefault="00BF2947" w:rsidP="00AD12E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BA55CF">
        <w:rPr>
          <w:rStyle w:val="normaltextrun"/>
          <w:rFonts w:ascii="Calibri" w:hAnsi="Calibri" w:cs="Calibri"/>
          <w:b/>
          <w:bCs/>
          <w:sz w:val="22"/>
          <w:szCs w:val="22"/>
        </w:rPr>
        <w:t>6</w:t>
      </w:r>
      <w:r>
        <w:rPr>
          <w:rStyle w:val="normaltextrun"/>
          <w:rFonts w:ascii="Calibri" w:hAnsi="Calibri" w:cs="Calibri"/>
          <w:b/>
          <w:bCs/>
          <w:sz w:val="22"/>
          <w:szCs w:val="22"/>
        </w:rPr>
        <w:t>]</w:t>
      </w:r>
      <w:r>
        <w:rPr>
          <w:rStyle w:val="eop"/>
          <w:rFonts w:ascii="Calibri" w:hAnsi="Calibri" w:cs="Calibri"/>
          <w:sz w:val="22"/>
          <w:szCs w:val="22"/>
        </w:rPr>
        <w:t> </w:t>
      </w:r>
    </w:p>
    <w:p w14:paraId="089E5846"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6</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3DAD17D2" w14:textId="77777777" w:rsidR="002E7428" w:rsidRDefault="002E7428" w:rsidP="002E7428">
      <w:pPr>
        <w:pStyle w:val="ListParagraph"/>
        <w:spacing w:after="0" w:line="240" w:lineRule="auto"/>
        <w:ind w:left="1440"/>
      </w:pPr>
      <w:r>
        <w:t>Full street name #1</w:t>
      </w:r>
      <w:r>
        <w:tab/>
        <w:t>|________|</w:t>
      </w:r>
    </w:p>
    <w:p w14:paraId="3477BB71" w14:textId="77777777" w:rsidR="002E7428" w:rsidRDefault="002E7428" w:rsidP="002E7428">
      <w:pPr>
        <w:pStyle w:val="ListParagraph"/>
        <w:spacing w:after="0" w:line="240" w:lineRule="auto"/>
        <w:ind w:left="1440"/>
      </w:pPr>
      <w:r>
        <w:t>Full street name #2</w:t>
      </w:r>
      <w:r>
        <w:tab/>
        <w:t>|________|</w:t>
      </w:r>
    </w:p>
    <w:p w14:paraId="705EA3F5"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79C4D9E6" w14:textId="2B4B4AEA"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_6</w:t>
      </w:r>
    </w:p>
    <w:p w14:paraId="0FE83BFA" w14:textId="77777777" w:rsidR="002E7428" w:rsidRPr="00AF7794" w:rsidRDefault="002E7428" w:rsidP="002E7428">
      <w:pPr>
        <w:spacing w:after="0" w:line="240" w:lineRule="auto"/>
        <w:rPr>
          <w:rFonts w:eastAsia="Calibri" w:cstheme="minorHAnsi"/>
        </w:rPr>
      </w:pPr>
    </w:p>
    <w:p w14:paraId="09B5490D" w14:textId="77777777" w:rsidR="001D5F8C"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6</w:t>
      </w:r>
      <w:r>
        <w:rPr>
          <w:rFonts w:eastAsia="Calibri"/>
        </w:rPr>
        <w:t>]</w:t>
      </w:r>
      <w:r w:rsidR="001D5F8C">
        <w:rPr>
          <w:rFonts w:eastAsia="Calibri"/>
        </w:rPr>
        <w:t xml:space="preserve"> </w:t>
      </w:r>
      <w:r w:rsidR="001D5F8C">
        <w:t xml:space="preserve">Here is the information you gave us for this location: </w:t>
      </w:r>
    </w:p>
    <w:p w14:paraId="0AC03564" w14:textId="280B4828" w:rsidR="001D5F8C" w:rsidRPr="00AF7794" w:rsidRDefault="001D5F8C" w:rsidP="001D5F8C">
      <w:pPr>
        <w:pStyle w:val="ListParagraph"/>
        <w:spacing w:after="0" w:line="240" w:lineRule="auto"/>
        <w:rPr>
          <w:rFonts w:eastAsia="Calibri"/>
        </w:rPr>
      </w:pPr>
      <w:r>
        <w:t>[Insert SEASADD1_6 – SEASADD3_6</w:t>
      </w:r>
      <w:r w:rsidR="001E0B6F">
        <w:t>/the 6</w:t>
      </w:r>
      <w:r w:rsidR="001E0B6F" w:rsidRPr="005A07E5">
        <w:rPr>
          <w:vertAlign w:val="superscript"/>
        </w:rPr>
        <w:t>th</w:t>
      </w:r>
      <w:r w:rsidR="001E0B6F">
        <w:t xml:space="preserve"> address you provided</w:t>
      </w:r>
      <w:r>
        <w:t>]</w:t>
      </w:r>
    </w:p>
    <w:p w14:paraId="0ACD039D" w14:textId="77777777" w:rsidR="001D5F8C" w:rsidRPr="00AF7794" w:rsidRDefault="001D5F8C" w:rsidP="001D5F8C">
      <w:pPr>
        <w:spacing w:after="0" w:line="240" w:lineRule="auto"/>
        <w:rPr>
          <w:rFonts w:eastAsia="Calibri" w:cstheme="minorHAnsi"/>
        </w:rPr>
      </w:pPr>
    </w:p>
    <w:p w14:paraId="7610600B" w14:textId="77777777" w:rsidR="001D5F8C" w:rsidRPr="00AF7794" w:rsidRDefault="001D5F8C" w:rsidP="001D5F8C">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3F0D1B65" w14:textId="6D41872C" w:rsidR="001A61D4" w:rsidRDefault="001A61D4" w:rsidP="005A07E5">
      <w:pPr>
        <w:pStyle w:val="ListParagraph"/>
        <w:spacing w:after="0" w:line="240" w:lineRule="auto"/>
        <w:rPr>
          <w:rFonts w:eastAsia="Calibri"/>
        </w:rPr>
      </w:pPr>
    </w:p>
    <w:p w14:paraId="3764F57A" w14:textId="77777777" w:rsidR="000B309A"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6</w:t>
      </w:r>
      <w:r>
        <w:rPr>
          <w:rFonts w:eastAsia="Calibri"/>
        </w:rPr>
        <w:t>]</w:t>
      </w:r>
      <w:r w:rsidR="000B309A">
        <w:rPr>
          <w:rFonts w:eastAsia="Calibri"/>
        </w:rPr>
        <w:t xml:space="preserve"> </w:t>
      </w:r>
      <w:r w:rsidR="000B309A" w:rsidRPr="12E4BECE">
        <w:rPr>
          <w:rFonts w:eastAsia="Calibri"/>
        </w:rPr>
        <w:t xml:space="preserve">In the </w:t>
      </w:r>
      <w:r w:rsidR="000B309A" w:rsidRPr="12E4BECE">
        <w:rPr>
          <w:rFonts w:eastAsia="Calibri"/>
          <w:b/>
          <w:bCs/>
        </w:rPr>
        <w:t xml:space="preserve">past 20 years, </w:t>
      </w:r>
      <w:r w:rsidR="000B309A" w:rsidRPr="12E4BECE">
        <w:rPr>
          <w:rFonts w:eastAsia="Calibri"/>
        </w:rPr>
        <w:t xml:space="preserve">have you spent a </w:t>
      </w:r>
      <w:r w:rsidR="000B309A" w:rsidRPr="12E4BECE">
        <w:rPr>
          <w:rFonts w:eastAsia="Calibri"/>
          <w:b/>
          <w:bCs/>
        </w:rPr>
        <w:t xml:space="preserve">total of 24 months or more </w:t>
      </w:r>
      <w:r w:rsidR="000B309A" w:rsidRPr="12E4BECE">
        <w:rPr>
          <w:rFonts w:eastAsia="Calibri"/>
        </w:rPr>
        <w:t>in any other seasonal or vacation homes in the U.S.?</w:t>
      </w:r>
    </w:p>
    <w:p w14:paraId="372A0C3B" w14:textId="0E795FF0" w:rsidR="000B309A" w:rsidRPr="00AF7794" w:rsidRDefault="000B309A" w:rsidP="000B309A">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_7</w:t>
      </w:r>
    </w:p>
    <w:p w14:paraId="63241523" w14:textId="51AA00E2" w:rsidR="000B309A" w:rsidRPr="00AF7794" w:rsidRDefault="000B309A" w:rsidP="000B309A">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_6</w:t>
      </w:r>
    </w:p>
    <w:p w14:paraId="7A4BDA85" w14:textId="107A0591" w:rsidR="000B309A" w:rsidRPr="002B55F0" w:rsidRDefault="000B309A" w:rsidP="000B309A">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_6</w:t>
      </w:r>
    </w:p>
    <w:p w14:paraId="4B0B155B" w14:textId="77777777" w:rsidR="000B309A" w:rsidRDefault="000B309A" w:rsidP="000B309A">
      <w:pPr>
        <w:spacing w:after="0" w:line="240" w:lineRule="auto"/>
        <w:rPr>
          <w:rFonts w:eastAsia="Calibri" w:cstheme="minorHAnsi"/>
        </w:rPr>
      </w:pPr>
    </w:p>
    <w:p w14:paraId="033F1369" w14:textId="55584B30" w:rsidR="000B309A" w:rsidRDefault="000B309A" w:rsidP="005A07E5">
      <w:pPr>
        <w:spacing w:after="0" w:line="240" w:lineRule="auto"/>
        <w:rPr>
          <w:rFonts w:eastAsia="Calibri"/>
          <w:b/>
          <w:bCs/>
        </w:rPr>
      </w:pPr>
      <w:r>
        <w:rPr>
          <w:rFonts w:eastAsia="Calibri"/>
          <w:b/>
          <w:bCs/>
        </w:rPr>
        <w:t>[DISPLAY SEASADDSUM_6 IF SEASADDOTH6= 0 OR NR</w:t>
      </w:r>
    </w:p>
    <w:p w14:paraId="74E0C17D" w14:textId="7441D41B" w:rsidR="001A61D4" w:rsidRPr="005A07E5" w:rsidRDefault="000B309A" w:rsidP="005A07E5">
      <w:pPr>
        <w:spacing w:after="0" w:line="240" w:lineRule="auto"/>
        <w:rPr>
          <w:rFonts w:eastAsia="Calibri"/>
          <w:b/>
          <w:bCs/>
        </w:rPr>
      </w:pPr>
      <w:r>
        <w:rPr>
          <w:rFonts w:eastAsia="Calibri"/>
          <w:b/>
          <w:bCs/>
        </w:rPr>
        <w:t>ELSE, GO TO SEASADD1_7]</w:t>
      </w:r>
    </w:p>
    <w:p w14:paraId="327B8812" w14:textId="359DBF83" w:rsidR="00175FCD" w:rsidRPr="005A07E5"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6</w:t>
      </w:r>
      <w:r>
        <w:rPr>
          <w:rFonts w:eastAsia="Calibri"/>
        </w:rPr>
        <w:t>]</w:t>
      </w:r>
      <w:r w:rsidR="005936CC">
        <w:rPr>
          <w:rFonts w:eastAsia="Calibri"/>
        </w:rPr>
        <w:t xml:space="preserve"> </w:t>
      </w:r>
      <w:r w:rsidR="00175FCD" w:rsidRPr="00237DF4">
        <w:t xml:space="preserve">Please review the list below and tell us if it includes </w:t>
      </w:r>
      <w:proofErr w:type="gramStart"/>
      <w:r w:rsidR="00175FCD" w:rsidRPr="00237DF4">
        <w:t>all of</w:t>
      </w:r>
      <w:proofErr w:type="gramEnd"/>
      <w:r w:rsidR="00175FCD" w:rsidRPr="00237DF4">
        <w:t xml:space="preserve"> the seasonal or vacation home addresses where you have spent a total of 24 months or more in the past 20 years. </w:t>
      </w:r>
    </w:p>
    <w:p w14:paraId="481FF307" w14:textId="77777777" w:rsidR="00175FCD" w:rsidRDefault="00175FCD" w:rsidP="005A07E5">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0CBB413E"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06C29802" w14:textId="77777777" w:rsidR="00175FCD" w:rsidRDefault="00175FCD" w:rsidP="00175FCD">
      <w:pPr>
        <w:spacing w:after="0" w:line="240" w:lineRule="auto"/>
        <w:ind w:left="720"/>
        <w:rPr>
          <w:rFonts w:eastAsia="Calibri" w:cstheme="minorHAnsi"/>
        </w:rPr>
      </w:pPr>
      <w:r>
        <w:rPr>
          <w:rFonts w:eastAsia="Calibri" w:cstheme="minorHAnsi"/>
        </w:rPr>
        <w:lastRenderedPageBreak/>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724E25D8"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3B0EB43F"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3E25BA91"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3E18A5E2" w14:textId="77777777" w:rsidR="00175FCD" w:rsidRPr="002A7C58" w:rsidRDefault="00175FCD" w:rsidP="00175FCD">
      <w:pPr>
        <w:spacing w:after="0" w:line="240" w:lineRule="auto"/>
        <w:ind w:left="360"/>
        <w:rPr>
          <w:rFonts w:eastAsia="Calibri" w:cstheme="minorHAnsi"/>
        </w:rPr>
      </w:pPr>
    </w:p>
    <w:p w14:paraId="52A09D07"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76B4EBC8" w14:textId="0DF568C7"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5936CC">
        <w:rPr>
          <w:rFonts w:eastAsia="Calibri"/>
          <w:b/>
          <w:bCs/>
        </w:rPr>
        <w:t>7</w:t>
      </w:r>
    </w:p>
    <w:p w14:paraId="15C65A7C"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758A0037" w14:textId="77777777" w:rsidR="00175FCD" w:rsidRDefault="00175FCD" w:rsidP="00175FCD">
      <w:pPr>
        <w:spacing w:after="0" w:line="240" w:lineRule="auto"/>
        <w:ind w:left="360"/>
        <w:rPr>
          <w:rFonts w:eastAsia="Calibri" w:cstheme="minorHAnsi"/>
        </w:rPr>
      </w:pPr>
    </w:p>
    <w:p w14:paraId="4A372E86" w14:textId="1C272613"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7</w:t>
      </w:r>
      <w:r>
        <w:rPr>
          <w:rFonts w:eastAsia="Calibri"/>
          <w:b/>
          <w:bCs/>
        </w:rPr>
        <w:t xml:space="preserve"> IF SEASADDSUM_</w:t>
      </w:r>
      <w:r w:rsidR="005936CC">
        <w:rPr>
          <w:rFonts w:eastAsia="Calibri"/>
          <w:b/>
          <w:bCs/>
        </w:rPr>
        <w:t>6</w:t>
      </w:r>
      <w:r>
        <w:rPr>
          <w:rFonts w:eastAsia="Calibri"/>
          <w:b/>
          <w:bCs/>
        </w:rPr>
        <w:t>= 0</w:t>
      </w:r>
    </w:p>
    <w:p w14:paraId="3C19526A" w14:textId="6277D7EF" w:rsidR="00175FCD" w:rsidRPr="005A07E5" w:rsidRDefault="00175FCD" w:rsidP="005A07E5">
      <w:pPr>
        <w:spacing w:after="0" w:line="240" w:lineRule="auto"/>
        <w:rPr>
          <w:rFonts w:eastAsia="Calibri"/>
        </w:rPr>
      </w:pPr>
      <w:r>
        <w:rPr>
          <w:rFonts w:eastAsia="Calibri"/>
          <w:b/>
          <w:bCs/>
        </w:rPr>
        <w:t>ELSE, GO TO SEASADDYRS]</w:t>
      </w:r>
    </w:p>
    <w:p w14:paraId="7DABE240" w14:textId="05782C66" w:rsidR="00432AEF" w:rsidRPr="005A07E5"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7</w:t>
      </w:r>
      <w:r>
        <w:rPr>
          <w:rFonts w:eastAsia="Calibri"/>
        </w:rPr>
        <w:t>]</w:t>
      </w:r>
      <w:r w:rsidR="00432AEF">
        <w:rPr>
          <w:rFonts w:eastAsia="Calibri"/>
        </w:rPr>
        <w:t xml:space="preserve"> </w:t>
      </w:r>
      <w:r w:rsidR="00432AEF" w:rsidRPr="005A07E5">
        <w:rPr>
          <w:rFonts w:eastAsia="Calibri"/>
        </w:rPr>
        <w:t>What is the full street address of your seasonal or vacation home?</w:t>
      </w:r>
    </w:p>
    <w:p w14:paraId="4613B413"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CF01C6F"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27FBEDE"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19CA1DE5"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9E9AC76"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48A15A5"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06D0847"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1E33B26" w14:textId="71990173"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_7</w:t>
      </w:r>
    </w:p>
    <w:p w14:paraId="373815DF" w14:textId="03BDC4A7" w:rsidR="00432AEF" w:rsidRDefault="00432AEF" w:rsidP="000B0560">
      <w:pPr>
        <w:spacing w:after="0" w:line="240" w:lineRule="auto"/>
        <w:rPr>
          <w:rFonts w:eastAsia="Calibri"/>
        </w:rPr>
      </w:pPr>
    </w:p>
    <w:p w14:paraId="5494CFF4" w14:textId="327E23AC" w:rsidR="000B0560" w:rsidRDefault="000B0560" w:rsidP="000B0560">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_7 IF (SEASADD1_7: CITY, STATE, ZIP, OR COUNTRY= NR)</w:t>
      </w:r>
    </w:p>
    <w:p w14:paraId="6BFA9B4E" w14:textId="7456CFDD" w:rsidR="000B0560" w:rsidRDefault="000B0560" w:rsidP="000B0560">
      <w:pPr>
        <w:tabs>
          <w:tab w:val="left" w:pos="6840"/>
          <w:tab w:val="left" w:pos="7830"/>
          <w:tab w:val="left" w:pos="9360"/>
        </w:tabs>
        <w:spacing w:after="0" w:line="240" w:lineRule="auto"/>
        <w:rPr>
          <w:rFonts w:eastAsia="Calibri" w:cstheme="minorHAnsi"/>
          <w:b/>
        </w:rPr>
      </w:pPr>
      <w:r>
        <w:rPr>
          <w:rFonts w:eastAsia="Calibri" w:cstheme="minorHAnsi"/>
          <w:b/>
        </w:rPr>
        <w:t>ELSE, GO TO SEASADD3_7]</w:t>
      </w:r>
    </w:p>
    <w:p w14:paraId="222DDD70" w14:textId="0824ED1C" w:rsidR="000B0560" w:rsidRPr="005A07E5" w:rsidRDefault="000B0560" w:rsidP="005A07E5">
      <w:pPr>
        <w:spacing w:after="0" w:line="240" w:lineRule="auto"/>
        <w:rPr>
          <w:rFonts w:eastAsia="Calibri"/>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035D859E"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7</w:t>
      </w:r>
      <w:r>
        <w:rPr>
          <w:rFonts w:eastAsia="Calibri"/>
        </w:rPr>
        <w:t>]</w:t>
      </w:r>
      <w:r w:rsidR="00D5377A">
        <w:rPr>
          <w:rFonts w:eastAsia="Calibri"/>
        </w:rPr>
        <w:t xml:space="preserve"> </w:t>
      </w:r>
      <w:r w:rsidR="00D5377A">
        <w:t>Please provide the following information:</w:t>
      </w:r>
    </w:p>
    <w:p w14:paraId="35DB9E9E" w14:textId="52466E4A"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560F149" w14:textId="2725FFF6"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31547D9" w14:textId="02A43801"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27230DD" w14:textId="3FAB6577"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1C970BF" w14:textId="65FBB99E"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050CC84E" w14:textId="77777777" w:rsidR="00AC7E0D" w:rsidRPr="00A64F12" w:rsidRDefault="00AC7E0D" w:rsidP="00D5377A">
      <w:pPr>
        <w:pStyle w:val="ListParagraph"/>
        <w:spacing w:after="0" w:line="240" w:lineRule="auto"/>
        <w:rPr>
          <w:rFonts w:eastAsia="Calibri"/>
        </w:rPr>
      </w:pPr>
    </w:p>
    <w:p w14:paraId="5ED3E2E9" w14:textId="237EB1CF" w:rsidR="00AC7E0D" w:rsidRDefault="00AC7E0D" w:rsidP="00AC7E0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SEASADD3_7 IF (SEASADD1_</w:t>
      </w:r>
      <w:r w:rsidR="002852C0">
        <w:rPr>
          <w:rStyle w:val="normaltextrun"/>
          <w:rFonts w:ascii="Calibri" w:hAnsi="Calibri" w:cs="Calibri"/>
          <w:b/>
          <w:bCs/>
          <w:sz w:val="22"/>
          <w:szCs w:val="22"/>
        </w:rPr>
        <w:t>7</w:t>
      </w:r>
      <w:r>
        <w:rPr>
          <w:rStyle w:val="normaltextrun"/>
          <w:rFonts w:ascii="Calibri" w:hAnsi="Calibri" w:cs="Calibri"/>
          <w:b/>
          <w:bCs/>
          <w:sz w:val="22"/>
          <w:szCs w:val="22"/>
        </w:rPr>
        <w:t xml:space="preserve"> STREET NUMBER= NR AND STREET NAME= NR) AND (CITY, STATE, ZIP, AND/OR COUNTRY ARE ANSWERED IN SEASADD1_</w:t>
      </w:r>
      <w:r w:rsidR="002852C0">
        <w:rPr>
          <w:rStyle w:val="normaltextrun"/>
          <w:rFonts w:ascii="Calibri" w:hAnsi="Calibri" w:cs="Calibri"/>
          <w:b/>
          <w:bCs/>
          <w:sz w:val="22"/>
          <w:szCs w:val="22"/>
        </w:rPr>
        <w:t>7</w:t>
      </w:r>
      <w:r>
        <w:rPr>
          <w:rStyle w:val="normaltextrun"/>
          <w:rFonts w:ascii="Calibri" w:hAnsi="Calibri" w:cs="Calibri"/>
          <w:b/>
          <w:bCs/>
          <w:sz w:val="22"/>
          <w:szCs w:val="22"/>
        </w:rPr>
        <w:t xml:space="preserve"> AND/OR SEASADD2_</w:t>
      </w:r>
      <w:r w:rsidR="002852C0">
        <w:rPr>
          <w:rStyle w:val="normaltextrun"/>
          <w:rFonts w:ascii="Calibri" w:hAnsi="Calibri" w:cs="Calibri"/>
          <w:b/>
          <w:bCs/>
          <w:sz w:val="22"/>
          <w:szCs w:val="22"/>
        </w:rPr>
        <w:t>7</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24B97A2A" w14:textId="0082243E" w:rsidR="001A61D4" w:rsidRPr="00BF78DF" w:rsidRDefault="00AC7E0D" w:rsidP="005A07E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2852C0">
        <w:rPr>
          <w:rStyle w:val="normaltextrun"/>
          <w:rFonts w:ascii="Calibri" w:hAnsi="Calibri" w:cs="Calibri"/>
          <w:b/>
          <w:bCs/>
          <w:sz w:val="22"/>
          <w:szCs w:val="22"/>
        </w:rPr>
        <w:t>7</w:t>
      </w:r>
      <w:r>
        <w:rPr>
          <w:rStyle w:val="normaltextrun"/>
          <w:rFonts w:ascii="Calibri" w:hAnsi="Calibri" w:cs="Calibri"/>
          <w:b/>
          <w:bCs/>
          <w:sz w:val="22"/>
          <w:szCs w:val="22"/>
        </w:rPr>
        <w:t>]</w:t>
      </w:r>
      <w:r>
        <w:rPr>
          <w:rStyle w:val="eop"/>
          <w:rFonts w:ascii="Calibri" w:hAnsi="Calibri" w:cs="Calibri"/>
          <w:sz w:val="22"/>
          <w:szCs w:val="22"/>
        </w:rPr>
        <w:t> </w:t>
      </w:r>
    </w:p>
    <w:p w14:paraId="467189BC"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7</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0CBDCF8F" w14:textId="77777777" w:rsidR="002E7428" w:rsidRDefault="002E7428" w:rsidP="002E7428">
      <w:pPr>
        <w:pStyle w:val="ListParagraph"/>
        <w:spacing w:after="0" w:line="240" w:lineRule="auto"/>
        <w:ind w:left="1440"/>
      </w:pPr>
      <w:r>
        <w:t>Full street name #1</w:t>
      </w:r>
      <w:r>
        <w:tab/>
        <w:t>|________|</w:t>
      </w:r>
    </w:p>
    <w:p w14:paraId="68D067C1" w14:textId="77777777" w:rsidR="002E7428" w:rsidRDefault="002E7428" w:rsidP="002E7428">
      <w:pPr>
        <w:pStyle w:val="ListParagraph"/>
        <w:spacing w:after="0" w:line="240" w:lineRule="auto"/>
        <w:ind w:left="1440"/>
      </w:pPr>
      <w:r>
        <w:t>Full street name #2</w:t>
      </w:r>
      <w:r>
        <w:tab/>
        <w:t>|________|</w:t>
      </w:r>
    </w:p>
    <w:p w14:paraId="1E2949E8"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31050740" w14:textId="3AD06CF7"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_7</w:t>
      </w:r>
    </w:p>
    <w:p w14:paraId="28F3DE0B" w14:textId="77777777" w:rsidR="002E7428" w:rsidRPr="00AF7794" w:rsidRDefault="002E7428" w:rsidP="002E7428">
      <w:pPr>
        <w:spacing w:after="0" w:line="240" w:lineRule="auto"/>
        <w:rPr>
          <w:rFonts w:eastAsia="Calibri" w:cstheme="minorHAnsi"/>
        </w:rPr>
      </w:pPr>
    </w:p>
    <w:p w14:paraId="560BA227" w14:textId="77777777" w:rsidR="008F07C1"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7</w:t>
      </w:r>
      <w:r>
        <w:rPr>
          <w:rFonts w:eastAsia="Calibri"/>
        </w:rPr>
        <w:t>]</w:t>
      </w:r>
      <w:r w:rsidR="008F07C1">
        <w:rPr>
          <w:rFonts w:eastAsia="Calibri"/>
        </w:rPr>
        <w:t xml:space="preserve"> </w:t>
      </w:r>
      <w:r w:rsidR="008F07C1">
        <w:t xml:space="preserve">Here is the information you gave us for this location: </w:t>
      </w:r>
    </w:p>
    <w:p w14:paraId="1758A3D6" w14:textId="6ECD14DC" w:rsidR="008F07C1" w:rsidRPr="00AF7794" w:rsidRDefault="008F07C1" w:rsidP="008F07C1">
      <w:pPr>
        <w:pStyle w:val="ListParagraph"/>
        <w:spacing w:after="0" w:line="240" w:lineRule="auto"/>
        <w:rPr>
          <w:rFonts w:eastAsia="Calibri"/>
        </w:rPr>
      </w:pPr>
      <w:r>
        <w:t>[Insert SEASADD1_7 – SEASADD3_7</w:t>
      </w:r>
      <w:r w:rsidR="001E0B6F">
        <w:t>/the 7</w:t>
      </w:r>
      <w:r w:rsidR="001E0B6F" w:rsidRPr="00BF78DF">
        <w:rPr>
          <w:vertAlign w:val="superscript"/>
        </w:rPr>
        <w:t>th</w:t>
      </w:r>
      <w:r w:rsidR="001E0B6F">
        <w:t xml:space="preserve"> address you provided</w:t>
      </w:r>
      <w:r>
        <w:t>]</w:t>
      </w:r>
    </w:p>
    <w:p w14:paraId="3E921146" w14:textId="77777777" w:rsidR="008F07C1" w:rsidRPr="00AF7794" w:rsidRDefault="008F07C1" w:rsidP="008F07C1">
      <w:pPr>
        <w:spacing w:after="0" w:line="240" w:lineRule="auto"/>
        <w:rPr>
          <w:rFonts w:eastAsia="Calibri" w:cstheme="minorHAnsi"/>
        </w:rPr>
      </w:pPr>
    </w:p>
    <w:p w14:paraId="04AD7DAE" w14:textId="77777777" w:rsidR="008F07C1" w:rsidRPr="00AF7794" w:rsidRDefault="008F07C1" w:rsidP="008F07C1">
      <w:pPr>
        <w:spacing w:after="0" w:line="240" w:lineRule="auto"/>
        <w:ind w:left="720"/>
        <w:rPr>
          <w:rFonts w:eastAsia="Calibri" w:cstheme="minorHAnsi"/>
        </w:rPr>
      </w:pPr>
      <w:r w:rsidRPr="71CC2ABE">
        <w:rPr>
          <w:rFonts w:eastAsia="Calibri"/>
        </w:rPr>
        <w:lastRenderedPageBreak/>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0E1FA658" w14:textId="0EBB281F" w:rsidR="001A61D4" w:rsidRDefault="001A61D4" w:rsidP="00BF78DF">
      <w:pPr>
        <w:pStyle w:val="ListParagraph"/>
        <w:spacing w:after="0" w:line="240" w:lineRule="auto"/>
        <w:rPr>
          <w:rFonts w:eastAsia="Calibri"/>
        </w:rPr>
      </w:pPr>
    </w:p>
    <w:p w14:paraId="30DACB50" w14:textId="77777777" w:rsidR="00616028"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7</w:t>
      </w:r>
      <w:r>
        <w:rPr>
          <w:rFonts w:eastAsia="Calibri"/>
        </w:rPr>
        <w:t>]</w:t>
      </w:r>
      <w:r w:rsidR="00616028">
        <w:rPr>
          <w:rFonts w:eastAsia="Calibri"/>
        </w:rPr>
        <w:t xml:space="preserve"> </w:t>
      </w:r>
      <w:r w:rsidR="00616028" w:rsidRPr="12E4BECE">
        <w:rPr>
          <w:rFonts w:eastAsia="Calibri"/>
        </w:rPr>
        <w:t xml:space="preserve">In the </w:t>
      </w:r>
      <w:r w:rsidR="00616028" w:rsidRPr="12E4BECE">
        <w:rPr>
          <w:rFonts w:eastAsia="Calibri"/>
          <w:b/>
          <w:bCs/>
        </w:rPr>
        <w:t xml:space="preserve">past 20 years, </w:t>
      </w:r>
      <w:r w:rsidR="00616028" w:rsidRPr="12E4BECE">
        <w:rPr>
          <w:rFonts w:eastAsia="Calibri"/>
        </w:rPr>
        <w:t xml:space="preserve">have you spent a </w:t>
      </w:r>
      <w:r w:rsidR="00616028" w:rsidRPr="12E4BECE">
        <w:rPr>
          <w:rFonts w:eastAsia="Calibri"/>
          <w:b/>
          <w:bCs/>
        </w:rPr>
        <w:t xml:space="preserve">total of 24 months or more </w:t>
      </w:r>
      <w:r w:rsidR="00616028" w:rsidRPr="12E4BECE">
        <w:rPr>
          <w:rFonts w:eastAsia="Calibri"/>
        </w:rPr>
        <w:t>in any other seasonal or vacation homes in the U.S.?</w:t>
      </w:r>
    </w:p>
    <w:p w14:paraId="54B68F28" w14:textId="657C223D" w:rsidR="00616028" w:rsidRPr="00AF7794" w:rsidRDefault="00616028" w:rsidP="00616028">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_8</w:t>
      </w:r>
    </w:p>
    <w:p w14:paraId="7A9EDC3A" w14:textId="2149A6BB" w:rsidR="00616028" w:rsidRPr="00AF7794" w:rsidRDefault="00616028" w:rsidP="00616028">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_7</w:t>
      </w:r>
    </w:p>
    <w:p w14:paraId="3B739016" w14:textId="71268922" w:rsidR="00616028" w:rsidRPr="002B55F0" w:rsidRDefault="00616028" w:rsidP="00616028">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_7</w:t>
      </w:r>
    </w:p>
    <w:p w14:paraId="5B6B6EF0" w14:textId="77777777" w:rsidR="00616028" w:rsidRDefault="00616028" w:rsidP="00616028">
      <w:pPr>
        <w:spacing w:after="0" w:line="240" w:lineRule="auto"/>
        <w:rPr>
          <w:rFonts w:eastAsia="Calibri" w:cstheme="minorHAnsi"/>
        </w:rPr>
      </w:pPr>
    </w:p>
    <w:p w14:paraId="438BC9F3" w14:textId="3929DC8E" w:rsidR="00616028" w:rsidRDefault="00616028" w:rsidP="00BF78DF">
      <w:pPr>
        <w:spacing w:after="0" w:line="240" w:lineRule="auto"/>
        <w:rPr>
          <w:rFonts w:eastAsia="Calibri"/>
          <w:b/>
          <w:bCs/>
        </w:rPr>
      </w:pPr>
      <w:r>
        <w:rPr>
          <w:rFonts w:eastAsia="Calibri"/>
          <w:b/>
          <w:bCs/>
        </w:rPr>
        <w:t>[DISPLAY SEASADDSUM_7 IF SEASADDOTH7= 0 OR NR</w:t>
      </w:r>
    </w:p>
    <w:p w14:paraId="64CF442B" w14:textId="519118A5" w:rsidR="00616028" w:rsidRPr="008C40E8" w:rsidRDefault="00616028" w:rsidP="00BF78DF">
      <w:pPr>
        <w:spacing w:after="0" w:line="240" w:lineRule="auto"/>
        <w:rPr>
          <w:rFonts w:eastAsia="Calibri"/>
          <w:b/>
          <w:bCs/>
        </w:rPr>
      </w:pPr>
      <w:r>
        <w:rPr>
          <w:rFonts w:eastAsia="Calibri"/>
          <w:b/>
          <w:bCs/>
        </w:rPr>
        <w:t>ELSE, GO TO SEASADD1_8]</w:t>
      </w:r>
    </w:p>
    <w:p w14:paraId="2504F05E" w14:textId="5D4FC3D7" w:rsidR="00175FCD" w:rsidRPr="00BF78DF"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7</w:t>
      </w:r>
      <w:r>
        <w:rPr>
          <w:rFonts w:eastAsia="Calibri"/>
        </w:rPr>
        <w:t>]</w:t>
      </w:r>
      <w:r w:rsidR="00781B12">
        <w:rPr>
          <w:rFonts w:eastAsia="Calibri"/>
        </w:rPr>
        <w:t xml:space="preserve"> </w:t>
      </w:r>
      <w:r w:rsidR="00175FCD" w:rsidRPr="00237DF4">
        <w:t xml:space="preserve">Please review the list below and tell us if it includes </w:t>
      </w:r>
      <w:proofErr w:type="gramStart"/>
      <w:r w:rsidR="00175FCD" w:rsidRPr="00237DF4">
        <w:t>all of</w:t>
      </w:r>
      <w:proofErr w:type="gramEnd"/>
      <w:r w:rsidR="00175FCD" w:rsidRPr="00237DF4">
        <w:t xml:space="preserve"> the seasonal or vacation home addresses where you have spent a total of 24 months or more in the past 20 years. </w:t>
      </w:r>
    </w:p>
    <w:p w14:paraId="49861BA4" w14:textId="77777777" w:rsidR="00175FCD" w:rsidRDefault="00175FCD" w:rsidP="00BF78DF">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38DF4615"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689075DC"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090657C9"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53626BD9"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01D035A8"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2BA72EFF" w14:textId="77777777" w:rsidR="00175FCD" w:rsidRDefault="00175FCD" w:rsidP="00175FCD">
      <w:pPr>
        <w:spacing w:after="0" w:line="240" w:lineRule="auto"/>
        <w:ind w:left="720"/>
        <w:rPr>
          <w:rFonts w:eastAsia="Calibri" w:cstheme="minorHAnsi"/>
        </w:rPr>
      </w:pPr>
      <w:r>
        <w:rPr>
          <w:rFonts w:eastAsia="Calibri" w:cstheme="minorHAnsi"/>
        </w:rPr>
        <w:t>7</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7</w:t>
      </w:r>
      <w:r w:rsidRPr="00A64F12">
        <w:rPr>
          <w:rFonts w:eastAsia="Calibri" w:cstheme="minorHAnsi"/>
        </w:rPr>
        <w:t xml:space="preserve"> – SEASADD3_</w:t>
      </w:r>
      <w:r>
        <w:rPr>
          <w:rFonts w:eastAsia="Calibri" w:cstheme="minorHAnsi"/>
        </w:rPr>
        <w:t>7</w:t>
      </w:r>
      <w:r w:rsidRPr="00A64F12">
        <w:rPr>
          <w:rFonts w:eastAsia="Calibri" w:cstheme="minorHAnsi"/>
        </w:rPr>
        <w:t xml:space="preserve"> IN ORDER THEY WERE SUBMITTED]</w:t>
      </w:r>
    </w:p>
    <w:p w14:paraId="0B0A62B0" w14:textId="77777777" w:rsidR="00175FCD" w:rsidRPr="002A7C58" w:rsidRDefault="00175FCD" w:rsidP="00175FCD">
      <w:pPr>
        <w:spacing w:after="0" w:line="240" w:lineRule="auto"/>
        <w:ind w:left="360"/>
        <w:rPr>
          <w:rFonts w:eastAsia="Calibri" w:cstheme="minorHAnsi"/>
        </w:rPr>
      </w:pPr>
    </w:p>
    <w:p w14:paraId="2878ABC4"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38625007" w14:textId="104B99F0"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781B12">
        <w:rPr>
          <w:rFonts w:eastAsia="Calibri"/>
          <w:b/>
          <w:bCs/>
        </w:rPr>
        <w:t>8</w:t>
      </w:r>
    </w:p>
    <w:p w14:paraId="2EA4DD82"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05D28A37" w14:textId="77777777" w:rsidR="00175FCD" w:rsidRDefault="00175FCD" w:rsidP="00175FCD">
      <w:pPr>
        <w:spacing w:after="0" w:line="240" w:lineRule="auto"/>
        <w:ind w:left="360"/>
        <w:rPr>
          <w:rFonts w:eastAsia="Calibri" w:cstheme="minorHAnsi"/>
        </w:rPr>
      </w:pPr>
    </w:p>
    <w:p w14:paraId="790D061E" w14:textId="4A1068C7" w:rsidR="00175FCD" w:rsidRDefault="00175FCD" w:rsidP="00175FCD">
      <w:pPr>
        <w:spacing w:after="0" w:line="240" w:lineRule="auto"/>
        <w:rPr>
          <w:rFonts w:eastAsia="Calibri"/>
          <w:b/>
          <w:bCs/>
        </w:rPr>
      </w:pPr>
      <w:r>
        <w:rPr>
          <w:rFonts w:eastAsia="Calibri"/>
          <w:b/>
          <w:bCs/>
        </w:rPr>
        <w:t>[DISPLAY SEASADD1_</w:t>
      </w:r>
      <w:r w:rsidR="00781B12">
        <w:rPr>
          <w:rFonts w:eastAsia="Calibri"/>
          <w:b/>
          <w:bCs/>
        </w:rPr>
        <w:t>8</w:t>
      </w:r>
      <w:r>
        <w:rPr>
          <w:rFonts w:eastAsia="Calibri"/>
          <w:b/>
          <w:bCs/>
        </w:rPr>
        <w:t xml:space="preserve"> IF SEASADDSUM_</w:t>
      </w:r>
      <w:r w:rsidR="00781B12">
        <w:rPr>
          <w:rFonts w:eastAsia="Calibri"/>
          <w:b/>
          <w:bCs/>
        </w:rPr>
        <w:t>7</w:t>
      </w:r>
      <w:r>
        <w:rPr>
          <w:rFonts w:eastAsia="Calibri"/>
          <w:b/>
          <w:bCs/>
        </w:rPr>
        <w:t>= 0</w:t>
      </w:r>
    </w:p>
    <w:p w14:paraId="48E219CF" w14:textId="379AA9BA" w:rsidR="00175FCD" w:rsidRPr="00BF78DF" w:rsidRDefault="00175FCD" w:rsidP="00BF78DF">
      <w:pPr>
        <w:spacing w:after="0" w:line="240" w:lineRule="auto"/>
        <w:rPr>
          <w:rFonts w:eastAsia="Calibri"/>
        </w:rPr>
      </w:pPr>
      <w:r>
        <w:rPr>
          <w:rFonts w:eastAsia="Calibri"/>
          <w:b/>
          <w:bCs/>
        </w:rPr>
        <w:t>ELSE, GO TO SEASADDYRS]</w:t>
      </w:r>
    </w:p>
    <w:p w14:paraId="0B3AADEB" w14:textId="69413FA4" w:rsidR="00432AEF" w:rsidRPr="00BF78DF"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8</w:t>
      </w:r>
      <w:r>
        <w:rPr>
          <w:rFonts w:eastAsia="Calibri"/>
        </w:rPr>
        <w:t>]</w:t>
      </w:r>
      <w:r w:rsidR="00432AEF">
        <w:rPr>
          <w:rFonts w:eastAsia="Calibri"/>
        </w:rPr>
        <w:t xml:space="preserve"> </w:t>
      </w:r>
      <w:r w:rsidR="00432AEF" w:rsidRPr="00BF78DF">
        <w:rPr>
          <w:rFonts w:eastAsia="Calibri"/>
        </w:rPr>
        <w:t>What is the full street address of your seasonal or vacation home?</w:t>
      </w:r>
    </w:p>
    <w:p w14:paraId="652EBF46"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4D6CD564"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3434BEC"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7C47A79"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79B305A"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79AAF9B"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44FAF03"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FFA00E5" w14:textId="574A82E9"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_8</w:t>
      </w:r>
    </w:p>
    <w:p w14:paraId="3F7114A3" w14:textId="77777777" w:rsidR="007B332A" w:rsidRDefault="007B332A" w:rsidP="007B332A">
      <w:pPr>
        <w:tabs>
          <w:tab w:val="left" w:pos="6480"/>
        </w:tabs>
        <w:spacing w:after="0" w:line="240" w:lineRule="auto"/>
        <w:rPr>
          <w:rFonts w:eastAsia="Calibri" w:cstheme="minorHAnsi"/>
          <w:b/>
        </w:rPr>
      </w:pPr>
    </w:p>
    <w:p w14:paraId="41C6F259" w14:textId="0DFECFEE" w:rsidR="007B332A" w:rsidRDefault="007B332A" w:rsidP="007B332A">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_8 IF (SEASADD1_8: CITY, STATE, ZIP, OR COUNTRY= NR)</w:t>
      </w:r>
    </w:p>
    <w:p w14:paraId="084C238A" w14:textId="057EDACE" w:rsidR="007B332A" w:rsidRDefault="007B332A" w:rsidP="007B332A">
      <w:pPr>
        <w:tabs>
          <w:tab w:val="left" w:pos="6840"/>
          <w:tab w:val="left" w:pos="7830"/>
          <w:tab w:val="left" w:pos="9360"/>
        </w:tabs>
        <w:spacing w:after="0" w:line="240" w:lineRule="auto"/>
        <w:rPr>
          <w:rFonts w:eastAsia="Calibri" w:cstheme="minorHAnsi"/>
          <w:b/>
        </w:rPr>
      </w:pPr>
      <w:r>
        <w:rPr>
          <w:rFonts w:eastAsia="Calibri" w:cstheme="minorHAnsi"/>
          <w:b/>
        </w:rPr>
        <w:t>ELSE, GO TO SEASADD3_8]</w:t>
      </w:r>
    </w:p>
    <w:p w14:paraId="118089FF" w14:textId="6BFC2B7D" w:rsidR="00432AEF" w:rsidRPr="00BF78DF" w:rsidRDefault="007B332A" w:rsidP="00BF78DF">
      <w:pPr>
        <w:spacing w:after="0" w:line="240" w:lineRule="auto"/>
        <w:rPr>
          <w:rFonts w:eastAsia="Calibri"/>
        </w:rPr>
      </w:pPr>
      <w:r w:rsidRPr="00BF78DF">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01848C79"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8</w:t>
      </w:r>
      <w:r>
        <w:rPr>
          <w:rFonts w:eastAsia="Calibri"/>
        </w:rPr>
        <w:t>]</w:t>
      </w:r>
      <w:r w:rsidR="00D5377A">
        <w:rPr>
          <w:rFonts w:eastAsia="Calibri"/>
        </w:rPr>
        <w:t xml:space="preserve"> </w:t>
      </w:r>
      <w:r w:rsidR="00D5377A">
        <w:t>Please provide the following information:</w:t>
      </w:r>
    </w:p>
    <w:p w14:paraId="550DB793" w14:textId="1568A3A3"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A487665" w14:textId="697A03FD"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8F2C687" w14:textId="39A408F9" w:rsidR="00D5377A" w:rsidRDefault="00D5377A" w:rsidP="00D5377A">
      <w:pPr>
        <w:pStyle w:val="ListParagraph"/>
        <w:spacing w:after="0" w:line="240" w:lineRule="auto"/>
        <w:rPr>
          <w:rFonts w:eastAsia="Calibri"/>
        </w:rPr>
      </w:pPr>
      <w:r>
        <w:rPr>
          <w:rFonts w:eastAsia="Calibri"/>
        </w:rPr>
        <w:lastRenderedPageBreak/>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4B6E79C" w14:textId="4A3614E9"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7E018D9" w14:textId="2F66CBD7"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15A6CB1A" w14:textId="77777777" w:rsidR="002A3E41" w:rsidRPr="00A64F12" w:rsidRDefault="002A3E41" w:rsidP="00D5377A">
      <w:pPr>
        <w:pStyle w:val="ListParagraph"/>
        <w:spacing w:after="0" w:line="240" w:lineRule="auto"/>
        <w:rPr>
          <w:rFonts w:eastAsia="Calibri"/>
        </w:rPr>
      </w:pPr>
    </w:p>
    <w:p w14:paraId="192D2D65" w14:textId="0511D1E6" w:rsidR="002A3E41" w:rsidRDefault="002A3E41" w:rsidP="002A3E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SEASADD3_8 IF (SEASADD1_8 STREET NUMBER= NR AND STREET NAME= NR) AND (CITY, STATE, ZIP, AND/OR COUNTRY ARE ANSWERED IN SEASADD1_8 AND/OR SEASADD2_8)</w:t>
      </w:r>
      <w:r>
        <w:rPr>
          <w:rStyle w:val="normaltextrun"/>
          <w:rFonts w:ascii="Calibri" w:hAnsi="Calibri" w:cs="Calibri"/>
          <w:sz w:val="22"/>
          <w:szCs w:val="22"/>
        </w:rPr>
        <w:t> </w:t>
      </w:r>
      <w:r>
        <w:rPr>
          <w:rStyle w:val="eop"/>
          <w:rFonts w:ascii="Calibri" w:hAnsi="Calibri" w:cs="Calibri"/>
          <w:sz w:val="22"/>
          <w:szCs w:val="22"/>
        </w:rPr>
        <w:t> </w:t>
      </w:r>
    </w:p>
    <w:p w14:paraId="1EE67EBD" w14:textId="2DD4A37E" w:rsidR="001A61D4" w:rsidRPr="00BF78DF" w:rsidRDefault="002A3E41" w:rsidP="00BF78D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SEASADD4_8]</w:t>
      </w:r>
      <w:r>
        <w:rPr>
          <w:rStyle w:val="eop"/>
          <w:rFonts w:ascii="Calibri" w:hAnsi="Calibri" w:cs="Calibri"/>
          <w:sz w:val="22"/>
          <w:szCs w:val="22"/>
        </w:rPr>
        <w:t> </w:t>
      </w:r>
    </w:p>
    <w:p w14:paraId="72217800"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8</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09059FA0" w14:textId="77777777" w:rsidR="002E7428" w:rsidRDefault="002E7428" w:rsidP="002E7428">
      <w:pPr>
        <w:pStyle w:val="ListParagraph"/>
        <w:spacing w:after="0" w:line="240" w:lineRule="auto"/>
        <w:ind w:left="1440"/>
      </w:pPr>
      <w:r>
        <w:t>Full street name #1</w:t>
      </w:r>
      <w:r>
        <w:tab/>
        <w:t>|________|</w:t>
      </w:r>
    </w:p>
    <w:p w14:paraId="37C967E9" w14:textId="77777777" w:rsidR="002E7428" w:rsidRDefault="002E7428" w:rsidP="002E7428">
      <w:pPr>
        <w:pStyle w:val="ListParagraph"/>
        <w:spacing w:after="0" w:line="240" w:lineRule="auto"/>
        <w:ind w:left="1440"/>
      </w:pPr>
      <w:r>
        <w:t>Full street name #2</w:t>
      </w:r>
      <w:r>
        <w:tab/>
        <w:t>|________|</w:t>
      </w:r>
    </w:p>
    <w:p w14:paraId="44A4249E" w14:textId="77777777" w:rsidR="002E7428" w:rsidRDefault="002E7428" w:rsidP="000771D4">
      <w:pPr>
        <w:spacing w:after="0" w:line="240" w:lineRule="auto"/>
        <w:ind w:left="720" w:firstLine="720"/>
        <w:rPr>
          <w:rFonts w:eastAsia="Calibri"/>
          <w:i/>
          <w:iCs/>
        </w:rPr>
      </w:pPr>
      <w:r>
        <w:rPr>
          <w:rFonts w:eastAsia="Calibri"/>
        </w:rPr>
        <w:t>77</w:t>
      </w:r>
      <w:r>
        <w:rPr>
          <w:rFonts w:eastAsia="Calibri"/>
        </w:rPr>
        <w:tab/>
        <w:t>Don’t know</w:t>
      </w:r>
    </w:p>
    <w:p w14:paraId="681DAC78" w14:textId="3C2E64BA"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_8</w:t>
      </w:r>
    </w:p>
    <w:p w14:paraId="556E6716" w14:textId="77777777" w:rsidR="002E7428" w:rsidRPr="00AF7794" w:rsidRDefault="002E7428" w:rsidP="002E7428">
      <w:pPr>
        <w:spacing w:after="0" w:line="240" w:lineRule="auto"/>
        <w:rPr>
          <w:rFonts w:eastAsia="Calibri" w:cstheme="minorHAnsi"/>
        </w:rPr>
      </w:pPr>
    </w:p>
    <w:p w14:paraId="2A19E0D6" w14:textId="77777777" w:rsidR="008F07C1"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8</w:t>
      </w:r>
      <w:r>
        <w:rPr>
          <w:rFonts w:eastAsia="Calibri"/>
        </w:rPr>
        <w:t>]</w:t>
      </w:r>
      <w:r w:rsidR="008F07C1">
        <w:rPr>
          <w:rFonts w:eastAsia="Calibri"/>
        </w:rPr>
        <w:t xml:space="preserve"> </w:t>
      </w:r>
      <w:r w:rsidR="008F07C1">
        <w:t xml:space="preserve">Here is the information you gave us for this location: </w:t>
      </w:r>
    </w:p>
    <w:p w14:paraId="3DD32D9D" w14:textId="355EDD86" w:rsidR="008F07C1" w:rsidRPr="00AF7794" w:rsidRDefault="008F07C1" w:rsidP="008F07C1">
      <w:pPr>
        <w:pStyle w:val="ListParagraph"/>
        <w:spacing w:after="0" w:line="240" w:lineRule="auto"/>
        <w:rPr>
          <w:rFonts w:eastAsia="Calibri"/>
        </w:rPr>
      </w:pPr>
      <w:r>
        <w:t>[Insert SEASADD1_8 – SEASADD3_8</w:t>
      </w:r>
      <w:r w:rsidR="001E0B6F">
        <w:t>/the 8</w:t>
      </w:r>
      <w:r w:rsidR="001E0B6F" w:rsidRPr="009C59B2">
        <w:rPr>
          <w:vertAlign w:val="superscript"/>
        </w:rPr>
        <w:t>th</w:t>
      </w:r>
      <w:r w:rsidR="001E0B6F">
        <w:t xml:space="preserve"> address you provided</w:t>
      </w:r>
      <w:r>
        <w:t>]</w:t>
      </w:r>
    </w:p>
    <w:p w14:paraId="6989A408" w14:textId="77777777" w:rsidR="008F07C1" w:rsidRPr="00AF7794" w:rsidRDefault="008F07C1" w:rsidP="008F07C1">
      <w:pPr>
        <w:spacing w:after="0" w:line="240" w:lineRule="auto"/>
        <w:rPr>
          <w:rFonts w:eastAsia="Calibri" w:cstheme="minorHAnsi"/>
        </w:rPr>
      </w:pPr>
    </w:p>
    <w:p w14:paraId="6066ADB5"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7FB3EE32" w14:textId="5E22DAAF" w:rsidR="001A61D4" w:rsidRDefault="001A61D4" w:rsidP="009C59B2">
      <w:pPr>
        <w:pStyle w:val="ListParagraph"/>
        <w:spacing w:after="0" w:line="240" w:lineRule="auto"/>
        <w:rPr>
          <w:rFonts w:eastAsia="Calibri"/>
        </w:rPr>
      </w:pPr>
    </w:p>
    <w:p w14:paraId="1E7DA776" w14:textId="77777777" w:rsidR="00064639"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8</w:t>
      </w:r>
      <w:r>
        <w:rPr>
          <w:rFonts w:eastAsia="Calibri"/>
        </w:rPr>
        <w:t>]</w:t>
      </w:r>
      <w:r w:rsidR="00064639">
        <w:rPr>
          <w:rFonts w:eastAsia="Calibri"/>
        </w:rPr>
        <w:t xml:space="preserve"> </w:t>
      </w:r>
      <w:r w:rsidR="00064639" w:rsidRPr="12E4BECE">
        <w:rPr>
          <w:rFonts w:eastAsia="Calibri"/>
        </w:rPr>
        <w:t xml:space="preserve">In the </w:t>
      </w:r>
      <w:r w:rsidR="00064639" w:rsidRPr="12E4BECE">
        <w:rPr>
          <w:rFonts w:eastAsia="Calibri"/>
          <w:b/>
          <w:bCs/>
        </w:rPr>
        <w:t xml:space="preserve">past 20 years, </w:t>
      </w:r>
      <w:r w:rsidR="00064639" w:rsidRPr="12E4BECE">
        <w:rPr>
          <w:rFonts w:eastAsia="Calibri"/>
        </w:rPr>
        <w:t xml:space="preserve">have you spent a </w:t>
      </w:r>
      <w:r w:rsidR="00064639" w:rsidRPr="12E4BECE">
        <w:rPr>
          <w:rFonts w:eastAsia="Calibri"/>
          <w:b/>
          <w:bCs/>
        </w:rPr>
        <w:t xml:space="preserve">total of 24 months or more </w:t>
      </w:r>
      <w:r w:rsidR="00064639" w:rsidRPr="12E4BECE">
        <w:rPr>
          <w:rFonts w:eastAsia="Calibri"/>
        </w:rPr>
        <w:t>in any other seasonal or vacation homes in the U.S.?</w:t>
      </w:r>
    </w:p>
    <w:p w14:paraId="558E2458" w14:textId="43E314C1" w:rsidR="00064639" w:rsidRPr="00AF7794" w:rsidRDefault="00064639" w:rsidP="00064639">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_9</w:t>
      </w:r>
    </w:p>
    <w:p w14:paraId="491532F0" w14:textId="3D97AA65" w:rsidR="00064639" w:rsidRPr="00AF7794" w:rsidRDefault="00064639" w:rsidP="00064639">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_8</w:t>
      </w:r>
    </w:p>
    <w:p w14:paraId="4D4FFB67" w14:textId="2DFFF59D" w:rsidR="00064639" w:rsidRPr="002B55F0" w:rsidRDefault="00064639" w:rsidP="00064639">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_8</w:t>
      </w:r>
    </w:p>
    <w:p w14:paraId="106C6C92" w14:textId="77777777" w:rsidR="00064639" w:rsidRDefault="00064639" w:rsidP="00064639">
      <w:pPr>
        <w:spacing w:after="0" w:line="240" w:lineRule="auto"/>
        <w:rPr>
          <w:rFonts w:eastAsia="Calibri" w:cstheme="minorHAnsi"/>
        </w:rPr>
      </w:pPr>
    </w:p>
    <w:p w14:paraId="2A8DE1D3" w14:textId="4C0BA182" w:rsidR="00064639" w:rsidRDefault="00064639" w:rsidP="009C59B2">
      <w:pPr>
        <w:spacing w:after="0" w:line="240" w:lineRule="auto"/>
        <w:rPr>
          <w:rFonts w:eastAsia="Calibri"/>
          <w:b/>
          <w:bCs/>
        </w:rPr>
      </w:pPr>
      <w:r>
        <w:rPr>
          <w:rFonts w:eastAsia="Calibri"/>
          <w:b/>
          <w:bCs/>
        </w:rPr>
        <w:t>[DISPLAY SEASADDSUM_8 IF SEASADDOTH8= 0 OR NR</w:t>
      </w:r>
    </w:p>
    <w:p w14:paraId="201D2BC1" w14:textId="609DA947" w:rsidR="00064639" w:rsidRPr="008C40E8" w:rsidRDefault="00064639" w:rsidP="009C59B2">
      <w:pPr>
        <w:spacing w:after="0" w:line="240" w:lineRule="auto"/>
        <w:rPr>
          <w:rFonts w:eastAsia="Calibri"/>
          <w:b/>
          <w:bCs/>
        </w:rPr>
      </w:pPr>
      <w:r>
        <w:rPr>
          <w:rFonts w:eastAsia="Calibri"/>
          <w:b/>
          <w:bCs/>
        </w:rPr>
        <w:t>ELSE, GO TO SEASADD1_9]</w:t>
      </w:r>
    </w:p>
    <w:p w14:paraId="6144632D" w14:textId="5B479147" w:rsidR="00175FCD" w:rsidRPr="009C59B2"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8</w:t>
      </w:r>
      <w:r>
        <w:rPr>
          <w:rFonts w:eastAsia="Calibri"/>
        </w:rPr>
        <w:t>]</w:t>
      </w:r>
      <w:r w:rsidR="00781B12">
        <w:rPr>
          <w:rFonts w:eastAsia="Calibri"/>
        </w:rPr>
        <w:t xml:space="preserve"> </w:t>
      </w:r>
      <w:r w:rsidR="00175FCD" w:rsidRPr="00237DF4">
        <w:t xml:space="preserve">Please review the list below and tell us if it includes </w:t>
      </w:r>
      <w:proofErr w:type="gramStart"/>
      <w:r w:rsidR="00175FCD" w:rsidRPr="00237DF4">
        <w:t>all of</w:t>
      </w:r>
      <w:proofErr w:type="gramEnd"/>
      <w:r w:rsidR="00175FCD" w:rsidRPr="00237DF4">
        <w:t xml:space="preserve"> the seasonal or vacation home addresses where you have spent a total of 24 months or more in the past 20 years. </w:t>
      </w:r>
    </w:p>
    <w:p w14:paraId="179DA4B2" w14:textId="77777777" w:rsidR="00175FCD" w:rsidRDefault="00175FCD" w:rsidP="009C59B2">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15C3F0FF"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1901202F"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5B3C71BB"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38E3F7CA"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1CA5C698"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1EC07044" w14:textId="77777777" w:rsidR="00175FCD" w:rsidRDefault="00175FCD" w:rsidP="00175FCD">
      <w:pPr>
        <w:spacing w:after="0" w:line="240" w:lineRule="auto"/>
        <w:ind w:left="720"/>
        <w:rPr>
          <w:rFonts w:eastAsia="Calibri" w:cstheme="minorHAnsi"/>
        </w:rPr>
      </w:pPr>
      <w:r>
        <w:rPr>
          <w:rFonts w:eastAsia="Calibri" w:cstheme="minorHAnsi"/>
        </w:rPr>
        <w:t>7</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7</w:t>
      </w:r>
      <w:r w:rsidRPr="00A64F12">
        <w:rPr>
          <w:rFonts w:eastAsia="Calibri" w:cstheme="minorHAnsi"/>
        </w:rPr>
        <w:t xml:space="preserve"> – SEASADD3_</w:t>
      </w:r>
      <w:r>
        <w:rPr>
          <w:rFonts w:eastAsia="Calibri" w:cstheme="minorHAnsi"/>
        </w:rPr>
        <w:t>7</w:t>
      </w:r>
      <w:r w:rsidRPr="00A64F12">
        <w:rPr>
          <w:rFonts w:eastAsia="Calibri" w:cstheme="minorHAnsi"/>
        </w:rPr>
        <w:t xml:space="preserve"> IN ORDER THEY WERE SUBMITTED]</w:t>
      </w:r>
    </w:p>
    <w:p w14:paraId="579F9946" w14:textId="77777777" w:rsidR="00175FCD" w:rsidRDefault="00175FCD" w:rsidP="00175FCD">
      <w:pPr>
        <w:spacing w:after="0" w:line="240" w:lineRule="auto"/>
        <w:ind w:left="720"/>
        <w:rPr>
          <w:rFonts w:eastAsia="Calibri" w:cstheme="minorHAnsi"/>
        </w:rPr>
      </w:pPr>
      <w:r>
        <w:rPr>
          <w:rFonts w:eastAsia="Calibri" w:cstheme="minorHAnsi"/>
        </w:rPr>
        <w:t>8</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8</w:t>
      </w:r>
      <w:r w:rsidRPr="00A64F12">
        <w:rPr>
          <w:rFonts w:eastAsia="Calibri" w:cstheme="minorHAnsi"/>
        </w:rPr>
        <w:t xml:space="preserve"> – SEASADD3_</w:t>
      </w:r>
      <w:r>
        <w:rPr>
          <w:rFonts w:eastAsia="Calibri" w:cstheme="minorHAnsi"/>
        </w:rPr>
        <w:t>8</w:t>
      </w:r>
      <w:r w:rsidRPr="00A64F12">
        <w:rPr>
          <w:rFonts w:eastAsia="Calibri" w:cstheme="minorHAnsi"/>
        </w:rPr>
        <w:t xml:space="preserve"> IN ORDER THEY WERE SUBMITTED]</w:t>
      </w:r>
    </w:p>
    <w:p w14:paraId="623E5E49" w14:textId="77777777" w:rsidR="00175FCD" w:rsidRPr="002A7C58" w:rsidRDefault="00175FCD" w:rsidP="00175FCD">
      <w:pPr>
        <w:spacing w:after="0" w:line="240" w:lineRule="auto"/>
        <w:ind w:left="360"/>
        <w:rPr>
          <w:rFonts w:eastAsia="Calibri" w:cstheme="minorHAnsi"/>
        </w:rPr>
      </w:pPr>
    </w:p>
    <w:p w14:paraId="0DB3FF59"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4D57B13A" w14:textId="12720722"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781B12">
        <w:rPr>
          <w:rFonts w:eastAsia="Calibri"/>
          <w:b/>
          <w:bCs/>
        </w:rPr>
        <w:t>9</w:t>
      </w:r>
    </w:p>
    <w:p w14:paraId="3836EB3E"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2DEB75F4" w14:textId="77777777" w:rsidR="00175FCD" w:rsidRDefault="00175FCD" w:rsidP="00175FCD">
      <w:pPr>
        <w:spacing w:after="0" w:line="240" w:lineRule="auto"/>
        <w:ind w:left="360"/>
        <w:rPr>
          <w:rFonts w:eastAsia="Calibri" w:cstheme="minorHAnsi"/>
        </w:rPr>
      </w:pPr>
    </w:p>
    <w:p w14:paraId="3D18CF9B" w14:textId="07B4DE19" w:rsidR="00175FCD" w:rsidRDefault="00175FCD" w:rsidP="00175FCD">
      <w:pPr>
        <w:spacing w:after="0" w:line="240" w:lineRule="auto"/>
        <w:rPr>
          <w:rFonts w:eastAsia="Calibri"/>
          <w:b/>
          <w:bCs/>
        </w:rPr>
      </w:pPr>
      <w:r>
        <w:rPr>
          <w:rFonts w:eastAsia="Calibri"/>
          <w:b/>
          <w:bCs/>
        </w:rPr>
        <w:t>[DISPLAY SEASADD1_</w:t>
      </w:r>
      <w:r w:rsidR="00781B12">
        <w:rPr>
          <w:rFonts w:eastAsia="Calibri"/>
          <w:b/>
          <w:bCs/>
        </w:rPr>
        <w:t>9</w:t>
      </w:r>
      <w:r>
        <w:rPr>
          <w:rFonts w:eastAsia="Calibri"/>
          <w:b/>
          <w:bCs/>
        </w:rPr>
        <w:t xml:space="preserve"> IF SEASADDSUM_</w:t>
      </w:r>
      <w:r w:rsidR="00781B12">
        <w:rPr>
          <w:rFonts w:eastAsia="Calibri"/>
          <w:b/>
          <w:bCs/>
        </w:rPr>
        <w:t>8</w:t>
      </w:r>
      <w:r>
        <w:rPr>
          <w:rFonts w:eastAsia="Calibri"/>
          <w:b/>
          <w:bCs/>
        </w:rPr>
        <w:t>= 0</w:t>
      </w:r>
    </w:p>
    <w:p w14:paraId="202C5EFA" w14:textId="183618C7" w:rsidR="00175FCD" w:rsidRPr="009C59B2" w:rsidRDefault="00175FCD" w:rsidP="009C59B2">
      <w:pPr>
        <w:spacing w:after="0" w:line="240" w:lineRule="auto"/>
        <w:rPr>
          <w:rFonts w:eastAsia="Calibri"/>
        </w:rPr>
      </w:pPr>
      <w:r>
        <w:rPr>
          <w:rFonts w:eastAsia="Calibri"/>
          <w:b/>
          <w:bCs/>
        </w:rPr>
        <w:t>ELSE, GO TO SEASADDYRS]</w:t>
      </w:r>
    </w:p>
    <w:p w14:paraId="08B99141" w14:textId="3617814A" w:rsidR="00432AEF" w:rsidRPr="009C59B2" w:rsidRDefault="001A61D4" w:rsidP="008B16AA">
      <w:pPr>
        <w:pStyle w:val="ListParagraph"/>
        <w:numPr>
          <w:ilvl w:val="0"/>
          <w:numId w:val="7"/>
        </w:numPr>
        <w:spacing w:after="0" w:line="240" w:lineRule="auto"/>
        <w:rPr>
          <w:rFonts w:eastAsia="Calibri"/>
        </w:rPr>
      </w:pPr>
      <w:r>
        <w:rPr>
          <w:rFonts w:eastAsia="Calibri"/>
        </w:rPr>
        <w:t>[SEASADD1_</w:t>
      </w:r>
      <w:r w:rsidR="003F09B9">
        <w:rPr>
          <w:rFonts w:eastAsia="Calibri"/>
        </w:rPr>
        <w:t>9</w:t>
      </w:r>
      <w:r>
        <w:rPr>
          <w:rFonts w:eastAsia="Calibri"/>
        </w:rPr>
        <w:t>]</w:t>
      </w:r>
      <w:r w:rsidR="00432AEF">
        <w:rPr>
          <w:rFonts w:eastAsia="Calibri"/>
        </w:rPr>
        <w:t xml:space="preserve"> </w:t>
      </w:r>
      <w:r w:rsidR="00432AEF" w:rsidRPr="009C59B2">
        <w:rPr>
          <w:rFonts w:eastAsia="Calibri"/>
        </w:rPr>
        <w:t>What is the full street address of your seasonal or vacation home?</w:t>
      </w:r>
    </w:p>
    <w:p w14:paraId="52061253"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4DF9DE55" w14:textId="77777777" w:rsidR="00432AEF" w:rsidRDefault="00432AEF" w:rsidP="00432AEF">
      <w:pPr>
        <w:pStyle w:val="ListParagraph"/>
        <w:spacing w:after="0" w:line="240" w:lineRule="auto"/>
        <w:rPr>
          <w:rFonts w:eastAsia="Calibri"/>
        </w:rPr>
      </w:pPr>
      <w:r>
        <w:rPr>
          <w:rFonts w:eastAsia="Calibri"/>
        </w:rPr>
        <w:lastRenderedPageBreak/>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D3371A"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12F59A38"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2A0B8A"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09ABFD"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117D052"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99F913D" w14:textId="1276C085"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_9</w:t>
      </w:r>
    </w:p>
    <w:p w14:paraId="370CFFAE" w14:textId="560A16AE" w:rsidR="00432AEF" w:rsidRDefault="00432AEF" w:rsidP="00364A49">
      <w:pPr>
        <w:spacing w:after="0" w:line="240" w:lineRule="auto"/>
        <w:rPr>
          <w:rFonts w:eastAsia="Calibri" w:cstheme="minorHAnsi"/>
          <w:b/>
        </w:rPr>
      </w:pPr>
    </w:p>
    <w:p w14:paraId="2A591A16" w14:textId="4B9A8FCE" w:rsidR="00364A49" w:rsidRDefault="00364A49" w:rsidP="00364A49">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_9 IF (SEASADD1_</w:t>
      </w:r>
      <w:r w:rsidR="007D489C">
        <w:rPr>
          <w:rFonts w:eastAsia="Calibri" w:cstheme="minorHAnsi"/>
          <w:b/>
        </w:rPr>
        <w:t>9</w:t>
      </w:r>
      <w:r>
        <w:rPr>
          <w:rFonts w:eastAsia="Calibri" w:cstheme="minorHAnsi"/>
          <w:b/>
        </w:rPr>
        <w:t>: CITY, STATE, ZIP, OR COUNTRY= NR)</w:t>
      </w:r>
    </w:p>
    <w:p w14:paraId="374A7B36" w14:textId="28CBD6D5" w:rsidR="00364A49" w:rsidRDefault="00364A49" w:rsidP="00364A49">
      <w:pPr>
        <w:tabs>
          <w:tab w:val="left" w:pos="6840"/>
          <w:tab w:val="left" w:pos="7830"/>
          <w:tab w:val="left" w:pos="9360"/>
        </w:tabs>
        <w:spacing w:after="0" w:line="240" w:lineRule="auto"/>
        <w:rPr>
          <w:rFonts w:eastAsia="Calibri" w:cstheme="minorHAnsi"/>
          <w:b/>
        </w:rPr>
      </w:pPr>
      <w:r>
        <w:rPr>
          <w:rFonts w:eastAsia="Calibri" w:cstheme="minorHAnsi"/>
          <w:b/>
        </w:rPr>
        <w:t>ELSE, GO TO SEASADD3_</w:t>
      </w:r>
      <w:r w:rsidR="007D489C">
        <w:rPr>
          <w:rFonts w:eastAsia="Calibri" w:cstheme="minorHAnsi"/>
          <w:b/>
        </w:rPr>
        <w:t>9</w:t>
      </w:r>
      <w:r>
        <w:rPr>
          <w:rFonts w:eastAsia="Calibri" w:cstheme="minorHAnsi"/>
          <w:b/>
        </w:rPr>
        <w:t>]</w:t>
      </w:r>
    </w:p>
    <w:p w14:paraId="5C14F072" w14:textId="3F658974" w:rsidR="00364A49" w:rsidRPr="009C59B2" w:rsidRDefault="00364A49" w:rsidP="009C59B2">
      <w:pPr>
        <w:spacing w:after="0" w:line="240" w:lineRule="auto"/>
        <w:rPr>
          <w:rFonts w:eastAsia="Calibri"/>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3A106605"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3F09B9">
        <w:rPr>
          <w:rFonts w:eastAsia="Calibri"/>
        </w:rPr>
        <w:t>9</w:t>
      </w:r>
      <w:r>
        <w:rPr>
          <w:rFonts w:eastAsia="Calibri"/>
        </w:rPr>
        <w:t>]</w:t>
      </w:r>
      <w:r w:rsidR="00D5377A">
        <w:rPr>
          <w:rFonts w:eastAsia="Calibri"/>
        </w:rPr>
        <w:t xml:space="preserve"> </w:t>
      </w:r>
      <w:r w:rsidR="00D5377A">
        <w:t>Please provide the following information:</w:t>
      </w:r>
    </w:p>
    <w:p w14:paraId="222699DF" w14:textId="7A0B74EE"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DE9C180" w14:textId="23533710"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BB11BE6" w14:textId="5D16C3BD"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4881C92" w14:textId="0951D907"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4BCFAF5" w14:textId="0C938C84"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13826E5C" w14:textId="77777777" w:rsidR="001630A1" w:rsidRPr="00A64F12" w:rsidRDefault="001630A1" w:rsidP="00D5377A">
      <w:pPr>
        <w:pStyle w:val="ListParagraph"/>
        <w:spacing w:after="0" w:line="240" w:lineRule="auto"/>
        <w:rPr>
          <w:rFonts w:eastAsia="Calibri"/>
        </w:rPr>
      </w:pPr>
    </w:p>
    <w:p w14:paraId="263CD901" w14:textId="7CC6F4D5" w:rsidR="001630A1" w:rsidRDefault="001630A1" w:rsidP="001630A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SEASADD3_9 IF (SEASADD1_9 STREET NUMBER= NR AND STREET NAME= NR) AND (CITY, STATE, ZIP, AND/OR COUNTRY ARE ANSWERED IN SEASADD1_9 AND/OR SEASADD2_9)</w:t>
      </w:r>
      <w:r>
        <w:rPr>
          <w:rStyle w:val="normaltextrun"/>
          <w:rFonts w:ascii="Calibri" w:hAnsi="Calibri" w:cs="Calibri"/>
          <w:sz w:val="22"/>
          <w:szCs w:val="22"/>
        </w:rPr>
        <w:t> </w:t>
      </w:r>
      <w:r>
        <w:rPr>
          <w:rStyle w:val="eop"/>
          <w:rFonts w:ascii="Calibri" w:hAnsi="Calibri" w:cs="Calibri"/>
          <w:sz w:val="22"/>
          <w:szCs w:val="22"/>
        </w:rPr>
        <w:t> </w:t>
      </w:r>
    </w:p>
    <w:p w14:paraId="6B33669B" w14:textId="5FEC606A" w:rsidR="001A61D4" w:rsidRPr="00C465CC" w:rsidRDefault="001630A1" w:rsidP="00C465C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SEASADD4_9]</w:t>
      </w:r>
      <w:r>
        <w:rPr>
          <w:rStyle w:val="eop"/>
          <w:rFonts w:ascii="Calibri" w:hAnsi="Calibri" w:cs="Calibri"/>
          <w:sz w:val="22"/>
          <w:szCs w:val="22"/>
        </w:rPr>
        <w:t> </w:t>
      </w:r>
    </w:p>
    <w:p w14:paraId="2A7CD545"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3F09B9">
        <w:rPr>
          <w:rFonts w:eastAsia="Calibri"/>
        </w:rPr>
        <w:t>9</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120E8938" w14:textId="77777777" w:rsidR="002E7428" w:rsidRDefault="002E7428" w:rsidP="002E7428">
      <w:pPr>
        <w:pStyle w:val="ListParagraph"/>
        <w:spacing w:after="0" w:line="240" w:lineRule="auto"/>
        <w:ind w:left="1440"/>
      </w:pPr>
      <w:r>
        <w:t>Full street name #1</w:t>
      </w:r>
      <w:r>
        <w:tab/>
        <w:t>|________|</w:t>
      </w:r>
    </w:p>
    <w:p w14:paraId="52B2D1F4" w14:textId="77777777" w:rsidR="002E7428" w:rsidRDefault="002E7428" w:rsidP="002E7428">
      <w:pPr>
        <w:pStyle w:val="ListParagraph"/>
        <w:spacing w:after="0" w:line="240" w:lineRule="auto"/>
        <w:ind w:left="1440"/>
      </w:pPr>
      <w:r>
        <w:t>Full street name #2</w:t>
      </w:r>
      <w:r>
        <w:tab/>
        <w:t>|________|</w:t>
      </w:r>
    </w:p>
    <w:p w14:paraId="312D68B7" w14:textId="77777777" w:rsidR="002E7428" w:rsidRDefault="002E7428" w:rsidP="000771D4">
      <w:pPr>
        <w:spacing w:after="0" w:line="240" w:lineRule="auto"/>
        <w:ind w:left="720" w:firstLine="720"/>
        <w:rPr>
          <w:rFonts w:eastAsia="Calibri"/>
          <w:i/>
          <w:iCs/>
        </w:rPr>
      </w:pPr>
      <w:r>
        <w:rPr>
          <w:rFonts w:eastAsia="Calibri"/>
        </w:rPr>
        <w:t>77</w:t>
      </w:r>
      <w:r>
        <w:rPr>
          <w:rFonts w:eastAsia="Calibri"/>
        </w:rPr>
        <w:tab/>
        <w:t>Don’t know</w:t>
      </w:r>
    </w:p>
    <w:p w14:paraId="3616FD9D" w14:textId="413CABE2"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_9</w:t>
      </w:r>
    </w:p>
    <w:p w14:paraId="2B0C2E4D" w14:textId="77777777" w:rsidR="002E7428" w:rsidRPr="00AF7794" w:rsidRDefault="002E7428" w:rsidP="002E7428">
      <w:pPr>
        <w:spacing w:after="0" w:line="240" w:lineRule="auto"/>
        <w:rPr>
          <w:rFonts w:eastAsia="Calibri" w:cstheme="minorHAnsi"/>
        </w:rPr>
      </w:pPr>
    </w:p>
    <w:p w14:paraId="2B5818CC" w14:textId="77777777" w:rsidR="008F07C1" w:rsidRPr="00A64F12" w:rsidRDefault="001A61D4" w:rsidP="008B16AA">
      <w:pPr>
        <w:pStyle w:val="ListParagraph"/>
        <w:numPr>
          <w:ilvl w:val="0"/>
          <w:numId w:val="7"/>
        </w:numPr>
        <w:spacing w:after="0" w:line="240" w:lineRule="auto"/>
        <w:rPr>
          <w:rFonts w:eastAsia="Calibri"/>
        </w:rPr>
      </w:pPr>
      <w:r>
        <w:rPr>
          <w:rFonts w:eastAsia="Calibri"/>
        </w:rPr>
        <w:t>[SEASADD4_</w:t>
      </w:r>
      <w:r w:rsidR="003F09B9">
        <w:rPr>
          <w:rFonts w:eastAsia="Calibri"/>
        </w:rPr>
        <w:t>9</w:t>
      </w:r>
      <w:r>
        <w:rPr>
          <w:rFonts w:eastAsia="Calibri"/>
        </w:rPr>
        <w:t>]</w:t>
      </w:r>
      <w:r w:rsidR="008F07C1">
        <w:rPr>
          <w:rFonts w:eastAsia="Calibri"/>
        </w:rPr>
        <w:t xml:space="preserve"> </w:t>
      </w:r>
      <w:r w:rsidR="008F07C1">
        <w:t xml:space="preserve">Here is the information you gave us for this location: </w:t>
      </w:r>
    </w:p>
    <w:p w14:paraId="6DBC2299" w14:textId="10BA214F" w:rsidR="008F07C1" w:rsidRPr="00AF7794" w:rsidRDefault="008F07C1" w:rsidP="008F07C1">
      <w:pPr>
        <w:pStyle w:val="ListParagraph"/>
        <w:spacing w:after="0" w:line="240" w:lineRule="auto"/>
        <w:rPr>
          <w:rFonts w:eastAsia="Calibri"/>
        </w:rPr>
      </w:pPr>
      <w:r>
        <w:t>[Insert SEASADD1_9 – SEASADD3_9</w:t>
      </w:r>
      <w:r w:rsidR="00C4243E">
        <w:t>/the 9</w:t>
      </w:r>
      <w:r w:rsidR="00C4243E" w:rsidRPr="00C465CC">
        <w:rPr>
          <w:vertAlign w:val="superscript"/>
        </w:rPr>
        <w:t>th</w:t>
      </w:r>
      <w:r w:rsidR="00C4243E">
        <w:t xml:space="preserve"> address you provided</w:t>
      </w:r>
      <w:r>
        <w:t>]</w:t>
      </w:r>
    </w:p>
    <w:p w14:paraId="65883546" w14:textId="77777777" w:rsidR="008F07C1" w:rsidRPr="00AF7794" w:rsidRDefault="008F07C1" w:rsidP="008F07C1">
      <w:pPr>
        <w:spacing w:after="0" w:line="240" w:lineRule="auto"/>
        <w:rPr>
          <w:rFonts w:eastAsia="Calibri" w:cstheme="minorHAnsi"/>
        </w:rPr>
      </w:pPr>
    </w:p>
    <w:p w14:paraId="3570BBA3"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0CBD1BBA" w14:textId="40DB23B2" w:rsidR="001A61D4" w:rsidRDefault="001A61D4" w:rsidP="00C465CC">
      <w:pPr>
        <w:pStyle w:val="ListParagraph"/>
        <w:spacing w:after="0" w:line="240" w:lineRule="auto"/>
        <w:rPr>
          <w:rFonts w:eastAsia="Calibri"/>
        </w:rPr>
      </w:pPr>
    </w:p>
    <w:p w14:paraId="5779E4E3" w14:textId="77777777" w:rsidR="00943AA1" w:rsidRPr="00AF7794" w:rsidRDefault="001A61D4" w:rsidP="008B16AA">
      <w:pPr>
        <w:pStyle w:val="ListParagraph"/>
        <w:numPr>
          <w:ilvl w:val="0"/>
          <w:numId w:val="7"/>
        </w:numPr>
        <w:spacing w:after="0" w:line="240" w:lineRule="auto"/>
        <w:rPr>
          <w:rFonts w:eastAsia="Calibri"/>
        </w:rPr>
      </w:pPr>
      <w:r>
        <w:rPr>
          <w:rFonts w:eastAsia="Calibri"/>
        </w:rPr>
        <w:t>[SEASADDOTH</w:t>
      </w:r>
      <w:r w:rsidR="003F09B9">
        <w:rPr>
          <w:rFonts w:eastAsia="Calibri"/>
        </w:rPr>
        <w:t>9</w:t>
      </w:r>
      <w:r>
        <w:rPr>
          <w:rFonts w:eastAsia="Calibri"/>
        </w:rPr>
        <w:t>]</w:t>
      </w:r>
      <w:r w:rsidR="00943AA1">
        <w:rPr>
          <w:rFonts w:eastAsia="Calibri"/>
        </w:rPr>
        <w:t xml:space="preserve"> </w:t>
      </w:r>
      <w:r w:rsidR="00943AA1" w:rsidRPr="12E4BECE">
        <w:rPr>
          <w:rFonts w:eastAsia="Calibri"/>
        </w:rPr>
        <w:t xml:space="preserve">In the </w:t>
      </w:r>
      <w:r w:rsidR="00943AA1" w:rsidRPr="12E4BECE">
        <w:rPr>
          <w:rFonts w:eastAsia="Calibri"/>
          <w:b/>
          <w:bCs/>
        </w:rPr>
        <w:t xml:space="preserve">past 20 years, </w:t>
      </w:r>
      <w:r w:rsidR="00943AA1" w:rsidRPr="12E4BECE">
        <w:rPr>
          <w:rFonts w:eastAsia="Calibri"/>
        </w:rPr>
        <w:t xml:space="preserve">have you spent a </w:t>
      </w:r>
      <w:r w:rsidR="00943AA1" w:rsidRPr="12E4BECE">
        <w:rPr>
          <w:rFonts w:eastAsia="Calibri"/>
          <w:b/>
          <w:bCs/>
        </w:rPr>
        <w:t xml:space="preserve">total of 24 months or more </w:t>
      </w:r>
      <w:r w:rsidR="00943AA1" w:rsidRPr="12E4BECE">
        <w:rPr>
          <w:rFonts w:eastAsia="Calibri"/>
        </w:rPr>
        <w:t>in any other seasonal or vacation homes in the U.S.?</w:t>
      </w:r>
    </w:p>
    <w:p w14:paraId="7A4EBA3E" w14:textId="1C3922E1" w:rsidR="00943AA1" w:rsidRPr="00AF7794" w:rsidRDefault="00943AA1" w:rsidP="00943AA1">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_10</w:t>
      </w:r>
    </w:p>
    <w:p w14:paraId="394BDE4D" w14:textId="7C00CB76" w:rsidR="00943AA1" w:rsidRPr="00AF7794" w:rsidRDefault="00943AA1" w:rsidP="00943AA1">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_9</w:t>
      </w:r>
    </w:p>
    <w:p w14:paraId="2E9BFA87" w14:textId="768200A0" w:rsidR="00943AA1" w:rsidRPr="002B55F0" w:rsidRDefault="00943AA1" w:rsidP="00943AA1">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_9</w:t>
      </w:r>
    </w:p>
    <w:p w14:paraId="30E6DC9E" w14:textId="77777777" w:rsidR="00943AA1" w:rsidRDefault="00943AA1" w:rsidP="00943AA1">
      <w:pPr>
        <w:spacing w:after="0" w:line="240" w:lineRule="auto"/>
        <w:rPr>
          <w:rFonts w:eastAsia="Calibri" w:cstheme="minorHAnsi"/>
        </w:rPr>
      </w:pPr>
    </w:p>
    <w:p w14:paraId="23AA6F7E" w14:textId="5A4AD4EC" w:rsidR="00943AA1" w:rsidRDefault="00943AA1" w:rsidP="00C465CC">
      <w:pPr>
        <w:spacing w:after="0" w:line="240" w:lineRule="auto"/>
        <w:rPr>
          <w:rFonts w:eastAsia="Calibri"/>
          <w:b/>
          <w:bCs/>
        </w:rPr>
      </w:pPr>
      <w:r>
        <w:rPr>
          <w:rFonts w:eastAsia="Calibri"/>
          <w:b/>
          <w:bCs/>
        </w:rPr>
        <w:t>[DISPLAY SEASADDSUM_9 IF SEASADDOTH9= 0 OR NR</w:t>
      </w:r>
    </w:p>
    <w:p w14:paraId="5C84034C" w14:textId="145CC5BB" w:rsidR="00943AA1" w:rsidRPr="008C40E8" w:rsidRDefault="00943AA1" w:rsidP="00C465CC">
      <w:pPr>
        <w:spacing w:after="0" w:line="240" w:lineRule="auto"/>
        <w:rPr>
          <w:rFonts w:eastAsia="Calibri"/>
          <w:b/>
          <w:bCs/>
        </w:rPr>
      </w:pPr>
      <w:r>
        <w:rPr>
          <w:rFonts w:eastAsia="Calibri"/>
          <w:b/>
          <w:bCs/>
        </w:rPr>
        <w:t>ELSE, GO TO SEASADD1_10]</w:t>
      </w:r>
    </w:p>
    <w:p w14:paraId="66A20E00" w14:textId="084EDC9A" w:rsidR="00175FCD" w:rsidRPr="00C465CC" w:rsidRDefault="001A61D4" w:rsidP="008B16AA">
      <w:pPr>
        <w:pStyle w:val="ListParagraph"/>
        <w:numPr>
          <w:ilvl w:val="0"/>
          <w:numId w:val="7"/>
        </w:numPr>
        <w:spacing w:after="0" w:line="240" w:lineRule="auto"/>
        <w:rPr>
          <w:rFonts w:eastAsia="Calibri"/>
        </w:rPr>
      </w:pPr>
      <w:r>
        <w:rPr>
          <w:rFonts w:eastAsia="Calibri"/>
        </w:rPr>
        <w:t>[SEASADDSUM_</w:t>
      </w:r>
      <w:r w:rsidR="003F09B9">
        <w:rPr>
          <w:rFonts w:eastAsia="Calibri"/>
        </w:rPr>
        <w:t>9</w:t>
      </w:r>
      <w:r>
        <w:rPr>
          <w:rFonts w:eastAsia="Calibri"/>
        </w:rPr>
        <w:t>]</w:t>
      </w:r>
      <w:r w:rsidR="00781B12">
        <w:rPr>
          <w:rFonts w:eastAsia="Calibri"/>
        </w:rPr>
        <w:t xml:space="preserve"> </w:t>
      </w:r>
      <w:r w:rsidR="00175FCD" w:rsidRPr="00237DF4">
        <w:t xml:space="preserve">Please review the list below and tell us if it includes </w:t>
      </w:r>
      <w:proofErr w:type="gramStart"/>
      <w:r w:rsidR="00175FCD" w:rsidRPr="00237DF4">
        <w:t>all of</w:t>
      </w:r>
      <w:proofErr w:type="gramEnd"/>
      <w:r w:rsidR="00175FCD" w:rsidRPr="00237DF4">
        <w:t xml:space="preserve"> the seasonal or vacation home addresses where you have spent a total of 24 months or more in the past 20 years. </w:t>
      </w:r>
    </w:p>
    <w:p w14:paraId="72000378" w14:textId="77777777" w:rsidR="00175FCD" w:rsidRDefault="00175FCD" w:rsidP="00C465CC">
      <w:pPr>
        <w:spacing w:before="240" w:after="0" w:line="240" w:lineRule="auto"/>
        <w:ind w:left="720"/>
        <w:rPr>
          <w:rFonts w:eastAsia="Calibri" w:cstheme="minorHAnsi"/>
        </w:rPr>
      </w:pPr>
      <w:r w:rsidRPr="00A64F12">
        <w:rPr>
          <w:rFonts w:eastAsia="Calibri" w:cstheme="minorHAnsi"/>
        </w:rPr>
        <w:lastRenderedPageBreak/>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0591FAE6"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4C52F709"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25DBF7ED"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02C308E8"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0F395C8A"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269FCCB7" w14:textId="77777777" w:rsidR="00175FCD" w:rsidRDefault="00175FCD" w:rsidP="00175FCD">
      <w:pPr>
        <w:spacing w:after="0" w:line="240" w:lineRule="auto"/>
        <w:ind w:left="720"/>
        <w:rPr>
          <w:rFonts w:eastAsia="Calibri" w:cstheme="minorHAnsi"/>
        </w:rPr>
      </w:pPr>
      <w:r>
        <w:rPr>
          <w:rFonts w:eastAsia="Calibri" w:cstheme="minorHAnsi"/>
        </w:rPr>
        <w:t>7</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7</w:t>
      </w:r>
      <w:r w:rsidRPr="00A64F12">
        <w:rPr>
          <w:rFonts w:eastAsia="Calibri" w:cstheme="minorHAnsi"/>
        </w:rPr>
        <w:t xml:space="preserve"> – SEASADD3_</w:t>
      </w:r>
      <w:r>
        <w:rPr>
          <w:rFonts w:eastAsia="Calibri" w:cstheme="minorHAnsi"/>
        </w:rPr>
        <w:t>7</w:t>
      </w:r>
      <w:r w:rsidRPr="00A64F12">
        <w:rPr>
          <w:rFonts w:eastAsia="Calibri" w:cstheme="minorHAnsi"/>
        </w:rPr>
        <w:t xml:space="preserve"> IN ORDER THEY WERE SUBMITTED]</w:t>
      </w:r>
    </w:p>
    <w:p w14:paraId="5B7D43E6" w14:textId="77777777" w:rsidR="00175FCD" w:rsidRDefault="00175FCD" w:rsidP="00175FCD">
      <w:pPr>
        <w:spacing w:after="0" w:line="240" w:lineRule="auto"/>
        <w:ind w:left="720"/>
        <w:rPr>
          <w:rFonts w:eastAsia="Calibri" w:cstheme="minorHAnsi"/>
        </w:rPr>
      </w:pPr>
      <w:r>
        <w:rPr>
          <w:rFonts w:eastAsia="Calibri" w:cstheme="minorHAnsi"/>
        </w:rPr>
        <w:t>8</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8</w:t>
      </w:r>
      <w:r w:rsidRPr="00A64F12">
        <w:rPr>
          <w:rFonts w:eastAsia="Calibri" w:cstheme="minorHAnsi"/>
        </w:rPr>
        <w:t xml:space="preserve"> – SEASADD3_</w:t>
      </w:r>
      <w:r>
        <w:rPr>
          <w:rFonts w:eastAsia="Calibri" w:cstheme="minorHAnsi"/>
        </w:rPr>
        <w:t>8</w:t>
      </w:r>
      <w:r w:rsidRPr="00A64F12">
        <w:rPr>
          <w:rFonts w:eastAsia="Calibri" w:cstheme="minorHAnsi"/>
        </w:rPr>
        <w:t xml:space="preserve"> IN ORDER THEY WERE SUBMITTED]</w:t>
      </w:r>
    </w:p>
    <w:p w14:paraId="6FA2A9F7" w14:textId="77777777" w:rsidR="00175FCD" w:rsidRDefault="00175FCD" w:rsidP="00175FCD">
      <w:pPr>
        <w:spacing w:after="0" w:line="240" w:lineRule="auto"/>
        <w:ind w:left="720"/>
        <w:rPr>
          <w:rFonts w:eastAsia="Calibri" w:cstheme="minorHAnsi"/>
        </w:rPr>
      </w:pPr>
      <w:r>
        <w:rPr>
          <w:rFonts w:eastAsia="Calibri" w:cstheme="minorHAnsi"/>
        </w:rPr>
        <w:t>9</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9</w:t>
      </w:r>
      <w:r w:rsidRPr="00A64F12">
        <w:rPr>
          <w:rFonts w:eastAsia="Calibri" w:cstheme="minorHAnsi"/>
        </w:rPr>
        <w:t xml:space="preserve"> – SEASADD3_</w:t>
      </w:r>
      <w:r>
        <w:rPr>
          <w:rFonts w:eastAsia="Calibri" w:cstheme="minorHAnsi"/>
        </w:rPr>
        <w:t>9</w:t>
      </w:r>
      <w:r w:rsidRPr="00A64F12">
        <w:rPr>
          <w:rFonts w:eastAsia="Calibri" w:cstheme="minorHAnsi"/>
        </w:rPr>
        <w:t xml:space="preserve"> IN ORDER THEY WERE SUBMITTED]</w:t>
      </w:r>
    </w:p>
    <w:p w14:paraId="3AFF04F4" w14:textId="77777777" w:rsidR="00175FCD" w:rsidRPr="002A7C58" w:rsidRDefault="00175FCD" w:rsidP="00175FCD">
      <w:pPr>
        <w:spacing w:after="0" w:line="240" w:lineRule="auto"/>
        <w:ind w:left="360"/>
        <w:rPr>
          <w:rFonts w:eastAsia="Calibri" w:cstheme="minorHAnsi"/>
        </w:rPr>
      </w:pPr>
    </w:p>
    <w:p w14:paraId="646DE1B3"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667880CB" w14:textId="55F902BD"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781B12">
        <w:rPr>
          <w:rFonts w:eastAsia="Calibri"/>
          <w:b/>
          <w:bCs/>
        </w:rPr>
        <w:t>10</w:t>
      </w:r>
    </w:p>
    <w:p w14:paraId="37F1D3BF"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535524B8" w14:textId="77777777" w:rsidR="00175FCD" w:rsidRDefault="00175FCD" w:rsidP="00175FCD">
      <w:pPr>
        <w:spacing w:after="0" w:line="240" w:lineRule="auto"/>
        <w:ind w:left="360"/>
        <w:rPr>
          <w:rFonts w:eastAsia="Calibri" w:cstheme="minorHAnsi"/>
        </w:rPr>
      </w:pPr>
    </w:p>
    <w:p w14:paraId="046E9AFD" w14:textId="19CF05F3" w:rsidR="00175FCD" w:rsidRDefault="00175FCD" w:rsidP="00175FCD">
      <w:pPr>
        <w:spacing w:after="0" w:line="240" w:lineRule="auto"/>
        <w:rPr>
          <w:rFonts w:eastAsia="Calibri"/>
          <w:b/>
          <w:bCs/>
        </w:rPr>
      </w:pPr>
      <w:r>
        <w:rPr>
          <w:rFonts w:eastAsia="Calibri"/>
          <w:b/>
          <w:bCs/>
        </w:rPr>
        <w:t>[DISPLAY SEASADD1_</w:t>
      </w:r>
      <w:r w:rsidR="00781B12">
        <w:rPr>
          <w:rFonts w:eastAsia="Calibri"/>
          <w:b/>
          <w:bCs/>
        </w:rPr>
        <w:t>10</w:t>
      </w:r>
      <w:r>
        <w:rPr>
          <w:rFonts w:eastAsia="Calibri"/>
          <w:b/>
          <w:bCs/>
        </w:rPr>
        <w:t xml:space="preserve"> IF SEASADDSUM_</w:t>
      </w:r>
      <w:r w:rsidR="00781B12">
        <w:rPr>
          <w:rFonts w:eastAsia="Calibri"/>
          <w:b/>
          <w:bCs/>
        </w:rPr>
        <w:t>9</w:t>
      </w:r>
      <w:r>
        <w:rPr>
          <w:rFonts w:eastAsia="Calibri"/>
          <w:b/>
          <w:bCs/>
        </w:rPr>
        <w:t>= 0</w:t>
      </w:r>
    </w:p>
    <w:p w14:paraId="3CA37A92" w14:textId="74CB93AE" w:rsidR="00175FCD" w:rsidRPr="00C465CC" w:rsidRDefault="00175FCD" w:rsidP="00C465CC">
      <w:pPr>
        <w:spacing w:after="0" w:line="240" w:lineRule="auto"/>
        <w:rPr>
          <w:rFonts w:eastAsia="Calibri"/>
        </w:rPr>
      </w:pPr>
      <w:r>
        <w:rPr>
          <w:rFonts w:eastAsia="Calibri"/>
          <w:b/>
          <w:bCs/>
        </w:rPr>
        <w:t>ELSE, GO TO SEASADDYRS]</w:t>
      </w:r>
    </w:p>
    <w:p w14:paraId="7FA5EA2E" w14:textId="30011127" w:rsidR="00432AEF" w:rsidRPr="009953D6" w:rsidRDefault="001A61D4" w:rsidP="008B16AA">
      <w:pPr>
        <w:pStyle w:val="ListParagraph"/>
        <w:numPr>
          <w:ilvl w:val="0"/>
          <w:numId w:val="7"/>
        </w:numPr>
        <w:spacing w:after="0" w:line="240" w:lineRule="auto"/>
        <w:rPr>
          <w:rFonts w:eastAsia="Calibri"/>
        </w:rPr>
      </w:pPr>
      <w:r>
        <w:rPr>
          <w:rFonts w:eastAsia="Calibri"/>
        </w:rPr>
        <w:t>[SEASADD1_</w:t>
      </w:r>
      <w:r w:rsidR="003F09B9">
        <w:rPr>
          <w:rFonts w:eastAsia="Calibri"/>
        </w:rPr>
        <w:t>10</w:t>
      </w:r>
      <w:r>
        <w:rPr>
          <w:rFonts w:eastAsia="Calibri"/>
        </w:rPr>
        <w:t>]</w:t>
      </w:r>
      <w:r w:rsidR="00432AEF">
        <w:rPr>
          <w:rFonts w:eastAsia="Calibri"/>
        </w:rPr>
        <w:t xml:space="preserve"> </w:t>
      </w:r>
      <w:r w:rsidR="00432AEF" w:rsidRPr="009953D6">
        <w:rPr>
          <w:rFonts w:eastAsia="Calibri"/>
        </w:rPr>
        <w:t>What is the full street address of your seasonal or vacation home?</w:t>
      </w:r>
    </w:p>
    <w:p w14:paraId="1B15D156"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2F0C9600"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0E35BF7"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7D4BBDA9"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B7FFAB"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D825F3"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34CB85"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708B0D" w14:textId="33FBD558"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_10</w:t>
      </w:r>
    </w:p>
    <w:p w14:paraId="72494340" w14:textId="023B2ED7" w:rsidR="00432AEF" w:rsidRDefault="00432AEF" w:rsidP="00155F06">
      <w:pPr>
        <w:spacing w:after="0" w:line="240" w:lineRule="auto"/>
        <w:rPr>
          <w:rFonts w:eastAsia="Calibri"/>
        </w:rPr>
      </w:pPr>
    </w:p>
    <w:p w14:paraId="668A7C68" w14:textId="55D50ABA" w:rsidR="00155F06" w:rsidRDefault="00155F06" w:rsidP="00155F06">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_10 IF (SEASADD1_10: CITY, STATE, ZIP, OR COUNTRY= NR)</w:t>
      </w:r>
    </w:p>
    <w:p w14:paraId="69D39C83" w14:textId="315CF2A2" w:rsidR="00155F06" w:rsidRDefault="00155F06" w:rsidP="00155F06">
      <w:pPr>
        <w:tabs>
          <w:tab w:val="left" w:pos="6840"/>
          <w:tab w:val="left" w:pos="7830"/>
          <w:tab w:val="left" w:pos="9360"/>
        </w:tabs>
        <w:spacing w:after="0" w:line="240" w:lineRule="auto"/>
        <w:rPr>
          <w:rFonts w:eastAsia="Calibri" w:cstheme="minorHAnsi"/>
          <w:b/>
        </w:rPr>
      </w:pPr>
      <w:r>
        <w:rPr>
          <w:rFonts w:eastAsia="Calibri" w:cstheme="minorHAnsi"/>
          <w:b/>
        </w:rPr>
        <w:t>ELSE, GO TO SEASADD3_10]</w:t>
      </w:r>
    </w:p>
    <w:p w14:paraId="338092BF" w14:textId="76283BA8" w:rsidR="00155F06" w:rsidRPr="009953D6" w:rsidRDefault="00155F06" w:rsidP="009953D6">
      <w:pPr>
        <w:spacing w:after="0" w:line="240" w:lineRule="auto"/>
        <w:rPr>
          <w:rFonts w:eastAsia="Calibri"/>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3084BBD4"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3F09B9">
        <w:rPr>
          <w:rFonts w:eastAsia="Calibri"/>
        </w:rPr>
        <w:t>10</w:t>
      </w:r>
      <w:r>
        <w:rPr>
          <w:rFonts w:eastAsia="Calibri"/>
        </w:rPr>
        <w:t>]</w:t>
      </w:r>
      <w:r w:rsidR="00D5377A">
        <w:rPr>
          <w:rFonts w:eastAsia="Calibri"/>
        </w:rPr>
        <w:t xml:space="preserve"> </w:t>
      </w:r>
      <w:r w:rsidR="00D5377A">
        <w:t>Please provide the following information:</w:t>
      </w:r>
    </w:p>
    <w:p w14:paraId="6F267C2B" w14:textId="349AD675"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2767AC1" w14:textId="4548375C"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64FFEC8" w14:textId="3041D950"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5EDE8C4" w14:textId="3C3B2119"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3078430" w14:textId="29FFF03B"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5AAFC420" w14:textId="77777777" w:rsidR="00C0580F" w:rsidRPr="00A64F12" w:rsidRDefault="00C0580F" w:rsidP="00D5377A">
      <w:pPr>
        <w:pStyle w:val="ListParagraph"/>
        <w:spacing w:after="0" w:line="240" w:lineRule="auto"/>
        <w:rPr>
          <w:rFonts w:eastAsia="Calibri"/>
        </w:rPr>
      </w:pPr>
    </w:p>
    <w:p w14:paraId="3A60D009" w14:textId="5BCF405A" w:rsidR="00C0580F" w:rsidRDefault="00C0580F" w:rsidP="00C058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SEASADD3_10 IF (SEASADD1_10 STREET NUMBER= NR AND STREET NAME= NR) AND (CITY, STATE, ZIP, AND/OR COUNTRY ARE ANSWERED IN SEASADD1_10 AND/OR SEASADD2_10)</w:t>
      </w:r>
      <w:r>
        <w:rPr>
          <w:rStyle w:val="normaltextrun"/>
          <w:rFonts w:ascii="Calibri" w:hAnsi="Calibri" w:cs="Calibri"/>
          <w:sz w:val="22"/>
          <w:szCs w:val="22"/>
        </w:rPr>
        <w:t> </w:t>
      </w:r>
      <w:r>
        <w:rPr>
          <w:rStyle w:val="eop"/>
          <w:rFonts w:ascii="Calibri" w:hAnsi="Calibri" w:cs="Calibri"/>
          <w:sz w:val="22"/>
          <w:szCs w:val="22"/>
        </w:rPr>
        <w:t> </w:t>
      </w:r>
    </w:p>
    <w:p w14:paraId="5D89B0C4" w14:textId="4378335E" w:rsidR="001A61D4" w:rsidRPr="009953D6" w:rsidRDefault="00C0580F" w:rsidP="009953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SEASADD4_10]</w:t>
      </w:r>
      <w:r>
        <w:rPr>
          <w:rStyle w:val="eop"/>
          <w:rFonts w:ascii="Calibri" w:hAnsi="Calibri" w:cs="Calibri"/>
          <w:sz w:val="22"/>
          <w:szCs w:val="22"/>
        </w:rPr>
        <w:t> </w:t>
      </w:r>
    </w:p>
    <w:p w14:paraId="1D732180" w14:textId="77777777" w:rsidR="00637772"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3F09B9">
        <w:rPr>
          <w:rFonts w:eastAsia="Calibri"/>
        </w:rPr>
        <w:t>10</w:t>
      </w:r>
      <w:r>
        <w:rPr>
          <w:rFonts w:eastAsia="Calibri"/>
        </w:rPr>
        <w:t>]</w:t>
      </w:r>
      <w:r w:rsidR="00637772">
        <w:rPr>
          <w:rFonts w:eastAsia="Calibri"/>
        </w:rPr>
        <w:t xml:space="preserve"> </w:t>
      </w:r>
      <w:r w:rsidR="00637772" w:rsidRPr="12E4BECE">
        <w:rPr>
          <w:rFonts w:eastAsia="Calibri"/>
        </w:rPr>
        <w:t>Please provide the cross streets of the intersection closest to this address:</w:t>
      </w:r>
    </w:p>
    <w:p w14:paraId="64D8E318" w14:textId="77777777" w:rsidR="00637772" w:rsidRDefault="00637772" w:rsidP="00637772">
      <w:pPr>
        <w:pStyle w:val="ListParagraph"/>
        <w:spacing w:after="0" w:line="240" w:lineRule="auto"/>
        <w:ind w:left="1440"/>
      </w:pPr>
      <w:r>
        <w:t>Full street name #1</w:t>
      </w:r>
      <w:r>
        <w:tab/>
        <w:t>|________|</w:t>
      </w:r>
    </w:p>
    <w:p w14:paraId="6F8D0760" w14:textId="77777777" w:rsidR="00637772" w:rsidRDefault="00637772" w:rsidP="00637772">
      <w:pPr>
        <w:pStyle w:val="ListParagraph"/>
        <w:spacing w:after="0" w:line="240" w:lineRule="auto"/>
        <w:ind w:left="1440"/>
      </w:pPr>
      <w:r>
        <w:t>Full street name #2</w:t>
      </w:r>
      <w:r>
        <w:tab/>
        <w:t>|________|</w:t>
      </w:r>
    </w:p>
    <w:p w14:paraId="1060F127" w14:textId="77777777" w:rsidR="00637772" w:rsidRDefault="00637772" w:rsidP="000771D4">
      <w:pPr>
        <w:spacing w:after="0" w:line="240" w:lineRule="auto"/>
        <w:ind w:left="720" w:firstLine="720"/>
        <w:rPr>
          <w:rFonts w:eastAsia="Calibri"/>
          <w:i/>
          <w:iCs/>
        </w:rPr>
      </w:pPr>
      <w:r>
        <w:rPr>
          <w:rFonts w:eastAsia="Calibri"/>
        </w:rPr>
        <w:t>77</w:t>
      </w:r>
      <w:r>
        <w:rPr>
          <w:rFonts w:eastAsia="Calibri"/>
        </w:rPr>
        <w:tab/>
        <w:t>Don’t know</w:t>
      </w:r>
    </w:p>
    <w:p w14:paraId="721021A2" w14:textId="525058D4" w:rsidR="00637772" w:rsidRPr="00AF7794" w:rsidRDefault="00637772" w:rsidP="00637772">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_10</w:t>
      </w:r>
    </w:p>
    <w:p w14:paraId="6FE73417" w14:textId="77777777" w:rsidR="00637772" w:rsidRPr="00AF7794" w:rsidRDefault="00637772" w:rsidP="00637772">
      <w:pPr>
        <w:spacing w:after="0" w:line="240" w:lineRule="auto"/>
        <w:rPr>
          <w:rFonts w:eastAsia="Calibri" w:cstheme="minorHAnsi"/>
        </w:rPr>
      </w:pPr>
    </w:p>
    <w:p w14:paraId="0F90C9C6" w14:textId="77777777" w:rsidR="008F07C1" w:rsidRPr="00A64F12" w:rsidRDefault="001A61D4" w:rsidP="008B16AA">
      <w:pPr>
        <w:pStyle w:val="ListParagraph"/>
        <w:numPr>
          <w:ilvl w:val="0"/>
          <w:numId w:val="7"/>
        </w:numPr>
        <w:spacing w:after="0" w:line="240" w:lineRule="auto"/>
        <w:rPr>
          <w:rFonts w:eastAsia="Calibri"/>
        </w:rPr>
      </w:pPr>
      <w:r>
        <w:rPr>
          <w:rFonts w:eastAsia="Calibri"/>
        </w:rPr>
        <w:t>[SEASADD4_</w:t>
      </w:r>
      <w:r w:rsidR="003F09B9">
        <w:rPr>
          <w:rFonts w:eastAsia="Calibri"/>
        </w:rPr>
        <w:t>10</w:t>
      </w:r>
      <w:r>
        <w:rPr>
          <w:rFonts w:eastAsia="Calibri"/>
        </w:rPr>
        <w:t>]</w:t>
      </w:r>
      <w:r w:rsidR="008F07C1">
        <w:rPr>
          <w:rFonts w:eastAsia="Calibri"/>
        </w:rPr>
        <w:t xml:space="preserve"> </w:t>
      </w:r>
      <w:r w:rsidR="008F07C1">
        <w:t xml:space="preserve">Here is the information you gave us for this location: </w:t>
      </w:r>
    </w:p>
    <w:p w14:paraId="40997065" w14:textId="60EF34E1" w:rsidR="008F07C1" w:rsidRPr="00AF7794" w:rsidRDefault="008F07C1" w:rsidP="008F07C1">
      <w:pPr>
        <w:pStyle w:val="ListParagraph"/>
        <w:spacing w:after="0" w:line="240" w:lineRule="auto"/>
        <w:rPr>
          <w:rFonts w:eastAsia="Calibri"/>
        </w:rPr>
      </w:pPr>
      <w:r>
        <w:t>[Insert SEASADD1_10 – SEASADD3_10</w:t>
      </w:r>
      <w:r w:rsidR="00C4243E">
        <w:t>/the 10</w:t>
      </w:r>
      <w:r w:rsidR="00C4243E" w:rsidRPr="005725F4">
        <w:rPr>
          <w:vertAlign w:val="superscript"/>
        </w:rPr>
        <w:t>th</w:t>
      </w:r>
      <w:r w:rsidR="00C4243E">
        <w:t xml:space="preserve"> address you provided</w:t>
      </w:r>
      <w:r>
        <w:t>]</w:t>
      </w:r>
    </w:p>
    <w:p w14:paraId="5979A6C2" w14:textId="77777777" w:rsidR="008F07C1" w:rsidRPr="00AF7794" w:rsidRDefault="008F07C1" w:rsidP="008F07C1">
      <w:pPr>
        <w:spacing w:after="0" w:line="240" w:lineRule="auto"/>
        <w:rPr>
          <w:rFonts w:eastAsia="Calibri" w:cstheme="minorHAnsi"/>
        </w:rPr>
      </w:pPr>
    </w:p>
    <w:p w14:paraId="2AFF590A"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4F23DE17" w14:textId="77777777" w:rsidR="001A61D4" w:rsidRPr="005725F4" w:rsidRDefault="001A61D4" w:rsidP="005725F4">
      <w:pPr>
        <w:spacing w:after="0" w:line="240" w:lineRule="auto"/>
        <w:rPr>
          <w:rFonts w:eastAsia="Calibri"/>
        </w:rPr>
      </w:pPr>
    </w:p>
    <w:p w14:paraId="4D29B0CE" w14:textId="6D991A88" w:rsidR="00F00EEA" w:rsidRPr="0089488C" w:rsidRDefault="12E4BECE" w:rsidP="008B16AA">
      <w:pPr>
        <w:pStyle w:val="ListParagraph"/>
        <w:numPr>
          <w:ilvl w:val="0"/>
          <w:numId w:val="7"/>
        </w:numPr>
        <w:spacing w:after="0" w:line="240" w:lineRule="auto"/>
      </w:pPr>
      <w:r w:rsidRPr="00237DF4">
        <w:rPr>
          <w:rFonts w:eastAsia="Calibri"/>
        </w:rPr>
        <w:t>[SEASADDSUM_</w:t>
      </w:r>
      <w:r w:rsidR="003F4A63" w:rsidRPr="0089488C">
        <w:rPr>
          <w:rFonts w:eastAsia="Calibri"/>
        </w:rPr>
        <w:t>1</w:t>
      </w:r>
      <w:r w:rsidR="005F20D1">
        <w:rPr>
          <w:rFonts w:eastAsia="Calibri"/>
        </w:rPr>
        <w:t>0</w:t>
      </w:r>
      <w:r w:rsidRPr="00DE3B35">
        <w:rPr>
          <w:rFonts w:eastAsia="Calibri"/>
        </w:rPr>
        <w:t>]</w:t>
      </w:r>
      <w:r w:rsidR="000E2054" w:rsidRPr="00DE3B35">
        <w:rPr>
          <w:rFonts w:eastAsia="Calibri"/>
        </w:rPr>
        <w:t xml:space="preserve"> </w:t>
      </w:r>
      <w:r w:rsidR="71CC2ABE" w:rsidRPr="00237DF4">
        <w:t xml:space="preserve">Please review the list below and tell us if it includes </w:t>
      </w:r>
      <w:proofErr w:type="gramStart"/>
      <w:r w:rsidR="71CC2ABE" w:rsidRPr="00237DF4">
        <w:t>all of</w:t>
      </w:r>
      <w:proofErr w:type="gramEnd"/>
      <w:r w:rsidR="71CC2ABE" w:rsidRPr="00237DF4">
        <w:t xml:space="preserve"> the seasonal or vacation home addresses where you have spent a total of 24 months or more in the past 20 years. </w:t>
      </w:r>
    </w:p>
    <w:p w14:paraId="452D3D88" w14:textId="743B199B" w:rsidR="00800CC5" w:rsidRDefault="00A9494B" w:rsidP="005725F4">
      <w:pPr>
        <w:spacing w:before="240" w:after="0" w:line="240" w:lineRule="auto"/>
        <w:ind w:left="720"/>
        <w:rPr>
          <w:rFonts w:eastAsia="Calibri" w:cstheme="minorHAnsi"/>
        </w:rPr>
      </w:pPr>
      <w:r w:rsidRPr="00DE3B35">
        <w:rPr>
          <w:rFonts w:eastAsia="Calibri" w:cstheme="minorHAnsi"/>
        </w:rPr>
        <w:t>1</w:t>
      </w:r>
      <w:r w:rsidRPr="00DE3B35">
        <w:rPr>
          <w:rFonts w:eastAsia="Calibri" w:cstheme="minorHAnsi"/>
          <w:vertAlign w:val="superscript"/>
        </w:rPr>
        <w:t xml:space="preserve">st </w:t>
      </w:r>
      <w:r w:rsidRPr="00DE3B35">
        <w:rPr>
          <w:rFonts w:eastAsia="Calibri" w:cstheme="minorHAnsi"/>
        </w:rPr>
        <w:t xml:space="preserve">Address: </w:t>
      </w:r>
      <w:r w:rsidR="00800CC5" w:rsidRPr="00DE3B35">
        <w:rPr>
          <w:rFonts w:eastAsia="Calibri" w:cstheme="minorHAnsi"/>
        </w:rPr>
        <w:t>[INSERT SEASADD1</w:t>
      </w:r>
      <w:r w:rsidR="002560F2" w:rsidRPr="00DE3B35">
        <w:rPr>
          <w:rFonts w:eastAsia="Calibri" w:cstheme="minorHAnsi"/>
        </w:rPr>
        <w:t>_1</w:t>
      </w:r>
      <w:r w:rsidR="00800CC5" w:rsidRPr="00DE3B35">
        <w:rPr>
          <w:rFonts w:eastAsia="Calibri" w:cstheme="minorHAnsi"/>
        </w:rPr>
        <w:t xml:space="preserve"> – SEASADD3</w:t>
      </w:r>
      <w:r w:rsidR="002560F2" w:rsidRPr="00DE3B35">
        <w:rPr>
          <w:rFonts w:eastAsia="Calibri" w:cstheme="minorHAnsi"/>
        </w:rPr>
        <w:t>_1</w:t>
      </w:r>
      <w:r w:rsidR="00800CC5" w:rsidRPr="00DE3B35">
        <w:rPr>
          <w:rFonts w:eastAsia="Calibri" w:cstheme="minorHAnsi"/>
        </w:rPr>
        <w:t xml:space="preserve"> IN ORDER THEY WERE SUBMITTED]</w:t>
      </w:r>
    </w:p>
    <w:p w14:paraId="10AC226E" w14:textId="7F390029" w:rsidR="007B3BDD" w:rsidRDefault="007B3BDD" w:rsidP="007B3BDD">
      <w:pPr>
        <w:spacing w:after="0" w:line="240" w:lineRule="auto"/>
        <w:ind w:left="720"/>
        <w:rPr>
          <w:rFonts w:eastAsia="Calibri" w:cstheme="minorHAnsi"/>
        </w:rPr>
      </w:pPr>
      <w:r>
        <w:rPr>
          <w:rFonts w:eastAsia="Calibri" w:cstheme="minorHAnsi"/>
        </w:rPr>
        <w:t>2</w:t>
      </w:r>
      <w:r w:rsidRPr="005725F4">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sidR="00FA5515">
        <w:rPr>
          <w:rFonts w:eastAsia="Calibri" w:cstheme="minorHAnsi"/>
        </w:rPr>
        <w:t>2</w:t>
      </w:r>
      <w:r w:rsidRPr="00A64F12">
        <w:rPr>
          <w:rFonts w:eastAsia="Calibri" w:cstheme="minorHAnsi"/>
        </w:rPr>
        <w:t xml:space="preserve"> – SEASADD3_</w:t>
      </w:r>
      <w:r w:rsidR="00FA5515">
        <w:rPr>
          <w:rFonts w:eastAsia="Calibri" w:cstheme="minorHAnsi"/>
        </w:rPr>
        <w:t>2</w:t>
      </w:r>
      <w:r w:rsidRPr="00A64F12">
        <w:rPr>
          <w:rFonts w:eastAsia="Calibri" w:cstheme="minorHAnsi"/>
        </w:rPr>
        <w:t xml:space="preserve"> IN ORDER THEY WERE SUBMITTED]</w:t>
      </w:r>
    </w:p>
    <w:p w14:paraId="44102EDB" w14:textId="4218B842" w:rsidR="00FD64A4" w:rsidRDefault="00FD64A4" w:rsidP="00FD64A4">
      <w:pPr>
        <w:spacing w:after="0" w:line="240" w:lineRule="auto"/>
        <w:ind w:left="720"/>
        <w:rPr>
          <w:rFonts w:eastAsia="Calibri" w:cstheme="minorHAnsi"/>
        </w:rPr>
      </w:pPr>
      <w:r>
        <w:rPr>
          <w:rFonts w:eastAsia="Calibri" w:cstheme="minorHAnsi"/>
        </w:rPr>
        <w:t>3</w:t>
      </w:r>
      <w:r w:rsidRPr="005725F4">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sidR="00FA5515">
        <w:rPr>
          <w:rFonts w:eastAsia="Calibri" w:cstheme="minorHAnsi"/>
        </w:rPr>
        <w:t xml:space="preserve">3 </w:t>
      </w:r>
      <w:r w:rsidRPr="00A64F12">
        <w:rPr>
          <w:rFonts w:eastAsia="Calibri" w:cstheme="minorHAnsi"/>
        </w:rPr>
        <w:t>– SEASADD3_</w:t>
      </w:r>
      <w:r w:rsidR="00FA5515">
        <w:rPr>
          <w:rFonts w:eastAsia="Calibri" w:cstheme="minorHAnsi"/>
        </w:rPr>
        <w:t>3</w:t>
      </w:r>
      <w:r w:rsidRPr="00A64F12">
        <w:rPr>
          <w:rFonts w:eastAsia="Calibri" w:cstheme="minorHAnsi"/>
        </w:rPr>
        <w:t xml:space="preserve"> IN ORDER THEY WERE SUBMITTED]</w:t>
      </w:r>
    </w:p>
    <w:p w14:paraId="3A7CBC17" w14:textId="410215FC" w:rsidR="00FD64A4" w:rsidRDefault="00FD64A4" w:rsidP="00FD64A4">
      <w:pPr>
        <w:spacing w:after="0" w:line="240" w:lineRule="auto"/>
        <w:ind w:left="720"/>
        <w:rPr>
          <w:rFonts w:eastAsia="Calibri" w:cstheme="minorHAnsi"/>
        </w:rPr>
      </w:pPr>
      <w:r>
        <w:rPr>
          <w:rFonts w:eastAsia="Calibri" w:cstheme="minorHAnsi"/>
        </w:rPr>
        <w:t>4</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4</w:t>
      </w:r>
      <w:r w:rsidRPr="00A64F12">
        <w:rPr>
          <w:rFonts w:eastAsia="Calibri" w:cstheme="minorHAnsi"/>
        </w:rPr>
        <w:t xml:space="preserve"> – SEASADD3_</w:t>
      </w:r>
      <w:r w:rsidR="00FA5515">
        <w:rPr>
          <w:rFonts w:eastAsia="Calibri" w:cstheme="minorHAnsi"/>
        </w:rPr>
        <w:t>4</w:t>
      </w:r>
      <w:r w:rsidRPr="00A64F12">
        <w:rPr>
          <w:rFonts w:eastAsia="Calibri" w:cstheme="minorHAnsi"/>
        </w:rPr>
        <w:t xml:space="preserve"> IN ORDER THEY WERE SUBMITTED]</w:t>
      </w:r>
    </w:p>
    <w:p w14:paraId="411ECA93" w14:textId="3E12D798" w:rsidR="00FD64A4" w:rsidRDefault="00FD64A4" w:rsidP="00FD64A4">
      <w:pPr>
        <w:spacing w:after="0" w:line="240" w:lineRule="auto"/>
        <w:ind w:left="720"/>
        <w:rPr>
          <w:rFonts w:eastAsia="Calibri" w:cstheme="minorHAnsi"/>
        </w:rPr>
      </w:pPr>
      <w:r>
        <w:rPr>
          <w:rFonts w:eastAsia="Calibri" w:cstheme="minorHAnsi"/>
        </w:rPr>
        <w:t>5</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5</w:t>
      </w:r>
      <w:r w:rsidRPr="00A64F12">
        <w:rPr>
          <w:rFonts w:eastAsia="Calibri" w:cstheme="minorHAnsi"/>
        </w:rPr>
        <w:t xml:space="preserve"> – SEASADD3_</w:t>
      </w:r>
      <w:r w:rsidR="00FA5515">
        <w:rPr>
          <w:rFonts w:eastAsia="Calibri" w:cstheme="minorHAnsi"/>
        </w:rPr>
        <w:t>5</w:t>
      </w:r>
      <w:r w:rsidRPr="00A64F12">
        <w:rPr>
          <w:rFonts w:eastAsia="Calibri" w:cstheme="minorHAnsi"/>
        </w:rPr>
        <w:t xml:space="preserve"> IN ORDER THEY WERE SUBMITTED]</w:t>
      </w:r>
    </w:p>
    <w:p w14:paraId="21ECB4A1" w14:textId="50EAABEC" w:rsidR="00FD64A4" w:rsidRDefault="00FD64A4" w:rsidP="00FD64A4">
      <w:pPr>
        <w:spacing w:after="0" w:line="240" w:lineRule="auto"/>
        <w:ind w:left="720"/>
        <w:rPr>
          <w:rFonts w:eastAsia="Calibri" w:cstheme="minorHAnsi"/>
        </w:rPr>
      </w:pPr>
      <w:r>
        <w:rPr>
          <w:rFonts w:eastAsia="Calibri" w:cstheme="minorHAnsi"/>
        </w:rPr>
        <w:t>6</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6</w:t>
      </w:r>
      <w:r w:rsidRPr="00A64F12">
        <w:rPr>
          <w:rFonts w:eastAsia="Calibri" w:cstheme="minorHAnsi"/>
        </w:rPr>
        <w:t xml:space="preserve"> – SEASADD3_</w:t>
      </w:r>
      <w:r w:rsidR="00FA5515">
        <w:rPr>
          <w:rFonts w:eastAsia="Calibri" w:cstheme="minorHAnsi"/>
        </w:rPr>
        <w:t>6</w:t>
      </w:r>
      <w:r w:rsidRPr="00A64F12">
        <w:rPr>
          <w:rFonts w:eastAsia="Calibri" w:cstheme="minorHAnsi"/>
        </w:rPr>
        <w:t xml:space="preserve"> IN ORDER THEY WERE SUBMITTED]</w:t>
      </w:r>
    </w:p>
    <w:p w14:paraId="18220E58" w14:textId="7F9B2ABA" w:rsidR="00FD64A4" w:rsidRDefault="00FD64A4" w:rsidP="00FD64A4">
      <w:pPr>
        <w:spacing w:after="0" w:line="240" w:lineRule="auto"/>
        <w:ind w:left="720"/>
        <w:rPr>
          <w:rFonts w:eastAsia="Calibri" w:cstheme="minorHAnsi"/>
        </w:rPr>
      </w:pPr>
      <w:r>
        <w:rPr>
          <w:rFonts w:eastAsia="Calibri" w:cstheme="minorHAnsi"/>
        </w:rPr>
        <w:t>7</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7</w:t>
      </w:r>
      <w:r w:rsidRPr="00A64F12">
        <w:rPr>
          <w:rFonts w:eastAsia="Calibri" w:cstheme="minorHAnsi"/>
        </w:rPr>
        <w:t xml:space="preserve"> – SEASADD3_</w:t>
      </w:r>
      <w:r w:rsidR="00FA5515">
        <w:rPr>
          <w:rFonts w:eastAsia="Calibri" w:cstheme="minorHAnsi"/>
        </w:rPr>
        <w:t>7</w:t>
      </w:r>
      <w:r w:rsidRPr="00A64F12">
        <w:rPr>
          <w:rFonts w:eastAsia="Calibri" w:cstheme="minorHAnsi"/>
        </w:rPr>
        <w:t xml:space="preserve"> IN ORDER THEY WERE SUBMITTED]</w:t>
      </w:r>
    </w:p>
    <w:p w14:paraId="020C7A57" w14:textId="65259F13" w:rsidR="00FD64A4" w:rsidRDefault="00FD64A4" w:rsidP="00FD64A4">
      <w:pPr>
        <w:spacing w:after="0" w:line="240" w:lineRule="auto"/>
        <w:ind w:left="720"/>
        <w:rPr>
          <w:rFonts w:eastAsia="Calibri" w:cstheme="minorHAnsi"/>
        </w:rPr>
      </w:pPr>
      <w:r>
        <w:rPr>
          <w:rFonts w:eastAsia="Calibri" w:cstheme="minorHAnsi"/>
        </w:rPr>
        <w:t>8</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8</w:t>
      </w:r>
      <w:r w:rsidRPr="00A64F12">
        <w:rPr>
          <w:rFonts w:eastAsia="Calibri" w:cstheme="minorHAnsi"/>
        </w:rPr>
        <w:t xml:space="preserve"> – SEASADD3_</w:t>
      </w:r>
      <w:r w:rsidR="00FA5515">
        <w:rPr>
          <w:rFonts w:eastAsia="Calibri" w:cstheme="minorHAnsi"/>
        </w:rPr>
        <w:t>8</w:t>
      </w:r>
      <w:r w:rsidRPr="00A64F12">
        <w:rPr>
          <w:rFonts w:eastAsia="Calibri" w:cstheme="minorHAnsi"/>
        </w:rPr>
        <w:t xml:space="preserve"> IN ORDER THEY WERE SUBMITTED]</w:t>
      </w:r>
    </w:p>
    <w:p w14:paraId="46B48B29" w14:textId="1A071FBA" w:rsidR="00FD64A4" w:rsidRDefault="00FD64A4" w:rsidP="00FD64A4">
      <w:pPr>
        <w:spacing w:after="0" w:line="240" w:lineRule="auto"/>
        <w:ind w:left="720"/>
        <w:rPr>
          <w:rFonts w:eastAsia="Calibri" w:cstheme="minorHAnsi"/>
        </w:rPr>
      </w:pPr>
      <w:r>
        <w:rPr>
          <w:rFonts w:eastAsia="Calibri" w:cstheme="minorHAnsi"/>
        </w:rPr>
        <w:t>9</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9</w:t>
      </w:r>
      <w:r w:rsidRPr="00A64F12">
        <w:rPr>
          <w:rFonts w:eastAsia="Calibri" w:cstheme="minorHAnsi"/>
        </w:rPr>
        <w:t xml:space="preserve"> – SEASADD3_</w:t>
      </w:r>
      <w:r w:rsidR="00FA5515">
        <w:rPr>
          <w:rFonts w:eastAsia="Calibri" w:cstheme="minorHAnsi"/>
        </w:rPr>
        <w:t>9</w:t>
      </w:r>
      <w:r w:rsidRPr="00A64F12">
        <w:rPr>
          <w:rFonts w:eastAsia="Calibri" w:cstheme="minorHAnsi"/>
        </w:rPr>
        <w:t xml:space="preserve"> IN ORDER THEY WERE SUBMITTED]</w:t>
      </w:r>
    </w:p>
    <w:p w14:paraId="3E943B8C" w14:textId="1E58E808" w:rsidR="007B3BDD" w:rsidRPr="007B3BDD" w:rsidRDefault="002A7C58" w:rsidP="005725F4">
      <w:pPr>
        <w:spacing w:after="0" w:line="240" w:lineRule="auto"/>
        <w:ind w:left="720"/>
        <w:rPr>
          <w:rFonts w:eastAsia="Calibri" w:cstheme="minorHAnsi"/>
        </w:rPr>
      </w:pPr>
      <w:r>
        <w:rPr>
          <w:rFonts w:eastAsia="Calibri" w:cstheme="minorHAnsi"/>
        </w:rPr>
        <w:t>10</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SEASADD1_1</w:t>
      </w:r>
      <w:r w:rsidR="00FA5515">
        <w:rPr>
          <w:rFonts w:eastAsia="Calibri" w:cstheme="minorHAnsi"/>
        </w:rPr>
        <w:t>0</w:t>
      </w:r>
      <w:r w:rsidRPr="00A64F12">
        <w:rPr>
          <w:rFonts w:eastAsia="Calibri" w:cstheme="minorHAnsi"/>
        </w:rPr>
        <w:t xml:space="preserve"> – SEASADD3_1</w:t>
      </w:r>
      <w:r w:rsidR="00FA5515">
        <w:rPr>
          <w:rFonts w:eastAsia="Calibri" w:cstheme="minorHAnsi"/>
        </w:rPr>
        <w:t>0</w:t>
      </w:r>
      <w:r w:rsidRPr="00A64F12">
        <w:rPr>
          <w:rFonts w:eastAsia="Calibri" w:cstheme="minorHAnsi"/>
        </w:rPr>
        <w:t xml:space="preserve"> IN ORDER THEY WERE SUBMITTED]</w:t>
      </w:r>
    </w:p>
    <w:p w14:paraId="28D63C82" w14:textId="77777777" w:rsidR="00D00159" w:rsidRPr="00D00159" w:rsidRDefault="00D00159" w:rsidP="005725F4">
      <w:pPr>
        <w:spacing w:after="0" w:line="240" w:lineRule="auto"/>
        <w:rPr>
          <w:rFonts w:eastAsia="Calibri" w:cstheme="minorHAnsi"/>
        </w:rPr>
      </w:pPr>
    </w:p>
    <w:p w14:paraId="2750E080" w14:textId="0CC76578" w:rsidR="00F00EEA" w:rsidRPr="00AF7794" w:rsidRDefault="0A14DA4A" w:rsidP="005725F4">
      <w:pPr>
        <w:spacing w:after="0" w:line="240" w:lineRule="auto"/>
        <w:ind w:left="720"/>
        <w:rPr>
          <w:rFonts w:eastAsia="Calibri"/>
        </w:rPr>
      </w:pPr>
      <w:r w:rsidRPr="005725F4">
        <w:rPr>
          <w:rFonts w:ascii="Calibri" w:eastAsia="Calibri" w:hAnsi="Calibri" w:cs="Calibri"/>
        </w:rPr>
        <w:t xml:space="preserve">Thank you for your responses. </w:t>
      </w:r>
      <w:r w:rsidRPr="00DE3B35">
        <w:rPr>
          <w:rFonts w:eastAsia="Calibri"/>
        </w:rPr>
        <w:t>You have entered the maximum number of seasonal or vacation home addresses. You will move on to the next questions.</w:t>
      </w:r>
    </w:p>
    <w:p w14:paraId="773F0542" w14:textId="7CC5D711" w:rsidR="001E05C9" w:rsidRPr="003F7779" w:rsidRDefault="001C4966" w:rsidP="003F7779">
      <w:pPr>
        <w:spacing w:after="0" w:line="240" w:lineRule="auto"/>
        <w:rPr>
          <w:rFonts w:eastAsia="Calibri" w:cstheme="minorHAnsi"/>
          <w:b/>
        </w:rPr>
      </w:pPr>
      <w:r>
        <w:rPr>
          <w:rFonts w:eastAsia="Calibri" w:cstheme="minorHAnsi"/>
          <w:b/>
        </w:rPr>
        <w:t xml:space="preserve"> </w:t>
      </w:r>
    </w:p>
    <w:p w14:paraId="4457461F" w14:textId="6946DF13" w:rsidR="00FB5460" w:rsidRDefault="00527A14" w:rsidP="001E05C9">
      <w:pPr>
        <w:tabs>
          <w:tab w:val="left" w:pos="6480"/>
        </w:tabs>
        <w:spacing w:after="0" w:line="240" w:lineRule="auto"/>
        <w:rPr>
          <w:rFonts w:eastAsia="Calibri" w:cstheme="minorHAnsi"/>
          <w:b/>
        </w:rPr>
      </w:pPr>
      <w:r w:rsidRPr="00AF7794">
        <w:rPr>
          <w:rFonts w:eastAsia="Calibri" w:cstheme="minorHAnsi"/>
          <w:b/>
        </w:rPr>
        <w:t>[</w:t>
      </w:r>
      <w:r w:rsidR="00A97AD8">
        <w:rPr>
          <w:rFonts w:eastAsia="Calibri" w:cstheme="minorHAnsi"/>
          <w:b/>
        </w:rPr>
        <w:t>DISPLAY</w:t>
      </w:r>
      <w:r w:rsidR="00A97AD8" w:rsidRPr="00AF7794">
        <w:rPr>
          <w:rFonts w:eastAsia="Calibri" w:cstheme="minorHAnsi"/>
          <w:b/>
        </w:rPr>
        <w:t xml:space="preserve"> </w:t>
      </w:r>
      <w:r w:rsidR="003C04B1" w:rsidRPr="00AF7794">
        <w:rPr>
          <w:rFonts w:eastAsia="Calibri" w:cstheme="minorHAnsi"/>
          <w:b/>
        </w:rPr>
        <w:t>SEASADDYRS – SEAS</w:t>
      </w:r>
      <w:r w:rsidR="00116F3D" w:rsidRPr="00AF7794">
        <w:rPr>
          <w:rFonts w:eastAsia="Calibri" w:cstheme="minorHAnsi"/>
          <w:b/>
        </w:rPr>
        <w:t>ADDMOS</w:t>
      </w:r>
      <w:r w:rsidR="00E37DC5" w:rsidRPr="00AF7794">
        <w:rPr>
          <w:rFonts w:eastAsia="Calibri" w:cstheme="minorHAnsi"/>
          <w:b/>
        </w:rPr>
        <w:t xml:space="preserve"> FOR EACH ADDRESS PROVIDED IN </w:t>
      </w:r>
      <w:r w:rsidR="003C04B1" w:rsidRPr="00AF7794">
        <w:rPr>
          <w:rFonts w:eastAsia="Calibri" w:cstheme="minorHAnsi"/>
          <w:b/>
        </w:rPr>
        <w:t>SEASADD1 – SEASADD3</w:t>
      </w:r>
      <w:r w:rsidR="00FB5460">
        <w:rPr>
          <w:rFonts w:eastAsia="Calibri" w:cstheme="minorHAnsi"/>
          <w:b/>
        </w:rPr>
        <w:t>]</w:t>
      </w:r>
      <w:r w:rsidR="00E37DC5" w:rsidRPr="00AF7794">
        <w:rPr>
          <w:rFonts w:eastAsia="Calibri" w:cstheme="minorHAnsi"/>
          <w:b/>
        </w:rPr>
        <w:t xml:space="preserve"> </w:t>
      </w:r>
    </w:p>
    <w:p w14:paraId="1781C983" w14:textId="77777777" w:rsidR="007C6BD1" w:rsidRDefault="007C6BD1" w:rsidP="007C6BD1">
      <w:pPr>
        <w:spacing w:after="0" w:line="240" w:lineRule="auto"/>
        <w:rPr>
          <w:rFonts w:eastAsia="Calibri"/>
          <w:b/>
          <w:bCs/>
        </w:rPr>
      </w:pPr>
    </w:p>
    <w:p w14:paraId="668D43B2" w14:textId="31130216" w:rsidR="007C6BD1" w:rsidRDefault="007C6BD1" w:rsidP="007C6BD1">
      <w:pPr>
        <w:spacing w:after="0" w:line="240" w:lineRule="auto"/>
        <w:rPr>
          <w:rFonts w:eastAsia="Calibri"/>
          <w:b/>
          <w:bCs/>
        </w:rPr>
      </w:pPr>
      <w:r>
        <w:rPr>
          <w:rFonts w:eastAsia="Calibri"/>
          <w:b/>
          <w:bCs/>
        </w:rPr>
        <w:t>[DISPLAY SEA</w:t>
      </w:r>
      <w:r w:rsidR="00CF5B66">
        <w:rPr>
          <w:rFonts w:eastAsia="Calibri"/>
          <w:b/>
          <w:bCs/>
        </w:rPr>
        <w:t>S</w:t>
      </w:r>
      <w:r>
        <w:rPr>
          <w:rFonts w:eastAsia="Calibri"/>
          <w:b/>
          <w:bCs/>
        </w:rPr>
        <w:t>DDYRS</w:t>
      </w:r>
      <w:r w:rsidR="00C66D00">
        <w:rPr>
          <w:rFonts w:eastAsia="Calibri"/>
          <w:b/>
          <w:bCs/>
        </w:rPr>
        <w:t>1</w:t>
      </w:r>
      <w:r>
        <w:rPr>
          <w:rFonts w:eastAsia="Calibri"/>
          <w:b/>
          <w:bCs/>
        </w:rPr>
        <w:t>_1 IF 1</w:t>
      </w:r>
      <w:r w:rsidRPr="003F7779">
        <w:rPr>
          <w:rFonts w:eastAsia="Calibri"/>
          <w:b/>
          <w:bCs/>
          <w:vertAlign w:val="superscript"/>
        </w:rPr>
        <w:t>ST</w:t>
      </w:r>
      <w:r>
        <w:rPr>
          <w:rFonts w:eastAsia="Calibri"/>
          <w:b/>
          <w:bCs/>
        </w:rPr>
        <w:t xml:space="preserve"> SEASONAL ADDRESS SECTION DISPLAYED</w:t>
      </w:r>
    </w:p>
    <w:p w14:paraId="7E0DDA90" w14:textId="60697A07" w:rsidR="00BD2DD6" w:rsidRPr="00AF7794" w:rsidRDefault="007C6BD1" w:rsidP="00BD2DD6">
      <w:pPr>
        <w:spacing w:after="0" w:line="240" w:lineRule="auto"/>
        <w:rPr>
          <w:rFonts w:eastAsia="Calibri" w:cstheme="minorHAnsi"/>
        </w:rPr>
      </w:pPr>
      <w:r>
        <w:rPr>
          <w:rFonts w:eastAsia="Calibri"/>
          <w:b/>
          <w:bCs/>
        </w:rPr>
        <w:t>ELSE, GO TO INTRO</w:t>
      </w:r>
      <w:r w:rsidR="00AC56D3">
        <w:rPr>
          <w:rFonts w:eastAsia="Calibri"/>
          <w:b/>
          <w:bCs/>
        </w:rPr>
        <w:t>CH</w:t>
      </w:r>
      <w:r>
        <w:rPr>
          <w:rFonts w:eastAsia="Calibri"/>
          <w:b/>
          <w:bCs/>
        </w:rPr>
        <w:t>]</w:t>
      </w:r>
    </w:p>
    <w:p w14:paraId="7BD704D5" w14:textId="71BB149F" w:rsidR="007074C9" w:rsidRPr="00AF7794" w:rsidRDefault="007074C9" w:rsidP="008B16AA">
      <w:pPr>
        <w:pStyle w:val="ListParagraph"/>
        <w:numPr>
          <w:ilvl w:val="0"/>
          <w:numId w:val="7"/>
        </w:numPr>
        <w:spacing w:after="0" w:line="240" w:lineRule="auto"/>
        <w:rPr>
          <w:rFonts w:eastAsia="Calibri"/>
        </w:rPr>
      </w:pPr>
      <w:r w:rsidRPr="12E4BECE">
        <w:rPr>
          <w:rFonts w:eastAsia="Calibri"/>
        </w:rPr>
        <w:t>[SEASADDYRS</w:t>
      </w:r>
      <w:r w:rsidR="00C66D00">
        <w:rPr>
          <w:rFonts w:eastAsia="Calibri"/>
        </w:rPr>
        <w:t>1</w:t>
      </w:r>
      <w:r>
        <w:rPr>
          <w:rFonts w:eastAsia="Calibri"/>
        </w:rPr>
        <w:t>_1</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_1</w:t>
      </w:r>
      <w:r w:rsidRPr="12E4BECE">
        <w:rPr>
          <w:rFonts w:eastAsia="Calibri"/>
          <w:b/>
          <w:bCs/>
        </w:rPr>
        <w:t xml:space="preserve"> – SEASADD3</w:t>
      </w:r>
      <w:r>
        <w:rPr>
          <w:rFonts w:eastAsia="Calibri"/>
          <w:b/>
          <w:bCs/>
        </w:rPr>
        <w:t>_1</w:t>
      </w:r>
      <w:r w:rsidRPr="12E4BECE">
        <w:rPr>
          <w:rFonts w:eastAsia="Calibri"/>
          <w:b/>
          <w:bCs/>
        </w:rPr>
        <w:t>/ the 1</w:t>
      </w:r>
      <w:r w:rsidRPr="00FB5746">
        <w:rPr>
          <w:rFonts w:eastAsia="Calibri"/>
          <w:b/>
          <w:bCs/>
          <w:vertAlign w:val="superscript"/>
        </w:rPr>
        <w:t>st</w:t>
      </w:r>
      <w:r w:rsidR="00C231DD">
        <w:rPr>
          <w:rFonts w:eastAsia="Calibri"/>
          <w:b/>
          <w:bCs/>
        </w:rPr>
        <w:t xml:space="preserve"> </w:t>
      </w:r>
      <w:r w:rsidRPr="12E4BECE">
        <w:rPr>
          <w:rFonts w:eastAsia="Calibri"/>
          <w:b/>
          <w:bCs/>
        </w:rPr>
        <w:t>address you provided]</w:t>
      </w:r>
      <w:r w:rsidRPr="12E4BECE">
        <w:rPr>
          <w:rFonts w:eastAsia="Calibri"/>
        </w:rPr>
        <w:t xml:space="preserve">? </w:t>
      </w:r>
    </w:p>
    <w:p w14:paraId="723D5E44" w14:textId="77777777" w:rsidR="000A436D" w:rsidRDefault="000A436D" w:rsidP="00C231DD">
      <w:pPr>
        <w:pStyle w:val="ListParagraph"/>
        <w:spacing w:after="0" w:line="240" w:lineRule="auto"/>
        <w:ind w:left="360" w:firstLine="360"/>
        <w:rPr>
          <w:szCs w:val="16"/>
        </w:rPr>
      </w:pPr>
    </w:p>
    <w:p w14:paraId="1798F16F" w14:textId="4ED23B65" w:rsidR="007074C9" w:rsidRPr="00C231DD" w:rsidRDefault="007074C9" w:rsidP="003F7779">
      <w:pPr>
        <w:pStyle w:val="ListParagraph"/>
        <w:spacing w:after="0" w:line="240" w:lineRule="auto"/>
        <w:ind w:left="360" w:firstLine="360"/>
        <w:rPr>
          <w:szCs w:val="16"/>
        </w:rPr>
      </w:pPr>
      <w:r w:rsidRPr="00AF7794">
        <w:rPr>
          <w:szCs w:val="16"/>
        </w:rPr>
        <w:t>|__|__|__|__|Year first spent time at this address</w:t>
      </w:r>
    </w:p>
    <w:p w14:paraId="6172E1D4" w14:textId="77777777" w:rsidR="007074C9" w:rsidRPr="00AF7794" w:rsidRDefault="007074C9" w:rsidP="003F7779">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_1</w:t>
      </w:r>
    </w:p>
    <w:p w14:paraId="0F4E5CD5" w14:textId="77777777" w:rsidR="007074C9" w:rsidRPr="00AF7794" w:rsidRDefault="007074C9" w:rsidP="007074C9">
      <w:pPr>
        <w:pStyle w:val="ListParagraph"/>
        <w:spacing w:after="0" w:line="240" w:lineRule="auto"/>
        <w:ind w:left="360"/>
        <w:rPr>
          <w:szCs w:val="16"/>
        </w:rPr>
      </w:pPr>
    </w:p>
    <w:p w14:paraId="4EE590A9" w14:textId="77777777" w:rsidR="00102BA9" w:rsidRDefault="007074C9"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_1</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_1</w:t>
      </w:r>
      <w:r w:rsidRPr="12E4BECE">
        <w:rPr>
          <w:rFonts w:eastAsia="Calibri"/>
        </w:rPr>
        <w:t xml:space="preserve"> – SEASADD3</w:t>
      </w:r>
      <w:r>
        <w:rPr>
          <w:rFonts w:eastAsia="Calibri"/>
        </w:rPr>
        <w:t>_1</w:t>
      </w:r>
      <w:r w:rsidRPr="12E4BECE">
        <w:rPr>
          <w:rFonts w:eastAsia="Calibri"/>
        </w:rPr>
        <w:t>/ the 1</w:t>
      </w:r>
      <w:r w:rsidRPr="00FB5746">
        <w:rPr>
          <w:rFonts w:eastAsia="Calibri"/>
          <w:vertAlign w:val="superscript"/>
        </w:rPr>
        <w:t>st</w:t>
      </w:r>
      <w:r w:rsidRPr="12E4BECE">
        <w:rPr>
          <w:rFonts w:eastAsia="Calibri"/>
        </w:rPr>
        <w:t xml:space="preserve"> address you provided]? If you still spend time at this address, select “I still spend time here.”</w:t>
      </w:r>
    </w:p>
    <w:p w14:paraId="0DD19380" w14:textId="77777777" w:rsidR="00102BA9" w:rsidRDefault="00102BA9" w:rsidP="00102BA9">
      <w:pPr>
        <w:pStyle w:val="ListParagraph"/>
        <w:spacing w:after="0" w:line="240" w:lineRule="auto"/>
        <w:rPr>
          <w:szCs w:val="16"/>
        </w:rPr>
      </w:pPr>
    </w:p>
    <w:p w14:paraId="7ED93183" w14:textId="26405A36" w:rsidR="007074C9" w:rsidRPr="003F7779" w:rsidRDefault="007074C9" w:rsidP="003F7779">
      <w:pPr>
        <w:pStyle w:val="ListParagraph"/>
        <w:spacing w:after="0" w:line="240" w:lineRule="auto"/>
        <w:rPr>
          <w:rFonts w:eastAsia="Calibri"/>
        </w:rPr>
      </w:pPr>
      <w:r w:rsidRPr="00102BA9">
        <w:rPr>
          <w:szCs w:val="16"/>
        </w:rPr>
        <w:t>|__|__|__|__| Year last spent time at this address</w:t>
      </w:r>
    </w:p>
    <w:p w14:paraId="6D4D5949" w14:textId="214617C6" w:rsidR="007074C9" w:rsidRPr="003F7779" w:rsidRDefault="00BB62F8"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I still spend time here</w:t>
      </w:r>
    </w:p>
    <w:p w14:paraId="4B673889" w14:textId="77777777" w:rsidR="007074C9" w:rsidRPr="00AF7794" w:rsidRDefault="007074C9" w:rsidP="007074C9">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_1</w:t>
      </w:r>
    </w:p>
    <w:p w14:paraId="51F0B2B7" w14:textId="77777777" w:rsidR="007074C9" w:rsidRPr="00AF7794" w:rsidRDefault="007074C9" w:rsidP="007074C9">
      <w:pPr>
        <w:pStyle w:val="ListParagraph"/>
        <w:spacing w:after="0" w:line="240" w:lineRule="auto"/>
        <w:ind w:left="360"/>
        <w:rPr>
          <w:rFonts w:eastAsia="Calibri" w:cstheme="minorHAnsi"/>
        </w:rPr>
      </w:pPr>
    </w:p>
    <w:p w14:paraId="1A04F33F" w14:textId="5AA79C1B" w:rsidR="007074C9" w:rsidRPr="00AF7794" w:rsidRDefault="007074C9"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_1</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_1</w:t>
      </w:r>
      <w:r w:rsidRPr="12E4BECE">
        <w:rPr>
          <w:rFonts w:eastAsia="Calibri"/>
        </w:rPr>
        <w:t xml:space="preserve"> – SEASADD3</w:t>
      </w:r>
      <w:r>
        <w:rPr>
          <w:rFonts w:eastAsia="Calibri"/>
        </w:rPr>
        <w:t>_1</w:t>
      </w:r>
      <w:r w:rsidRPr="12E4BECE">
        <w:rPr>
          <w:rFonts w:eastAsia="Calibri"/>
        </w:rPr>
        <w:t>/ the 1</w:t>
      </w:r>
      <w:r w:rsidRPr="00FB5746">
        <w:rPr>
          <w:rFonts w:eastAsia="Calibri"/>
          <w:vertAlign w:val="superscript"/>
        </w:rPr>
        <w:t>st</w:t>
      </w:r>
      <w:r w:rsidR="00C231DD">
        <w:rPr>
          <w:rFonts w:eastAsia="Calibri"/>
        </w:rPr>
        <w:t xml:space="preserve"> </w:t>
      </w:r>
      <w:r w:rsidRPr="12E4BECE">
        <w:rPr>
          <w:rFonts w:eastAsia="Calibri"/>
        </w:rPr>
        <w:t>address you provided]?</w:t>
      </w:r>
    </w:p>
    <w:p w14:paraId="4AF4666B" w14:textId="77777777" w:rsidR="007074C9" w:rsidRPr="00AF7794" w:rsidRDefault="007074C9" w:rsidP="003F7779">
      <w:pPr>
        <w:spacing w:before="120" w:after="0" w:line="240" w:lineRule="auto"/>
        <w:ind w:firstLine="720"/>
        <w:rPr>
          <w:rFonts w:eastAsia="Calibri" w:cstheme="minorHAnsi"/>
        </w:rPr>
      </w:pPr>
      <w:r w:rsidRPr="00AF7794">
        <w:rPr>
          <w:rFonts w:eastAsia="Calibri" w:cstheme="minorHAnsi"/>
        </w:rPr>
        <w:t>|__|__| months per year</w:t>
      </w:r>
    </w:p>
    <w:p w14:paraId="1D09E8FF" w14:textId="7430A776" w:rsidR="007074C9" w:rsidRPr="003F7779" w:rsidRDefault="00652D9A"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Less than 1 month</w:t>
      </w:r>
    </w:p>
    <w:p w14:paraId="203C351D" w14:textId="4143D63E" w:rsidR="007074C9" w:rsidRDefault="007074C9" w:rsidP="007074C9">
      <w:pPr>
        <w:pStyle w:val="ListParagraph"/>
        <w:spacing w:after="0" w:line="240" w:lineRule="auto"/>
        <w:rPr>
          <w:b/>
          <w:bCs/>
          <w:i/>
          <w:iCs/>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Pr>
          <w:b/>
          <w:bCs/>
          <w:i/>
          <w:iCs/>
        </w:rPr>
        <w:t>GO TO SEAS</w:t>
      </w:r>
      <w:r w:rsidR="00993CE0">
        <w:rPr>
          <w:b/>
          <w:bCs/>
          <w:i/>
          <w:iCs/>
        </w:rPr>
        <w:t>ADDYRS</w:t>
      </w:r>
      <w:r w:rsidR="00C66D00">
        <w:rPr>
          <w:b/>
          <w:bCs/>
          <w:i/>
          <w:iCs/>
        </w:rPr>
        <w:t>1</w:t>
      </w:r>
      <w:r w:rsidR="00993CE0">
        <w:rPr>
          <w:b/>
          <w:bCs/>
          <w:i/>
          <w:iCs/>
        </w:rPr>
        <w:t>_2</w:t>
      </w:r>
    </w:p>
    <w:p w14:paraId="04E0E1E6" w14:textId="77777777" w:rsidR="000A436D" w:rsidRDefault="000A436D" w:rsidP="007074C9">
      <w:pPr>
        <w:pStyle w:val="ListParagraph"/>
        <w:spacing w:after="0" w:line="240" w:lineRule="auto"/>
        <w:rPr>
          <w:b/>
          <w:bCs/>
          <w:i/>
          <w:iCs/>
        </w:rPr>
      </w:pPr>
    </w:p>
    <w:p w14:paraId="03D64802" w14:textId="627ED09A" w:rsidR="00D736D3" w:rsidRDefault="00D736D3" w:rsidP="00D736D3">
      <w:pPr>
        <w:spacing w:after="0" w:line="240" w:lineRule="auto"/>
        <w:rPr>
          <w:rFonts w:eastAsia="Calibri"/>
          <w:b/>
          <w:bCs/>
        </w:rPr>
      </w:pPr>
      <w:r>
        <w:rPr>
          <w:rFonts w:eastAsia="Calibri"/>
          <w:b/>
          <w:bCs/>
        </w:rPr>
        <w:t>[DISPLAY SEASDDYRS</w:t>
      </w:r>
      <w:r w:rsidR="00C66D00">
        <w:rPr>
          <w:rFonts w:eastAsia="Calibri"/>
          <w:b/>
          <w:bCs/>
        </w:rPr>
        <w:t>1</w:t>
      </w:r>
      <w:r>
        <w:rPr>
          <w:rFonts w:eastAsia="Calibri"/>
          <w:b/>
          <w:bCs/>
        </w:rPr>
        <w:t>_2 IF 2</w:t>
      </w:r>
      <w:r w:rsidRPr="003F7779">
        <w:rPr>
          <w:rFonts w:eastAsia="Calibri"/>
          <w:b/>
          <w:bCs/>
          <w:vertAlign w:val="superscript"/>
        </w:rPr>
        <w:t>ND</w:t>
      </w:r>
      <w:r>
        <w:rPr>
          <w:rFonts w:eastAsia="Calibri"/>
          <w:b/>
          <w:bCs/>
        </w:rPr>
        <w:t xml:space="preserve"> SEASONAL ADDRESS SECTION DISPLAYED</w:t>
      </w:r>
    </w:p>
    <w:p w14:paraId="6A8C6D43" w14:textId="0D980838" w:rsidR="00654017" w:rsidRPr="00D736D3" w:rsidRDefault="00D736D3" w:rsidP="00654017">
      <w:pPr>
        <w:spacing w:after="0" w:line="240" w:lineRule="auto"/>
        <w:rPr>
          <w:rFonts w:eastAsia="Calibri" w:cstheme="minorHAnsi"/>
        </w:rPr>
      </w:pPr>
      <w:r>
        <w:rPr>
          <w:rFonts w:eastAsia="Calibri"/>
          <w:b/>
          <w:bCs/>
        </w:rPr>
        <w:t xml:space="preserve">ELSE, GO TO </w:t>
      </w:r>
      <w:r w:rsidR="008303C1" w:rsidRPr="003F7779">
        <w:rPr>
          <w:b/>
          <w:bCs/>
        </w:rPr>
        <w:t>INTROSEASWTR</w:t>
      </w:r>
      <w:r>
        <w:rPr>
          <w:rFonts w:eastAsia="Calibri"/>
          <w:b/>
          <w:bCs/>
        </w:rPr>
        <w:t>]</w:t>
      </w:r>
    </w:p>
    <w:p w14:paraId="5EFAD2D0" w14:textId="36159A1C" w:rsidR="007074C9" w:rsidRPr="00AF7794" w:rsidRDefault="007074C9" w:rsidP="008B16AA">
      <w:pPr>
        <w:pStyle w:val="ListParagraph"/>
        <w:numPr>
          <w:ilvl w:val="0"/>
          <w:numId w:val="7"/>
        </w:numPr>
        <w:spacing w:line="240" w:lineRule="auto"/>
        <w:rPr>
          <w:rFonts w:eastAsia="Calibri"/>
        </w:rPr>
      </w:pPr>
      <w:r w:rsidRPr="12E4BECE">
        <w:rPr>
          <w:rFonts w:eastAsia="Calibri"/>
        </w:rPr>
        <w:t>[SEASADDYRS</w:t>
      </w:r>
      <w:r w:rsidR="00C66D00">
        <w:rPr>
          <w:rFonts w:eastAsia="Calibri"/>
        </w:rPr>
        <w:t>1</w:t>
      </w:r>
      <w:r>
        <w:rPr>
          <w:rFonts w:eastAsia="Calibri"/>
        </w:rPr>
        <w:t>_</w:t>
      </w:r>
      <w:r w:rsidR="00620BD9">
        <w:rPr>
          <w:rFonts w:eastAsia="Calibri"/>
        </w:rPr>
        <w:t>2</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620BD9">
        <w:rPr>
          <w:rFonts w:eastAsia="Calibri"/>
          <w:b/>
          <w:bCs/>
        </w:rPr>
        <w:t>2</w:t>
      </w:r>
      <w:r w:rsidRPr="12E4BECE">
        <w:rPr>
          <w:rFonts w:eastAsia="Calibri"/>
          <w:b/>
          <w:bCs/>
        </w:rPr>
        <w:t xml:space="preserve"> – SEASADD3</w:t>
      </w:r>
      <w:r>
        <w:rPr>
          <w:rFonts w:eastAsia="Calibri"/>
          <w:b/>
          <w:bCs/>
        </w:rPr>
        <w:t>_</w:t>
      </w:r>
      <w:r w:rsidR="00620BD9">
        <w:rPr>
          <w:rFonts w:eastAsia="Calibri"/>
          <w:b/>
          <w:bCs/>
        </w:rPr>
        <w:t>2</w:t>
      </w:r>
      <w:r w:rsidRPr="12E4BECE">
        <w:rPr>
          <w:rFonts w:eastAsia="Calibri"/>
          <w:b/>
          <w:bCs/>
        </w:rPr>
        <w:t>/</w:t>
      </w:r>
      <w:r w:rsidR="00620BD9">
        <w:rPr>
          <w:rFonts w:eastAsia="Calibri"/>
          <w:b/>
          <w:bCs/>
        </w:rPr>
        <w:t xml:space="preserve">the </w:t>
      </w:r>
      <w:r w:rsidRPr="12E4BECE">
        <w:rPr>
          <w:rFonts w:eastAsia="Calibri"/>
          <w:b/>
          <w:bCs/>
        </w:rPr>
        <w:t>2</w:t>
      </w:r>
      <w:r w:rsidRPr="00FB5746">
        <w:rPr>
          <w:rFonts w:eastAsia="Calibri"/>
          <w:b/>
          <w:bCs/>
          <w:vertAlign w:val="superscript"/>
        </w:rPr>
        <w:t>nd</w:t>
      </w:r>
      <w:r w:rsidR="00620BD9">
        <w:rPr>
          <w:rFonts w:eastAsia="Calibri"/>
          <w:b/>
          <w:bCs/>
        </w:rPr>
        <w:t xml:space="preserve"> </w:t>
      </w:r>
      <w:r w:rsidRPr="12E4BECE">
        <w:rPr>
          <w:rFonts w:eastAsia="Calibri"/>
          <w:b/>
          <w:bCs/>
        </w:rPr>
        <w:t>address you provided]</w:t>
      </w:r>
      <w:r w:rsidRPr="12E4BECE">
        <w:rPr>
          <w:rFonts w:eastAsia="Calibri"/>
        </w:rPr>
        <w:t xml:space="preserve">? </w:t>
      </w:r>
    </w:p>
    <w:p w14:paraId="61C7F36B" w14:textId="77777777" w:rsidR="000A436D" w:rsidRDefault="000A436D" w:rsidP="000A436D">
      <w:pPr>
        <w:pStyle w:val="ListParagraph"/>
        <w:spacing w:before="240" w:after="0" w:line="240" w:lineRule="auto"/>
        <w:rPr>
          <w:szCs w:val="16"/>
        </w:rPr>
      </w:pPr>
    </w:p>
    <w:p w14:paraId="736BD615" w14:textId="6D93FFC4" w:rsidR="007074C9" w:rsidRPr="00620BD9" w:rsidRDefault="007074C9" w:rsidP="003F7779">
      <w:pPr>
        <w:pStyle w:val="ListParagraph"/>
        <w:spacing w:before="240" w:after="0" w:line="240" w:lineRule="auto"/>
        <w:rPr>
          <w:szCs w:val="16"/>
        </w:rPr>
      </w:pPr>
      <w:r w:rsidRPr="00AF7794">
        <w:rPr>
          <w:szCs w:val="16"/>
        </w:rPr>
        <w:t>|__|__|__|__|Year first spent time at this address</w:t>
      </w:r>
    </w:p>
    <w:p w14:paraId="0B00E662" w14:textId="1CCAEE96" w:rsidR="007074C9" w:rsidRPr="00AF7794" w:rsidRDefault="007074C9" w:rsidP="003F7779">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620BD9">
        <w:rPr>
          <w:b/>
          <w:bCs/>
          <w:i/>
          <w:iCs/>
        </w:rPr>
        <w:t>2</w:t>
      </w:r>
    </w:p>
    <w:p w14:paraId="3C92EFBB" w14:textId="77777777" w:rsidR="007074C9" w:rsidRPr="00AF7794" w:rsidRDefault="007074C9" w:rsidP="007074C9">
      <w:pPr>
        <w:pStyle w:val="ListParagraph"/>
        <w:spacing w:after="0" w:line="240" w:lineRule="auto"/>
        <w:ind w:left="360"/>
        <w:rPr>
          <w:szCs w:val="16"/>
        </w:rPr>
      </w:pPr>
    </w:p>
    <w:p w14:paraId="6C03A043" w14:textId="08210F31" w:rsidR="007074C9" w:rsidRPr="00AF7794" w:rsidRDefault="007074C9"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620BD9">
        <w:rPr>
          <w:rFonts w:eastAsia="Calibri"/>
        </w:rPr>
        <w:t>2</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620BD9">
        <w:rPr>
          <w:rFonts w:eastAsia="Calibri"/>
        </w:rPr>
        <w:t>2</w:t>
      </w:r>
      <w:r w:rsidRPr="12E4BECE">
        <w:rPr>
          <w:rFonts w:eastAsia="Calibri"/>
        </w:rPr>
        <w:t xml:space="preserve"> – SEASADD3</w:t>
      </w:r>
      <w:r>
        <w:rPr>
          <w:rFonts w:eastAsia="Calibri"/>
        </w:rPr>
        <w:t>_</w:t>
      </w:r>
      <w:r w:rsidR="00620BD9">
        <w:rPr>
          <w:rFonts w:eastAsia="Calibri"/>
        </w:rPr>
        <w:t>2</w:t>
      </w:r>
      <w:r w:rsidRPr="12E4BECE">
        <w:rPr>
          <w:rFonts w:eastAsia="Calibri"/>
        </w:rPr>
        <w:t>/ the 2</w:t>
      </w:r>
      <w:r w:rsidRPr="00FB5746">
        <w:rPr>
          <w:rFonts w:eastAsia="Calibri"/>
          <w:vertAlign w:val="superscript"/>
        </w:rPr>
        <w:t>nd</w:t>
      </w:r>
      <w:r w:rsidR="00620BD9">
        <w:rPr>
          <w:rFonts w:eastAsia="Calibri"/>
        </w:rPr>
        <w:t xml:space="preserve"> </w:t>
      </w:r>
      <w:r w:rsidRPr="12E4BECE">
        <w:rPr>
          <w:rFonts w:eastAsia="Calibri"/>
        </w:rPr>
        <w:t>address you provided]? If you still spend time at this address, select “I still spend time here.”</w:t>
      </w:r>
    </w:p>
    <w:p w14:paraId="68CE524E" w14:textId="77777777" w:rsidR="000A436D" w:rsidRDefault="000A436D" w:rsidP="00620BD9">
      <w:pPr>
        <w:pStyle w:val="ListParagraph"/>
        <w:spacing w:after="0" w:line="240" w:lineRule="auto"/>
        <w:rPr>
          <w:szCs w:val="16"/>
        </w:rPr>
      </w:pPr>
    </w:p>
    <w:p w14:paraId="3981ED6B" w14:textId="0D84BEC0" w:rsidR="007074C9" w:rsidRPr="000A436D" w:rsidRDefault="007074C9" w:rsidP="003F7779">
      <w:pPr>
        <w:pStyle w:val="ListParagraph"/>
        <w:spacing w:after="0" w:line="240" w:lineRule="auto"/>
        <w:rPr>
          <w:szCs w:val="16"/>
        </w:rPr>
      </w:pPr>
      <w:r w:rsidRPr="00AF7794">
        <w:rPr>
          <w:szCs w:val="16"/>
        </w:rPr>
        <w:t>|__|__|__|__| Year last spent time at this address</w:t>
      </w:r>
    </w:p>
    <w:p w14:paraId="487DE741" w14:textId="3FC1969B" w:rsidR="007074C9" w:rsidRPr="003F7779" w:rsidRDefault="00E85E8A"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I still spend time here</w:t>
      </w:r>
    </w:p>
    <w:p w14:paraId="211D8A19" w14:textId="01AF9955" w:rsidR="007074C9" w:rsidRPr="00AF7794" w:rsidRDefault="007074C9" w:rsidP="007074C9">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0A436D">
        <w:rPr>
          <w:b/>
          <w:bCs/>
          <w:i/>
          <w:iCs/>
        </w:rPr>
        <w:t>2</w:t>
      </w:r>
    </w:p>
    <w:p w14:paraId="0547A0A0" w14:textId="77777777" w:rsidR="007074C9" w:rsidRPr="00AF7794" w:rsidRDefault="007074C9" w:rsidP="007074C9">
      <w:pPr>
        <w:pStyle w:val="ListParagraph"/>
        <w:spacing w:after="0" w:line="240" w:lineRule="auto"/>
        <w:ind w:left="360"/>
        <w:rPr>
          <w:rFonts w:eastAsia="Calibri" w:cstheme="minorHAnsi"/>
        </w:rPr>
      </w:pPr>
    </w:p>
    <w:p w14:paraId="27E9CECD" w14:textId="34365707" w:rsidR="007074C9" w:rsidRPr="00AF7794" w:rsidRDefault="007074C9"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0A436D">
        <w:rPr>
          <w:rFonts w:eastAsia="Calibri"/>
        </w:rPr>
        <w:t>2</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0A436D">
        <w:rPr>
          <w:rFonts w:eastAsia="Calibri"/>
        </w:rPr>
        <w:t>2</w:t>
      </w:r>
      <w:r w:rsidRPr="12E4BECE">
        <w:rPr>
          <w:rFonts w:eastAsia="Calibri"/>
        </w:rPr>
        <w:t xml:space="preserve"> – SEASADD3</w:t>
      </w:r>
      <w:r>
        <w:rPr>
          <w:rFonts w:eastAsia="Calibri"/>
        </w:rPr>
        <w:t>_</w:t>
      </w:r>
      <w:r w:rsidR="000A436D">
        <w:rPr>
          <w:rFonts w:eastAsia="Calibri"/>
        </w:rPr>
        <w:t>2</w:t>
      </w:r>
      <w:r w:rsidRPr="12E4BECE">
        <w:rPr>
          <w:rFonts w:eastAsia="Calibri"/>
        </w:rPr>
        <w:t>/ the 2</w:t>
      </w:r>
      <w:r w:rsidRPr="00FB5746">
        <w:rPr>
          <w:rFonts w:eastAsia="Calibri"/>
          <w:vertAlign w:val="superscript"/>
        </w:rPr>
        <w:t>nd</w:t>
      </w:r>
      <w:r w:rsidR="000A436D">
        <w:rPr>
          <w:rFonts w:eastAsia="Calibri"/>
        </w:rPr>
        <w:t xml:space="preserve"> </w:t>
      </w:r>
      <w:r w:rsidRPr="12E4BECE">
        <w:rPr>
          <w:rFonts w:eastAsia="Calibri"/>
        </w:rPr>
        <w:t>address you provided]?</w:t>
      </w:r>
    </w:p>
    <w:p w14:paraId="4FAF5C8C" w14:textId="77777777" w:rsidR="007074C9" w:rsidRPr="00AF7794" w:rsidRDefault="007074C9" w:rsidP="003F7779">
      <w:pPr>
        <w:spacing w:before="120" w:after="0" w:line="240" w:lineRule="auto"/>
        <w:ind w:left="360" w:firstLine="360"/>
        <w:rPr>
          <w:rFonts w:eastAsia="Calibri" w:cstheme="minorHAnsi"/>
        </w:rPr>
      </w:pPr>
      <w:r w:rsidRPr="00AF7794">
        <w:rPr>
          <w:rFonts w:eastAsia="Calibri" w:cstheme="minorHAnsi"/>
        </w:rPr>
        <w:t>|__|__| months per year</w:t>
      </w:r>
    </w:p>
    <w:p w14:paraId="157E4B0B" w14:textId="3496CCFE" w:rsidR="007074C9" w:rsidRPr="003F7779" w:rsidRDefault="007C32F6"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Less than 1 month</w:t>
      </w:r>
    </w:p>
    <w:p w14:paraId="291192DB" w14:textId="75C5E8CE" w:rsidR="007074C9" w:rsidRDefault="007074C9" w:rsidP="007074C9">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00CD44A1">
        <w:rPr>
          <w:b/>
          <w:bCs/>
          <w:i/>
          <w:iCs/>
        </w:rPr>
        <w:t>GO TO</w:t>
      </w:r>
      <w:r w:rsidRPr="71CC2ABE">
        <w:rPr>
          <w:b/>
          <w:bCs/>
          <w:i/>
          <w:iCs/>
        </w:rPr>
        <w:t xml:space="preserve"> SEASADDYRS</w:t>
      </w:r>
      <w:r w:rsidR="00C66D00">
        <w:rPr>
          <w:b/>
          <w:bCs/>
          <w:i/>
          <w:iCs/>
        </w:rPr>
        <w:t>1</w:t>
      </w:r>
      <w:r w:rsidR="00CD44A1">
        <w:rPr>
          <w:b/>
          <w:bCs/>
          <w:i/>
          <w:iCs/>
        </w:rPr>
        <w:t>_3</w:t>
      </w:r>
    </w:p>
    <w:p w14:paraId="34BA649C" w14:textId="77777777" w:rsidR="00687CA9" w:rsidRDefault="00687CA9" w:rsidP="00687CA9">
      <w:pPr>
        <w:spacing w:after="0" w:line="240" w:lineRule="auto"/>
        <w:rPr>
          <w:rFonts w:eastAsia="Calibri"/>
        </w:rPr>
      </w:pPr>
    </w:p>
    <w:p w14:paraId="6DB27D6D" w14:textId="1484389D" w:rsidR="00687CA9" w:rsidRDefault="00687CA9" w:rsidP="00687CA9">
      <w:pPr>
        <w:spacing w:after="0" w:line="240" w:lineRule="auto"/>
        <w:rPr>
          <w:rFonts w:eastAsia="Calibri"/>
          <w:b/>
          <w:bCs/>
        </w:rPr>
      </w:pPr>
      <w:r>
        <w:rPr>
          <w:rFonts w:eastAsia="Calibri"/>
          <w:b/>
          <w:bCs/>
        </w:rPr>
        <w:t>[DISPLAY SEASDDYRS</w:t>
      </w:r>
      <w:r w:rsidR="00C66D00">
        <w:rPr>
          <w:rFonts w:eastAsia="Calibri"/>
          <w:b/>
          <w:bCs/>
        </w:rPr>
        <w:t>1</w:t>
      </w:r>
      <w:r>
        <w:rPr>
          <w:rFonts w:eastAsia="Calibri"/>
          <w:b/>
          <w:bCs/>
        </w:rPr>
        <w:t>_3 IF 3</w:t>
      </w:r>
      <w:r w:rsidRPr="00A64F12">
        <w:rPr>
          <w:rFonts w:eastAsia="Calibri"/>
          <w:b/>
          <w:bCs/>
          <w:vertAlign w:val="superscript"/>
        </w:rPr>
        <w:t>RD</w:t>
      </w:r>
      <w:r>
        <w:rPr>
          <w:rFonts w:eastAsia="Calibri"/>
          <w:b/>
          <w:bCs/>
        </w:rPr>
        <w:t xml:space="preserve"> SEASONAL ADDRESS SECTION DISPLAYED</w:t>
      </w:r>
    </w:p>
    <w:p w14:paraId="7382A6BF" w14:textId="474AEE30" w:rsidR="00687CA9" w:rsidRPr="00AF7794" w:rsidRDefault="00687CA9" w:rsidP="00687CA9">
      <w:pPr>
        <w:spacing w:after="0" w:line="240" w:lineRule="auto"/>
        <w:rPr>
          <w:rFonts w:eastAsia="Calibri" w:cstheme="minorHAnsi"/>
        </w:rPr>
      </w:pPr>
      <w:r>
        <w:rPr>
          <w:rFonts w:eastAsia="Calibri"/>
          <w:b/>
          <w:bCs/>
        </w:rPr>
        <w:t xml:space="preserve">ELSE, GO TO </w:t>
      </w:r>
      <w:r w:rsidR="008303C1" w:rsidRPr="00A64F12">
        <w:rPr>
          <w:b/>
          <w:bCs/>
        </w:rPr>
        <w:t>INTROSEASWTR</w:t>
      </w:r>
      <w:r>
        <w:rPr>
          <w:rFonts w:eastAsia="Calibri"/>
          <w:b/>
          <w:bCs/>
        </w:rPr>
        <w:t>]</w:t>
      </w:r>
    </w:p>
    <w:p w14:paraId="3E929844" w14:textId="4575B276" w:rsidR="00090E9D" w:rsidRPr="00AF7794" w:rsidRDefault="00090E9D" w:rsidP="008B16AA">
      <w:pPr>
        <w:pStyle w:val="ListParagraph"/>
        <w:numPr>
          <w:ilvl w:val="0"/>
          <w:numId w:val="7"/>
        </w:numPr>
        <w:spacing w:line="240" w:lineRule="auto"/>
        <w:rPr>
          <w:rFonts w:eastAsia="Calibri"/>
        </w:rPr>
      </w:pPr>
      <w:r w:rsidRPr="12E4BECE">
        <w:rPr>
          <w:rFonts w:eastAsia="Calibri"/>
        </w:rPr>
        <w:t>[SEASADDYRS</w:t>
      </w:r>
      <w:r>
        <w:rPr>
          <w:rFonts w:eastAsia="Calibri"/>
        </w:rPr>
        <w:t>1_3</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_3</w:t>
      </w:r>
      <w:r w:rsidRPr="12E4BECE">
        <w:rPr>
          <w:rFonts w:eastAsia="Calibri"/>
          <w:b/>
          <w:bCs/>
        </w:rPr>
        <w:t xml:space="preserve"> – SEASADD3</w:t>
      </w:r>
      <w:r>
        <w:rPr>
          <w:rFonts w:eastAsia="Calibri"/>
          <w:b/>
          <w:bCs/>
        </w:rPr>
        <w:t>_3</w:t>
      </w:r>
      <w:r w:rsidRPr="12E4BECE">
        <w:rPr>
          <w:rFonts w:eastAsia="Calibri"/>
          <w:b/>
          <w:bCs/>
        </w:rPr>
        <w:t>/</w:t>
      </w:r>
      <w:r>
        <w:rPr>
          <w:rFonts w:eastAsia="Calibri"/>
          <w:b/>
          <w:bCs/>
        </w:rPr>
        <w:t>the 3</w:t>
      </w:r>
      <w:r w:rsidRPr="003F7779">
        <w:rPr>
          <w:rFonts w:eastAsia="Calibri"/>
          <w:b/>
          <w:bCs/>
          <w:vertAlign w:val="superscript"/>
        </w:rPr>
        <w:t>RD</w:t>
      </w:r>
      <w:r>
        <w:rPr>
          <w:rFonts w:eastAsia="Calibri"/>
          <w:b/>
          <w:bCs/>
        </w:rPr>
        <w:t xml:space="preserve"> </w:t>
      </w:r>
      <w:r w:rsidRPr="12E4BECE">
        <w:rPr>
          <w:rFonts w:eastAsia="Calibri"/>
          <w:b/>
          <w:bCs/>
        </w:rPr>
        <w:t>address you provided]</w:t>
      </w:r>
      <w:r w:rsidRPr="12E4BECE">
        <w:rPr>
          <w:rFonts w:eastAsia="Calibri"/>
        </w:rPr>
        <w:t xml:space="preserve">? </w:t>
      </w:r>
    </w:p>
    <w:p w14:paraId="18E82F23" w14:textId="77777777" w:rsidR="00090E9D" w:rsidRDefault="00090E9D" w:rsidP="00090E9D">
      <w:pPr>
        <w:pStyle w:val="ListParagraph"/>
        <w:spacing w:before="240" w:after="0" w:line="240" w:lineRule="auto"/>
        <w:rPr>
          <w:szCs w:val="16"/>
        </w:rPr>
      </w:pPr>
    </w:p>
    <w:p w14:paraId="1E6521AA" w14:textId="77777777" w:rsidR="00090E9D" w:rsidRPr="00620BD9" w:rsidRDefault="00090E9D" w:rsidP="00090E9D">
      <w:pPr>
        <w:pStyle w:val="ListParagraph"/>
        <w:spacing w:before="240" w:after="0" w:line="240" w:lineRule="auto"/>
        <w:rPr>
          <w:szCs w:val="16"/>
        </w:rPr>
      </w:pPr>
      <w:r w:rsidRPr="00AF7794">
        <w:rPr>
          <w:szCs w:val="16"/>
        </w:rPr>
        <w:t>|__|__|__|__|Year first spent time at this address</w:t>
      </w:r>
    </w:p>
    <w:p w14:paraId="28C94955" w14:textId="3684BAFB" w:rsidR="00090E9D" w:rsidRPr="00AF7794" w:rsidRDefault="00090E9D" w:rsidP="00090E9D">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_3</w:t>
      </w:r>
    </w:p>
    <w:p w14:paraId="4D0EFBCC" w14:textId="77777777" w:rsidR="00090E9D" w:rsidRPr="00AF7794" w:rsidRDefault="00090E9D" w:rsidP="00090E9D">
      <w:pPr>
        <w:pStyle w:val="ListParagraph"/>
        <w:spacing w:after="0" w:line="240" w:lineRule="auto"/>
        <w:ind w:left="360"/>
        <w:rPr>
          <w:szCs w:val="16"/>
        </w:rPr>
      </w:pPr>
    </w:p>
    <w:p w14:paraId="52DEAA9C" w14:textId="3BDF59BF" w:rsidR="00090E9D" w:rsidRPr="00AF7794" w:rsidRDefault="00090E9D"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_3</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_3</w:t>
      </w:r>
      <w:r w:rsidRPr="12E4BECE">
        <w:rPr>
          <w:rFonts w:eastAsia="Calibri"/>
        </w:rPr>
        <w:t xml:space="preserve"> – SEASADD3</w:t>
      </w:r>
      <w:r>
        <w:rPr>
          <w:rFonts w:eastAsia="Calibri"/>
        </w:rPr>
        <w:t>_3</w:t>
      </w:r>
      <w:r w:rsidRPr="12E4BECE">
        <w:rPr>
          <w:rFonts w:eastAsia="Calibri"/>
        </w:rPr>
        <w:t xml:space="preserve">/ the </w:t>
      </w:r>
      <w:r>
        <w:rPr>
          <w:rFonts w:eastAsia="Calibri"/>
        </w:rPr>
        <w:t>3</w:t>
      </w:r>
      <w:r w:rsidRPr="003F7779">
        <w:rPr>
          <w:rFonts w:eastAsia="Calibri"/>
          <w:vertAlign w:val="superscript"/>
        </w:rPr>
        <w:t>RD</w:t>
      </w:r>
      <w:r>
        <w:rPr>
          <w:rFonts w:eastAsia="Calibri"/>
        </w:rPr>
        <w:t xml:space="preserve"> </w:t>
      </w:r>
      <w:r w:rsidRPr="12E4BECE">
        <w:rPr>
          <w:rFonts w:eastAsia="Calibri"/>
        </w:rPr>
        <w:t>address you provided]? If you still spend time at this address, select “I still spend time here.”</w:t>
      </w:r>
    </w:p>
    <w:p w14:paraId="4343F2EC" w14:textId="77777777" w:rsidR="00090E9D" w:rsidRDefault="00090E9D" w:rsidP="00090E9D">
      <w:pPr>
        <w:pStyle w:val="ListParagraph"/>
        <w:spacing w:after="0" w:line="240" w:lineRule="auto"/>
        <w:rPr>
          <w:szCs w:val="16"/>
        </w:rPr>
      </w:pPr>
    </w:p>
    <w:p w14:paraId="20CB0FD1" w14:textId="77777777" w:rsidR="00090E9D" w:rsidRPr="000A436D" w:rsidRDefault="00090E9D" w:rsidP="00090E9D">
      <w:pPr>
        <w:pStyle w:val="ListParagraph"/>
        <w:spacing w:after="0" w:line="240" w:lineRule="auto"/>
        <w:rPr>
          <w:szCs w:val="16"/>
        </w:rPr>
      </w:pPr>
      <w:r w:rsidRPr="00AF7794">
        <w:rPr>
          <w:szCs w:val="16"/>
        </w:rPr>
        <w:t>|__|__|__|__| Year last spent time at this address</w:t>
      </w:r>
    </w:p>
    <w:p w14:paraId="292A94BA" w14:textId="77777777" w:rsidR="00090E9D" w:rsidRPr="00A64F12" w:rsidRDefault="00090E9D" w:rsidP="00090E9D">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61986834" w14:textId="6DDB2800" w:rsidR="00090E9D" w:rsidRPr="00AF7794" w:rsidRDefault="00090E9D" w:rsidP="00090E9D">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_3</w:t>
      </w:r>
    </w:p>
    <w:p w14:paraId="2EE27B6B" w14:textId="77777777" w:rsidR="00090E9D" w:rsidRPr="00AF7794" w:rsidRDefault="00090E9D" w:rsidP="00090E9D">
      <w:pPr>
        <w:pStyle w:val="ListParagraph"/>
        <w:spacing w:after="0" w:line="240" w:lineRule="auto"/>
        <w:ind w:left="360"/>
        <w:rPr>
          <w:rFonts w:eastAsia="Calibri" w:cstheme="minorHAnsi"/>
        </w:rPr>
      </w:pPr>
    </w:p>
    <w:p w14:paraId="41A57A42" w14:textId="6C5FCFE8" w:rsidR="00090E9D" w:rsidRPr="00AF7794" w:rsidRDefault="00090E9D"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_3</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_3</w:t>
      </w:r>
      <w:r w:rsidRPr="12E4BECE">
        <w:rPr>
          <w:rFonts w:eastAsia="Calibri"/>
        </w:rPr>
        <w:t xml:space="preserve"> – SEASADD3</w:t>
      </w:r>
      <w:r>
        <w:rPr>
          <w:rFonts w:eastAsia="Calibri"/>
        </w:rPr>
        <w:t>_3</w:t>
      </w:r>
      <w:r w:rsidRPr="12E4BECE">
        <w:rPr>
          <w:rFonts w:eastAsia="Calibri"/>
        </w:rPr>
        <w:t xml:space="preserve">/ the </w:t>
      </w:r>
      <w:r>
        <w:rPr>
          <w:rFonts w:eastAsia="Calibri"/>
        </w:rPr>
        <w:t>3</w:t>
      </w:r>
      <w:r w:rsidRPr="003F7779">
        <w:rPr>
          <w:rFonts w:eastAsia="Calibri"/>
          <w:vertAlign w:val="superscript"/>
        </w:rPr>
        <w:t>RD</w:t>
      </w:r>
      <w:r>
        <w:rPr>
          <w:rFonts w:eastAsia="Calibri"/>
        </w:rPr>
        <w:t xml:space="preserve"> </w:t>
      </w:r>
      <w:r w:rsidRPr="12E4BECE">
        <w:rPr>
          <w:rFonts w:eastAsia="Calibri"/>
        </w:rPr>
        <w:t>address you provided]?</w:t>
      </w:r>
    </w:p>
    <w:p w14:paraId="04500D46" w14:textId="77777777" w:rsidR="00090E9D" w:rsidRPr="00AF7794" w:rsidRDefault="00090E9D" w:rsidP="00090E9D">
      <w:pPr>
        <w:spacing w:before="120" w:after="0" w:line="240" w:lineRule="auto"/>
        <w:ind w:left="360" w:firstLine="360"/>
        <w:rPr>
          <w:rFonts w:eastAsia="Calibri" w:cstheme="minorHAnsi"/>
        </w:rPr>
      </w:pPr>
      <w:r w:rsidRPr="00AF7794">
        <w:rPr>
          <w:rFonts w:eastAsia="Calibri" w:cstheme="minorHAnsi"/>
        </w:rPr>
        <w:t>|__|__| months per year</w:t>
      </w:r>
    </w:p>
    <w:p w14:paraId="0E19DB00" w14:textId="77777777" w:rsidR="00090E9D" w:rsidRPr="00A64F12" w:rsidRDefault="00090E9D" w:rsidP="00090E9D">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10F334B1" w14:textId="566A641F" w:rsidR="00090E9D" w:rsidRDefault="00090E9D" w:rsidP="00090E9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1_4</w:t>
      </w:r>
    </w:p>
    <w:p w14:paraId="5D392BC9" w14:textId="77777777" w:rsidR="00090E9D" w:rsidRDefault="00090E9D" w:rsidP="00090E9D">
      <w:pPr>
        <w:spacing w:after="0" w:line="240" w:lineRule="auto"/>
        <w:rPr>
          <w:rFonts w:eastAsia="Calibri"/>
        </w:rPr>
      </w:pPr>
    </w:p>
    <w:p w14:paraId="7551B4C7" w14:textId="17CF2D92" w:rsidR="00090E9D" w:rsidRDefault="00090E9D" w:rsidP="00090E9D">
      <w:pPr>
        <w:spacing w:after="0" w:line="240" w:lineRule="auto"/>
        <w:rPr>
          <w:rFonts w:eastAsia="Calibri"/>
          <w:b/>
          <w:bCs/>
        </w:rPr>
      </w:pPr>
      <w:r>
        <w:rPr>
          <w:rFonts w:eastAsia="Calibri"/>
          <w:b/>
          <w:bCs/>
        </w:rPr>
        <w:t>[DISPLAY SEASDDYRS1_4 IF 4</w:t>
      </w:r>
      <w:r w:rsidRPr="003F7779">
        <w:rPr>
          <w:rFonts w:eastAsia="Calibri"/>
          <w:b/>
          <w:bCs/>
          <w:vertAlign w:val="superscript"/>
        </w:rPr>
        <w:t>TH</w:t>
      </w:r>
      <w:r>
        <w:rPr>
          <w:rFonts w:eastAsia="Calibri"/>
          <w:b/>
          <w:bCs/>
        </w:rPr>
        <w:t xml:space="preserve"> SEASONAL ADDRESS SECTION DISPLAYED</w:t>
      </w:r>
    </w:p>
    <w:p w14:paraId="5A9132AC" w14:textId="77777777" w:rsidR="00090E9D" w:rsidRPr="00AF7794" w:rsidRDefault="00090E9D" w:rsidP="00090E9D">
      <w:pPr>
        <w:spacing w:after="0" w:line="240" w:lineRule="auto"/>
        <w:rPr>
          <w:rFonts w:eastAsia="Calibri" w:cstheme="minorHAnsi"/>
        </w:rPr>
      </w:pPr>
      <w:r>
        <w:rPr>
          <w:rFonts w:eastAsia="Calibri"/>
          <w:b/>
          <w:bCs/>
        </w:rPr>
        <w:lastRenderedPageBreak/>
        <w:t xml:space="preserve">ELSE, GO TO </w:t>
      </w:r>
      <w:r w:rsidRPr="00A64F12">
        <w:rPr>
          <w:b/>
          <w:bCs/>
        </w:rPr>
        <w:t>INTROSEASWTR</w:t>
      </w:r>
      <w:r>
        <w:rPr>
          <w:rFonts w:eastAsia="Calibri"/>
          <w:b/>
          <w:bCs/>
        </w:rPr>
        <w:t>]</w:t>
      </w:r>
    </w:p>
    <w:p w14:paraId="00ED050B" w14:textId="0E93F3C9"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w:t>
      </w:r>
      <w:r w:rsidR="002139BF">
        <w:rPr>
          <w:rFonts w:eastAsia="Calibri"/>
        </w:rPr>
        <w:t>4</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2139BF">
        <w:rPr>
          <w:rFonts w:eastAsia="Calibri"/>
          <w:b/>
          <w:bCs/>
        </w:rPr>
        <w:t>4</w:t>
      </w:r>
      <w:r w:rsidRPr="12E4BECE">
        <w:rPr>
          <w:rFonts w:eastAsia="Calibri"/>
          <w:b/>
          <w:bCs/>
        </w:rPr>
        <w:t xml:space="preserve"> – SEASADD3</w:t>
      </w:r>
      <w:r>
        <w:rPr>
          <w:rFonts w:eastAsia="Calibri"/>
          <w:b/>
          <w:bCs/>
        </w:rPr>
        <w:t>_</w:t>
      </w:r>
      <w:r w:rsidR="002139BF">
        <w:rPr>
          <w:rFonts w:eastAsia="Calibri"/>
          <w:b/>
          <w:bCs/>
        </w:rPr>
        <w:t>4</w:t>
      </w:r>
      <w:r w:rsidRPr="12E4BECE">
        <w:rPr>
          <w:rFonts w:eastAsia="Calibri"/>
          <w:b/>
          <w:bCs/>
        </w:rPr>
        <w:t>/</w:t>
      </w:r>
      <w:r>
        <w:rPr>
          <w:rFonts w:eastAsia="Calibri"/>
          <w:b/>
          <w:bCs/>
        </w:rPr>
        <w:t xml:space="preserve">the </w:t>
      </w:r>
      <w:r w:rsidR="002139BF">
        <w:rPr>
          <w:rFonts w:eastAsia="Calibri"/>
          <w:b/>
          <w:bCs/>
        </w:rPr>
        <w:t>4</w:t>
      </w:r>
      <w:r w:rsidR="002139BF" w:rsidRPr="003F7779">
        <w:rPr>
          <w:rFonts w:eastAsia="Calibri"/>
          <w:b/>
          <w:bCs/>
          <w:vertAlign w:val="superscript"/>
        </w:rPr>
        <w:t>TH</w:t>
      </w:r>
      <w:r w:rsidR="002139BF">
        <w:rPr>
          <w:rFonts w:eastAsia="Calibri"/>
          <w:b/>
          <w:bCs/>
        </w:rPr>
        <w:t xml:space="preserve"> </w:t>
      </w:r>
      <w:r w:rsidRPr="12E4BECE">
        <w:rPr>
          <w:rFonts w:eastAsia="Calibri"/>
          <w:b/>
          <w:bCs/>
        </w:rPr>
        <w:t>address you provided]</w:t>
      </w:r>
      <w:r w:rsidRPr="12E4BECE">
        <w:rPr>
          <w:rFonts w:eastAsia="Calibri"/>
        </w:rPr>
        <w:t xml:space="preserve">? </w:t>
      </w:r>
    </w:p>
    <w:p w14:paraId="1FE71FAF" w14:textId="77777777" w:rsidR="00D95BDB" w:rsidRDefault="00D95BDB" w:rsidP="00D95BDB">
      <w:pPr>
        <w:pStyle w:val="ListParagraph"/>
        <w:spacing w:before="240" w:after="0" w:line="240" w:lineRule="auto"/>
        <w:rPr>
          <w:szCs w:val="16"/>
        </w:rPr>
      </w:pPr>
    </w:p>
    <w:p w14:paraId="00B74842"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125BB620" w14:textId="5B7A3FB3"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E5AA6">
        <w:rPr>
          <w:b/>
          <w:bCs/>
          <w:i/>
          <w:iCs/>
        </w:rPr>
        <w:t>4</w:t>
      </w:r>
    </w:p>
    <w:p w14:paraId="6366B6EA" w14:textId="77777777" w:rsidR="00D95BDB" w:rsidRPr="00AF7794" w:rsidRDefault="00D95BDB" w:rsidP="00D95BDB">
      <w:pPr>
        <w:pStyle w:val="ListParagraph"/>
        <w:spacing w:after="0" w:line="240" w:lineRule="auto"/>
        <w:ind w:left="360"/>
        <w:rPr>
          <w:szCs w:val="16"/>
        </w:rPr>
      </w:pPr>
    </w:p>
    <w:p w14:paraId="76840F10" w14:textId="0DF962FF"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E5AA6">
        <w:rPr>
          <w:rFonts w:eastAsia="Calibri"/>
        </w:rPr>
        <w:t>4</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E5AA6">
        <w:rPr>
          <w:rFonts w:eastAsia="Calibri"/>
        </w:rPr>
        <w:t>4</w:t>
      </w:r>
      <w:r w:rsidRPr="12E4BECE">
        <w:rPr>
          <w:rFonts w:eastAsia="Calibri"/>
        </w:rPr>
        <w:t xml:space="preserve"> – SEASADD3</w:t>
      </w:r>
      <w:r>
        <w:rPr>
          <w:rFonts w:eastAsia="Calibri"/>
        </w:rPr>
        <w:t>_</w:t>
      </w:r>
      <w:r w:rsidR="008E5AA6">
        <w:rPr>
          <w:rFonts w:eastAsia="Calibri"/>
        </w:rPr>
        <w:t>4</w:t>
      </w:r>
      <w:r w:rsidRPr="12E4BECE">
        <w:rPr>
          <w:rFonts w:eastAsia="Calibri"/>
        </w:rPr>
        <w:t xml:space="preserve">/ the </w:t>
      </w:r>
      <w:r w:rsidR="008E5AA6">
        <w:rPr>
          <w:rFonts w:eastAsia="Calibri"/>
        </w:rPr>
        <w:t>4</w:t>
      </w:r>
      <w:r w:rsidR="008E5AA6" w:rsidRPr="003F7779">
        <w:rPr>
          <w:rFonts w:eastAsia="Calibri"/>
          <w:vertAlign w:val="superscript"/>
        </w:rPr>
        <w:t>TH</w:t>
      </w:r>
      <w:r w:rsidR="008E5AA6">
        <w:rPr>
          <w:rFonts w:eastAsia="Calibri"/>
        </w:rPr>
        <w:t xml:space="preserve"> </w:t>
      </w:r>
      <w:r w:rsidRPr="12E4BECE">
        <w:rPr>
          <w:rFonts w:eastAsia="Calibri"/>
        </w:rPr>
        <w:t>address you provided]? If you still spend time at this address, select “I still spend time here.”</w:t>
      </w:r>
    </w:p>
    <w:p w14:paraId="4342D3C5" w14:textId="77777777" w:rsidR="00D95BDB" w:rsidRDefault="00D95BDB" w:rsidP="00D95BDB">
      <w:pPr>
        <w:pStyle w:val="ListParagraph"/>
        <w:spacing w:after="0" w:line="240" w:lineRule="auto"/>
        <w:rPr>
          <w:szCs w:val="16"/>
        </w:rPr>
      </w:pPr>
    </w:p>
    <w:p w14:paraId="75C30940"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5646D08A"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75BB145F" w14:textId="25421229"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sidR="008E5AA6">
        <w:rPr>
          <w:b/>
          <w:bCs/>
          <w:i/>
          <w:iCs/>
        </w:rPr>
        <w:t>_4</w:t>
      </w:r>
    </w:p>
    <w:p w14:paraId="25098357" w14:textId="77777777" w:rsidR="00D95BDB" w:rsidRPr="00AF7794" w:rsidRDefault="00D95BDB" w:rsidP="00D95BDB">
      <w:pPr>
        <w:pStyle w:val="ListParagraph"/>
        <w:spacing w:after="0" w:line="240" w:lineRule="auto"/>
        <w:ind w:left="360"/>
        <w:rPr>
          <w:rFonts w:eastAsia="Calibri" w:cstheme="minorHAnsi"/>
        </w:rPr>
      </w:pPr>
    </w:p>
    <w:p w14:paraId="790059C6" w14:textId="796CF63A"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E5AA6">
        <w:rPr>
          <w:rFonts w:eastAsia="Calibri"/>
        </w:rPr>
        <w:t>4</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E5AA6">
        <w:rPr>
          <w:rFonts w:eastAsia="Calibri"/>
        </w:rPr>
        <w:t>4</w:t>
      </w:r>
      <w:r w:rsidRPr="12E4BECE">
        <w:rPr>
          <w:rFonts w:eastAsia="Calibri"/>
        </w:rPr>
        <w:t xml:space="preserve"> – SEASADD3</w:t>
      </w:r>
      <w:r>
        <w:rPr>
          <w:rFonts w:eastAsia="Calibri"/>
        </w:rPr>
        <w:t>_</w:t>
      </w:r>
      <w:r w:rsidR="008E5AA6">
        <w:rPr>
          <w:rFonts w:eastAsia="Calibri"/>
        </w:rPr>
        <w:t>4</w:t>
      </w:r>
      <w:r w:rsidRPr="12E4BECE">
        <w:rPr>
          <w:rFonts w:eastAsia="Calibri"/>
        </w:rPr>
        <w:t xml:space="preserve">/ the </w:t>
      </w:r>
      <w:r w:rsidR="008E5AA6">
        <w:rPr>
          <w:rFonts w:eastAsia="Calibri"/>
        </w:rPr>
        <w:t>4</w:t>
      </w:r>
      <w:r w:rsidR="008E5AA6" w:rsidRPr="003F7779">
        <w:rPr>
          <w:rFonts w:eastAsia="Calibri"/>
          <w:vertAlign w:val="superscript"/>
        </w:rPr>
        <w:t>TH</w:t>
      </w:r>
      <w:r w:rsidR="008E5AA6">
        <w:rPr>
          <w:rFonts w:eastAsia="Calibri"/>
        </w:rPr>
        <w:t xml:space="preserve"> </w:t>
      </w:r>
      <w:r w:rsidRPr="12E4BECE">
        <w:rPr>
          <w:rFonts w:eastAsia="Calibri"/>
        </w:rPr>
        <w:t>address you provided]?</w:t>
      </w:r>
    </w:p>
    <w:p w14:paraId="1D80F179"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76BC8233"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38DBD72A" w14:textId="7D4FB7D4"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8E5AA6">
        <w:rPr>
          <w:b/>
          <w:bCs/>
          <w:i/>
          <w:iCs/>
        </w:rPr>
        <w:t>5</w:t>
      </w:r>
    </w:p>
    <w:p w14:paraId="64DA2AD1" w14:textId="77777777" w:rsidR="00D95BDB" w:rsidRDefault="00D95BDB" w:rsidP="00D95BDB">
      <w:pPr>
        <w:spacing w:after="0" w:line="240" w:lineRule="auto"/>
        <w:rPr>
          <w:rFonts w:eastAsia="Calibri"/>
        </w:rPr>
      </w:pPr>
    </w:p>
    <w:p w14:paraId="20A9757C" w14:textId="56DDF458" w:rsidR="00D95BDB" w:rsidRDefault="00D95BDB" w:rsidP="00D95BDB">
      <w:pPr>
        <w:spacing w:after="0" w:line="240" w:lineRule="auto"/>
        <w:rPr>
          <w:rFonts w:eastAsia="Calibri"/>
          <w:b/>
          <w:bCs/>
        </w:rPr>
      </w:pPr>
      <w:r>
        <w:rPr>
          <w:rFonts w:eastAsia="Calibri"/>
          <w:b/>
          <w:bCs/>
        </w:rPr>
        <w:t>[DISPLAY SEASDDYRS1_</w:t>
      </w:r>
      <w:r w:rsidR="008E5AA6">
        <w:rPr>
          <w:rFonts w:eastAsia="Calibri"/>
          <w:b/>
          <w:bCs/>
        </w:rPr>
        <w:t>5</w:t>
      </w:r>
      <w:r>
        <w:rPr>
          <w:rFonts w:eastAsia="Calibri"/>
          <w:b/>
          <w:bCs/>
        </w:rPr>
        <w:t xml:space="preserve"> IF </w:t>
      </w:r>
      <w:r w:rsidR="008E5AA6">
        <w:rPr>
          <w:rFonts w:eastAsia="Calibri"/>
          <w:b/>
          <w:bCs/>
        </w:rPr>
        <w:t>5</w:t>
      </w:r>
      <w:r w:rsidRPr="00A64F12">
        <w:rPr>
          <w:rFonts w:eastAsia="Calibri"/>
          <w:b/>
          <w:bCs/>
          <w:vertAlign w:val="superscript"/>
        </w:rPr>
        <w:t>TH</w:t>
      </w:r>
      <w:r>
        <w:rPr>
          <w:rFonts w:eastAsia="Calibri"/>
          <w:b/>
          <w:bCs/>
        </w:rPr>
        <w:t xml:space="preserve"> SEASONAL ADDRESS SECTION DISPLAYED</w:t>
      </w:r>
    </w:p>
    <w:p w14:paraId="263690B4" w14:textId="200CDC8F" w:rsidR="00200A62" w:rsidRPr="003F7779" w:rsidRDefault="00D95BDB" w:rsidP="003F7779">
      <w:pPr>
        <w:spacing w:after="0" w:line="240" w:lineRule="auto"/>
        <w:rPr>
          <w:rFonts w:eastAsia="Calibri"/>
        </w:rPr>
      </w:pPr>
      <w:r w:rsidRPr="003F7779">
        <w:rPr>
          <w:rFonts w:eastAsia="Calibri"/>
          <w:b/>
          <w:bCs/>
        </w:rPr>
        <w:t xml:space="preserve">ELSE, GO TO </w:t>
      </w:r>
      <w:r w:rsidRPr="003F7779">
        <w:rPr>
          <w:b/>
          <w:bCs/>
        </w:rPr>
        <w:t>INTROSEASWTR</w:t>
      </w:r>
      <w:r w:rsidRPr="003F7779">
        <w:rPr>
          <w:rFonts w:eastAsia="Calibri"/>
          <w:b/>
          <w:bCs/>
        </w:rPr>
        <w:t>]</w:t>
      </w:r>
    </w:p>
    <w:p w14:paraId="3E7F4B1D" w14:textId="08CCB694"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1_3</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8E5AA6">
        <w:rPr>
          <w:rFonts w:eastAsia="Calibri"/>
          <w:b/>
          <w:bCs/>
        </w:rPr>
        <w:t>5</w:t>
      </w:r>
      <w:r w:rsidRPr="12E4BECE">
        <w:rPr>
          <w:rFonts w:eastAsia="Calibri"/>
          <w:b/>
          <w:bCs/>
        </w:rPr>
        <w:t xml:space="preserve"> – SEASADD3</w:t>
      </w:r>
      <w:r>
        <w:rPr>
          <w:rFonts w:eastAsia="Calibri"/>
          <w:b/>
          <w:bCs/>
        </w:rPr>
        <w:t>_</w:t>
      </w:r>
      <w:r w:rsidR="008E5AA6">
        <w:rPr>
          <w:rFonts w:eastAsia="Calibri"/>
          <w:b/>
          <w:bCs/>
        </w:rPr>
        <w:t>5</w:t>
      </w:r>
      <w:r w:rsidRPr="12E4BECE">
        <w:rPr>
          <w:rFonts w:eastAsia="Calibri"/>
          <w:b/>
          <w:bCs/>
        </w:rPr>
        <w:t>/</w:t>
      </w:r>
      <w:r>
        <w:rPr>
          <w:rFonts w:eastAsia="Calibri"/>
          <w:b/>
          <w:bCs/>
        </w:rPr>
        <w:t xml:space="preserve">the </w:t>
      </w:r>
      <w:r w:rsidR="008E5AA6">
        <w:rPr>
          <w:rFonts w:eastAsia="Calibri"/>
          <w:b/>
          <w:bCs/>
        </w:rPr>
        <w:t>5</w:t>
      </w:r>
      <w:r w:rsidR="008E5AA6" w:rsidRPr="003F7779">
        <w:rPr>
          <w:rFonts w:eastAsia="Calibri"/>
          <w:b/>
          <w:bCs/>
          <w:vertAlign w:val="superscript"/>
        </w:rPr>
        <w:t>th</w:t>
      </w:r>
      <w:r w:rsidR="008E5AA6">
        <w:rPr>
          <w:rFonts w:eastAsia="Calibri"/>
          <w:b/>
          <w:bCs/>
        </w:rPr>
        <w:t xml:space="preserve"> </w:t>
      </w:r>
      <w:r w:rsidRPr="12E4BECE">
        <w:rPr>
          <w:rFonts w:eastAsia="Calibri"/>
          <w:b/>
          <w:bCs/>
        </w:rPr>
        <w:t>address you provided]</w:t>
      </w:r>
      <w:r w:rsidRPr="12E4BECE">
        <w:rPr>
          <w:rFonts w:eastAsia="Calibri"/>
        </w:rPr>
        <w:t xml:space="preserve">? </w:t>
      </w:r>
    </w:p>
    <w:p w14:paraId="34717EF0" w14:textId="77777777" w:rsidR="00D95BDB" w:rsidRDefault="00D95BDB" w:rsidP="00D95BDB">
      <w:pPr>
        <w:pStyle w:val="ListParagraph"/>
        <w:spacing w:before="240" w:after="0" w:line="240" w:lineRule="auto"/>
        <w:rPr>
          <w:szCs w:val="16"/>
        </w:rPr>
      </w:pPr>
    </w:p>
    <w:p w14:paraId="011F8A25"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32034F76" w14:textId="7A8E3031"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E5AA6">
        <w:rPr>
          <w:b/>
          <w:bCs/>
          <w:i/>
          <w:iCs/>
        </w:rPr>
        <w:t>5</w:t>
      </w:r>
    </w:p>
    <w:p w14:paraId="440C272D" w14:textId="77777777" w:rsidR="00D95BDB" w:rsidRPr="00AF7794" w:rsidRDefault="00D95BDB" w:rsidP="00D95BDB">
      <w:pPr>
        <w:pStyle w:val="ListParagraph"/>
        <w:spacing w:after="0" w:line="240" w:lineRule="auto"/>
        <w:ind w:left="360"/>
        <w:rPr>
          <w:szCs w:val="16"/>
        </w:rPr>
      </w:pPr>
    </w:p>
    <w:p w14:paraId="2147CF5D" w14:textId="2C825B65"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E5AA6">
        <w:rPr>
          <w:rFonts w:eastAsia="Calibri"/>
        </w:rPr>
        <w:t>5</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E5AA6">
        <w:rPr>
          <w:rFonts w:eastAsia="Calibri"/>
        </w:rPr>
        <w:t>5</w:t>
      </w:r>
      <w:r w:rsidRPr="12E4BECE">
        <w:rPr>
          <w:rFonts w:eastAsia="Calibri"/>
        </w:rPr>
        <w:t xml:space="preserve"> – SEASADD3</w:t>
      </w:r>
      <w:r>
        <w:rPr>
          <w:rFonts w:eastAsia="Calibri"/>
        </w:rPr>
        <w:t>_</w:t>
      </w:r>
      <w:r w:rsidR="008E5AA6">
        <w:rPr>
          <w:rFonts w:eastAsia="Calibri"/>
        </w:rPr>
        <w:t>5</w:t>
      </w:r>
      <w:r w:rsidRPr="12E4BECE">
        <w:rPr>
          <w:rFonts w:eastAsia="Calibri"/>
        </w:rPr>
        <w:t xml:space="preserve">/ the </w:t>
      </w:r>
      <w:r w:rsidR="008E5AA6">
        <w:rPr>
          <w:rFonts w:eastAsia="Calibri"/>
        </w:rPr>
        <w:t>5</w:t>
      </w:r>
      <w:r w:rsidR="008E5AA6" w:rsidRPr="003F7779">
        <w:rPr>
          <w:rFonts w:eastAsia="Calibri"/>
          <w:vertAlign w:val="superscript"/>
        </w:rPr>
        <w:t>th</w:t>
      </w:r>
      <w:r w:rsidR="008E5AA6">
        <w:rPr>
          <w:rFonts w:eastAsia="Calibri"/>
        </w:rPr>
        <w:t xml:space="preserve"> </w:t>
      </w:r>
      <w:r w:rsidRPr="12E4BECE">
        <w:rPr>
          <w:rFonts w:eastAsia="Calibri"/>
        </w:rPr>
        <w:t>address you provided]? If you still spend time at this address, select “I still spend time here.”</w:t>
      </w:r>
    </w:p>
    <w:p w14:paraId="5AEAF50E" w14:textId="77777777" w:rsidR="00D95BDB" w:rsidRDefault="00D95BDB" w:rsidP="00D95BDB">
      <w:pPr>
        <w:pStyle w:val="ListParagraph"/>
        <w:spacing w:after="0" w:line="240" w:lineRule="auto"/>
        <w:rPr>
          <w:szCs w:val="16"/>
        </w:rPr>
      </w:pPr>
    </w:p>
    <w:p w14:paraId="02C804DD"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4E6F3F8B"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1CE58640" w14:textId="2D17564A"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8E5AA6">
        <w:rPr>
          <w:b/>
          <w:bCs/>
          <w:i/>
          <w:iCs/>
        </w:rPr>
        <w:t>5</w:t>
      </w:r>
    </w:p>
    <w:p w14:paraId="2C5C0C0F" w14:textId="77777777" w:rsidR="00D95BDB" w:rsidRPr="00AF7794" w:rsidRDefault="00D95BDB" w:rsidP="00D95BDB">
      <w:pPr>
        <w:pStyle w:val="ListParagraph"/>
        <w:spacing w:after="0" w:line="240" w:lineRule="auto"/>
        <w:ind w:left="360"/>
        <w:rPr>
          <w:rFonts w:eastAsia="Calibri" w:cstheme="minorHAnsi"/>
        </w:rPr>
      </w:pPr>
    </w:p>
    <w:p w14:paraId="624767E0" w14:textId="6566CA55"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87132">
        <w:rPr>
          <w:rFonts w:eastAsia="Calibri"/>
        </w:rPr>
        <w:t>5</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87132">
        <w:rPr>
          <w:rFonts w:eastAsia="Calibri"/>
        </w:rPr>
        <w:t>5</w:t>
      </w:r>
      <w:r w:rsidRPr="12E4BECE">
        <w:rPr>
          <w:rFonts w:eastAsia="Calibri"/>
        </w:rPr>
        <w:t xml:space="preserve"> – SEASADD3</w:t>
      </w:r>
      <w:r>
        <w:rPr>
          <w:rFonts w:eastAsia="Calibri"/>
        </w:rPr>
        <w:t>_</w:t>
      </w:r>
      <w:r w:rsidR="00887132">
        <w:rPr>
          <w:rFonts w:eastAsia="Calibri"/>
        </w:rPr>
        <w:t>5</w:t>
      </w:r>
      <w:r w:rsidRPr="12E4BECE">
        <w:rPr>
          <w:rFonts w:eastAsia="Calibri"/>
        </w:rPr>
        <w:t xml:space="preserve">/ the </w:t>
      </w:r>
      <w:r w:rsidR="00887132">
        <w:rPr>
          <w:rFonts w:eastAsia="Calibri"/>
        </w:rPr>
        <w:t>5</w:t>
      </w:r>
      <w:r w:rsidR="00887132" w:rsidRPr="003F7779">
        <w:rPr>
          <w:rFonts w:eastAsia="Calibri"/>
          <w:vertAlign w:val="superscript"/>
        </w:rPr>
        <w:t>th</w:t>
      </w:r>
      <w:r w:rsidR="00887132">
        <w:rPr>
          <w:rFonts w:eastAsia="Calibri"/>
        </w:rPr>
        <w:t xml:space="preserve"> </w:t>
      </w:r>
      <w:r w:rsidRPr="12E4BECE">
        <w:rPr>
          <w:rFonts w:eastAsia="Calibri"/>
        </w:rPr>
        <w:t>address you provided]?</w:t>
      </w:r>
    </w:p>
    <w:p w14:paraId="6868E0B4"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1A813B8D"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6AD641BF" w14:textId="66617BD2"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887132">
        <w:rPr>
          <w:b/>
          <w:bCs/>
          <w:i/>
          <w:iCs/>
        </w:rPr>
        <w:t>6</w:t>
      </w:r>
    </w:p>
    <w:p w14:paraId="38A53F10" w14:textId="77777777" w:rsidR="00D95BDB" w:rsidRDefault="00D95BDB" w:rsidP="00D95BDB">
      <w:pPr>
        <w:spacing w:after="0" w:line="240" w:lineRule="auto"/>
        <w:rPr>
          <w:rFonts w:eastAsia="Calibri"/>
        </w:rPr>
      </w:pPr>
    </w:p>
    <w:p w14:paraId="36711A43" w14:textId="31124479" w:rsidR="00D95BDB" w:rsidRDefault="00D95BDB" w:rsidP="00D95BDB">
      <w:pPr>
        <w:spacing w:after="0" w:line="240" w:lineRule="auto"/>
        <w:rPr>
          <w:rFonts w:eastAsia="Calibri"/>
          <w:b/>
          <w:bCs/>
        </w:rPr>
      </w:pPr>
      <w:r>
        <w:rPr>
          <w:rFonts w:eastAsia="Calibri"/>
          <w:b/>
          <w:bCs/>
        </w:rPr>
        <w:t>[DISPLAY SEASDDYRS1_</w:t>
      </w:r>
      <w:r w:rsidR="00887132">
        <w:rPr>
          <w:rFonts w:eastAsia="Calibri"/>
          <w:b/>
          <w:bCs/>
        </w:rPr>
        <w:t>6</w:t>
      </w:r>
      <w:r>
        <w:rPr>
          <w:rFonts w:eastAsia="Calibri"/>
          <w:b/>
          <w:bCs/>
        </w:rPr>
        <w:t xml:space="preserve"> IF </w:t>
      </w:r>
      <w:r w:rsidR="00887132">
        <w:rPr>
          <w:rFonts w:eastAsia="Calibri"/>
          <w:b/>
          <w:bCs/>
        </w:rPr>
        <w:t>6</w:t>
      </w:r>
      <w:r w:rsidRPr="00A64F12">
        <w:rPr>
          <w:rFonts w:eastAsia="Calibri"/>
          <w:b/>
          <w:bCs/>
          <w:vertAlign w:val="superscript"/>
        </w:rPr>
        <w:t>TH</w:t>
      </w:r>
      <w:r>
        <w:rPr>
          <w:rFonts w:eastAsia="Calibri"/>
          <w:b/>
          <w:bCs/>
        </w:rPr>
        <w:t xml:space="preserve"> SEASONAL ADDRESS SECTION DISPLAYED</w:t>
      </w:r>
    </w:p>
    <w:p w14:paraId="2C0940D3"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01A490B7" w14:textId="5B35C3F0"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w:t>
      </w:r>
      <w:r w:rsidR="00887132">
        <w:rPr>
          <w:rFonts w:eastAsia="Calibri"/>
        </w:rPr>
        <w:t>6</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887132">
        <w:rPr>
          <w:rFonts w:eastAsia="Calibri"/>
          <w:b/>
          <w:bCs/>
        </w:rPr>
        <w:t>6</w:t>
      </w:r>
      <w:r w:rsidRPr="12E4BECE">
        <w:rPr>
          <w:rFonts w:eastAsia="Calibri"/>
          <w:b/>
          <w:bCs/>
        </w:rPr>
        <w:t xml:space="preserve"> – SEASADD3</w:t>
      </w:r>
      <w:r>
        <w:rPr>
          <w:rFonts w:eastAsia="Calibri"/>
          <w:b/>
          <w:bCs/>
        </w:rPr>
        <w:t>_</w:t>
      </w:r>
      <w:r w:rsidR="00887132">
        <w:rPr>
          <w:rFonts w:eastAsia="Calibri"/>
          <w:b/>
          <w:bCs/>
        </w:rPr>
        <w:t>6</w:t>
      </w:r>
      <w:r w:rsidRPr="12E4BECE">
        <w:rPr>
          <w:rFonts w:eastAsia="Calibri"/>
          <w:b/>
          <w:bCs/>
        </w:rPr>
        <w:t>/</w:t>
      </w:r>
      <w:r>
        <w:rPr>
          <w:rFonts w:eastAsia="Calibri"/>
          <w:b/>
          <w:bCs/>
        </w:rPr>
        <w:t xml:space="preserve">the </w:t>
      </w:r>
      <w:r w:rsidR="00887132">
        <w:rPr>
          <w:rFonts w:eastAsia="Calibri"/>
          <w:b/>
          <w:bCs/>
        </w:rPr>
        <w:t>6</w:t>
      </w:r>
      <w:r w:rsidR="00887132" w:rsidRPr="003F7779">
        <w:rPr>
          <w:rFonts w:eastAsia="Calibri"/>
          <w:b/>
          <w:bCs/>
          <w:vertAlign w:val="superscript"/>
        </w:rPr>
        <w:t>th</w:t>
      </w:r>
      <w:r w:rsidR="00887132">
        <w:rPr>
          <w:rFonts w:eastAsia="Calibri"/>
          <w:b/>
          <w:bCs/>
        </w:rPr>
        <w:t xml:space="preserve"> </w:t>
      </w:r>
      <w:r w:rsidRPr="12E4BECE">
        <w:rPr>
          <w:rFonts w:eastAsia="Calibri"/>
          <w:b/>
          <w:bCs/>
        </w:rPr>
        <w:t>address you provided]</w:t>
      </w:r>
      <w:r w:rsidRPr="12E4BECE">
        <w:rPr>
          <w:rFonts w:eastAsia="Calibri"/>
        </w:rPr>
        <w:t xml:space="preserve">? </w:t>
      </w:r>
    </w:p>
    <w:p w14:paraId="21506817" w14:textId="77777777" w:rsidR="00D95BDB" w:rsidRDefault="00D95BDB" w:rsidP="00D95BDB">
      <w:pPr>
        <w:pStyle w:val="ListParagraph"/>
        <w:spacing w:before="240" w:after="0" w:line="240" w:lineRule="auto"/>
        <w:rPr>
          <w:szCs w:val="16"/>
        </w:rPr>
      </w:pPr>
    </w:p>
    <w:p w14:paraId="24B60942"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768DF237" w14:textId="09472053"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87132">
        <w:rPr>
          <w:b/>
          <w:bCs/>
          <w:i/>
          <w:iCs/>
        </w:rPr>
        <w:t>6</w:t>
      </w:r>
    </w:p>
    <w:p w14:paraId="3E922A3E" w14:textId="77777777" w:rsidR="00D95BDB" w:rsidRPr="00AF7794" w:rsidRDefault="00D95BDB" w:rsidP="00D95BDB">
      <w:pPr>
        <w:pStyle w:val="ListParagraph"/>
        <w:spacing w:after="0" w:line="240" w:lineRule="auto"/>
        <w:ind w:left="360"/>
        <w:rPr>
          <w:szCs w:val="16"/>
        </w:rPr>
      </w:pPr>
    </w:p>
    <w:p w14:paraId="086B714E" w14:textId="5891514C"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87132">
        <w:rPr>
          <w:rFonts w:eastAsia="Calibri"/>
        </w:rPr>
        <w:t>6</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87132">
        <w:rPr>
          <w:rFonts w:eastAsia="Calibri"/>
        </w:rPr>
        <w:t>6</w:t>
      </w:r>
      <w:r w:rsidRPr="12E4BECE">
        <w:rPr>
          <w:rFonts w:eastAsia="Calibri"/>
        </w:rPr>
        <w:t xml:space="preserve"> – SEASADD3</w:t>
      </w:r>
      <w:r>
        <w:rPr>
          <w:rFonts w:eastAsia="Calibri"/>
        </w:rPr>
        <w:t>_</w:t>
      </w:r>
      <w:r w:rsidR="00887132">
        <w:rPr>
          <w:rFonts w:eastAsia="Calibri"/>
        </w:rPr>
        <w:t>6</w:t>
      </w:r>
      <w:r w:rsidRPr="12E4BECE">
        <w:rPr>
          <w:rFonts w:eastAsia="Calibri"/>
        </w:rPr>
        <w:t xml:space="preserve">/ the </w:t>
      </w:r>
      <w:r w:rsidR="00887132">
        <w:rPr>
          <w:rFonts w:eastAsia="Calibri"/>
        </w:rPr>
        <w:t>6</w:t>
      </w:r>
      <w:r w:rsidR="00887132" w:rsidRPr="003F7779">
        <w:rPr>
          <w:rFonts w:eastAsia="Calibri"/>
          <w:vertAlign w:val="superscript"/>
        </w:rPr>
        <w:t>th</w:t>
      </w:r>
      <w:r w:rsidR="00887132">
        <w:rPr>
          <w:rFonts w:eastAsia="Calibri"/>
        </w:rPr>
        <w:t xml:space="preserve"> </w:t>
      </w:r>
      <w:r w:rsidRPr="12E4BECE">
        <w:rPr>
          <w:rFonts w:eastAsia="Calibri"/>
        </w:rPr>
        <w:t>address you provided]? If you still spend time at this address, select “I still spend time here.”</w:t>
      </w:r>
    </w:p>
    <w:p w14:paraId="1CE67C94" w14:textId="77777777" w:rsidR="00D95BDB" w:rsidRDefault="00D95BDB" w:rsidP="00D95BDB">
      <w:pPr>
        <w:pStyle w:val="ListParagraph"/>
        <w:spacing w:after="0" w:line="240" w:lineRule="auto"/>
        <w:rPr>
          <w:szCs w:val="16"/>
        </w:rPr>
      </w:pPr>
    </w:p>
    <w:p w14:paraId="5145F8EE"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046BA106"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300D1F80" w14:textId="52355D87"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887132">
        <w:rPr>
          <w:b/>
          <w:bCs/>
          <w:i/>
          <w:iCs/>
        </w:rPr>
        <w:t>6</w:t>
      </w:r>
    </w:p>
    <w:p w14:paraId="027E2D72" w14:textId="77777777" w:rsidR="00D95BDB" w:rsidRPr="00AF7794" w:rsidRDefault="00D95BDB" w:rsidP="00D95BDB">
      <w:pPr>
        <w:pStyle w:val="ListParagraph"/>
        <w:spacing w:after="0" w:line="240" w:lineRule="auto"/>
        <w:ind w:left="360"/>
        <w:rPr>
          <w:rFonts w:eastAsia="Calibri" w:cstheme="minorHAnsi"/>
        </w:rPr>
      </w:pPr>
    </w:p>
    <w:p w14:paraId="3DA22DE1" w14:textId="0DC6002E"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87132">
        <w:rPr>
          <w:rFonts w:eastAsia="Calibri"/>
        </w:rPr>
        <w:t>6</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87132">
        <w:rPr>
          <w:rFonts w:eastAsia="Calibri"/>
        </w:rPr>
        <w:t>6</w:t>
      </w:r>
      <w:r w:rsidRPr="12E4BECE">
        <w:rPr>
          <w:rFonts w:eastAsia="Calibri"/>
        </w:rPr>
        <w:t xml:space="preserve"> – SEASADD3</w:t>
      </w:r>
      <w:r>
        <w:rPr>
          <w:rFonts w:eastAsia="Calibri"/>
        </w:rPr>
        <w:t>_</w:t>
      </w:r>
      <w:r w:rsidR="00887132">
        <w:rPr>
          <w:rFonts w:eastAsia="Calibri"/>
        </w:rPr>
        <w:t>6</w:t>
      </w:r>
      <w:r w:rsidRPr="12E4BECE">
        <w:rPr>
          <w:rFonts w:eastAsia="Calibri"/>
        </w:rPr>
        <w:t xml:space="preserve">/ the </w:t>
      </w:r>
      <w:r w:rsidR="00887132">
        <w:rPr>
          <w:rFonts w:eastAsia="Calibri"/>
        </w:rPr>
        <w:t>6</w:t>
      </w:r>
      <w:r w:rsidR="00887132" w:rsidRPr="003F7779">
        <w:rPr>
          <w:rFonts w:eastAsia="Calibri"/>
          <w:vertAlign w:val="superscript"/>
        </w:rPr>
        <w:t>th</w:t>
      </w:r>
      <w:r w:rsidR="00887132">
        <w:rPr>
          <w:rFonts w:eastAsia="Calibri"/>
        </w:rPr>
        <w:t xml:space="preserve"> </w:t>
      </w:r>
      <w:r w:rsidRPr="12E4BECE">
        <w:rPr>
          <w:rFonts w:eastAsia="Calibri"/>
        </w:rPr>
        <w:t>address you provided]?</w:t>
      </w:r>
    </w:p>
    <w:p w14:paraId="11C6E4D0"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1644C267"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66E29DCA" w14:textId="5B31F8D6"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887132">
        <w:rPr>
          <w:b/>
          <w:bCs/>
          <w:i/>
          <w:iCs/>
        </w:rPr>
        <w:t>7</w:t>
      </w:r>
    </w:p>
    <w:p w14:paraId="1ECC4D50" w14:textId="77777777" w:rsidR="00D95BDB" w:rsidRDefault="00D95BDB" w:rsidP="00D95BDB">
      <w:pPr>
        <w:spacing w:after="0" w:line="240" w:lineRule="auto"/>
        <w:rPr>
          <w:rFonts w:eastAsia="Calibri"/>
        </w:rPr>
      </w:pPr>
    </w:p>
    <w:p w14:paraId="1EBEC45D" w14:textId="4DF6E16C" w:rsidR="00D95BDB" w:rsidRDefault="00D95BDB" w:rsidP="00D95BDB">
      <w:pPr>
        <w:spacing w:after="0" w:line="240" w:lineRule="auto"/>
        <w:rPr>
          <w:rFonts w:eastAsia="Calibri"/>
          <w:b/>
          <w:bCs/>
        </w:rPr>
      </w:pPr>
      <w:r>
        <w:rPr>
          <w:rFonts w:eastAsia="Calibri"/>
          <w:b/>
          <w:bCs/>
        </w:rPr>
        <w:t>[DISPLAY SEASDDYRS1_</w:t>
      </w:r>
      <w:r w:rsidR="00887132">
        <w:rPr>
          <w:rFonts w:eastAsia="Calibri"/>
          <w:b/>
          <w:bCs/>
        </w:rPr>
        <w:t>7</w:t>
      </w:r>
      <w:r>
        <w:rPr>
          <w:rFonts w:eastAsia="Calibri"/>
          <w:b/>
          <w:bCs/>
        </w:rPr>
        <w:t xml:space="preserve"> IF </w:t>
      </w:r>
      <w:r w:rsidR="00887132">
        <w:rPr>
          <w:rFonts w:eastAsia="Calibri"/>
          <w:b/>
          <w:bCs/>
        </w:rPr>
        <w:t>7</w:t>
      </w:r>
      <w:r w:rsidRPr="00A64F12">
        <w:rPr>
          <w:rFonts w:eastAsia="Calibri"/>
          <w:b/>
          <w:bCs/>
          <w:vertAlign w:val="superscript"/>
        </w:rPr>
        <w:t>TH</w:t>
      </w:r>
      <w:r>
        <w:rPr>
          <w:rFonts w:eastAsia="Calibri"/>
          <w:b/>
          <w:bCs/>
        </w:rPr>
        <w:t xml:space="preserve"> SEASONAL ADDRESS SECTION DISPLAYED</w:t>
      </w:r>
    </w:p>
    <w:p w14:paraId="177FF682"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1B606C77" w14:textId="6E1AC8F6"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w:t>
      </w:r>
      <w:r w:rsidR="00887132">
        <w:rPr>
          <w:rFonts w:eastAsia="Calibri"/>
        </w:rPr>
        <w:t>7</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887132">
        <w:rPr>
          <w:rFonts w:eastAsia="Calibri"/>
          <w:b/>
          <w:bCs/>
        </w:rPr>
        <w:t>7</w:t>
      </w:r>
      <w:r w:rsidRPr="12E4BECE">
        <w:rPr>
          <w:rFonts w:eastAsia="Calibri"/>
          <w:b/>
          <w:bCs/>
        </w:rPr>
        <w:t xml:space="preserve"> – SEASADD3</w:t>
      </w:r>
      <w:r>
        <w:rPr>
          <w:rFonts w:eastAsia="Calibri"/>
          <w:b/>
          <w:bCs/>
        </w:rPr>
        <w:t>_</w:t>
      </w:r>
      <w:r w:rsidR="00887132">
        <w:rPr>
          <w:rFonts w:eastAsia="Calibri"/>
          <w:b/>
          <w:bCs/>
        </w:rPr>
        <w:t>7</w:t>
      </w:r>
      <w:r w:rsidRPr="12E4BECE">
        <w:rPr>
          <w:rFonts w:eastAsia="Calibri"/>
          <w:b/>
          <w:bCs/>
        </w:rPr>
        <w:t>/</w:t>
      </w:r>
      <w:r>
        <w:rPr>
          <w:rFonts w:eastAsia="Calibri"/>
          <w:b/>
          <w:bCs/>
        </w:rPr>
        <w:t xml:space="preserve">the </w:t>
      </w:r>
      <w:r w:rsidR="00887132">
        <w:rPr>
          <w:rFonts w:eastAsia="Calibri"/>
          <w:b/>
          <w:bCs/>
        </w:rPr>
        <w:t>7</w:t>
      </w:r>
      <w:r w:rsidR="00887132" w:rsidRPr="003F7779">
        <w:rPr>
          <w:rFonts w:eastAsia="Calibri"/>
          <w:b/>
          <w:bCs/>
          <w:vertAlign w:val="superscript"/>
        </w:rPr>
        <w:t>th</w:t>
      </w:r>
      <w:r w:rsidR="00887132">
        <w:rPr>
          <w:rFonts w:eastAsia="Calibri"/>
          <w:b/>
          <w:bCs/>
        </w:rPr>
        <w:t xml:space="preserve"> </w:t>
      </w:r>
      <w:r w:rsidRPr="12E4BECE">
        <w:rPr>
          <w:rFonts w:eastAsia="Calibri"/>
          <w:b/>
          <w:bCs/>
        </w:rPr>
        <w:t>address you provided]</w:t>
      </w:r>
      <w:r w:rsidRPr="12E4BECE">
        <w:rPr>
          <w:rFonts w:eastAsia="Calibri"/>
        </w:rPr>
        <w:t xml:space="preserve">? </w:t>
      </w:r>
    </w:p>
    <w:p w14:paraId="5D2DD244" w14:textId="77777777" w:rsidR="00D95BDB" w:rsidRDefault="00D95BDB" w:rsidP="00D95BDB">
      <w:pPr>
        <w:pStyle w:val="ListParagraph"/>
        <w:spacing w:before="240" w:after="0" w:line="240" w:lineRule="auto"/>
        <w:rPr>
          <w:szCs w:val="16"/>
        </w:rPr>
      </w:pPr>
    </w:p>
    <w:p w14:paraId="41E86E05"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0CD17E33" w14:textId="51FC97F6"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87132">
        <w:rPr>
          <w:b/>
          <w:bCs/>
          <w:i/>
          <w:iCs/>
        </w:rPr>
        <w:t>7</w:t>
      </w:r>
    </w:p>
    <w:p w14:paraId="5BE32FD6" w14:textId="77777777" w:rsidR="00D95BDB" w:rsidRPr="00AF7794" w:rsidRDefault="00D95BDB" w:rsidP="00D95BDB">
      <w:pPr>
        <w:pStyle w:val="ListParagraph"/>
        <w:spacing w:after="0" w:line="240" w:lineRule="auto"/>
        <w:ind w:left="360"/>
        <w:rPr>
          <w:szCs w:val="16"/>
        </w:rPr>
      </w:pPr>
    </w:p>
    <w:p w14:paraId="35AEFF42" w14:textId="50647FBC"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87132">
        <w:rPr>
          <w:rFonts w:eastAsia="Calibri"/>
        </w:rPr>
        <w:t>7</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87132">
        <w:rPr>
          <w:rFonts w:eastAsia="Calibri"/>
        </w:rPr>
        <w:t>7</w:t>
      </w:r>
      <w:r w:rsidRPr="12E4BECE">
        <w:rPr>
          <w:rFonts w:eastAsia="Calibri"/>
        </w:rPr>
        <w:t xml:space="preserve"> – SEASADD3</w:t>
      </w:r>
      <w:r>
        <w:rPr>
          <w:rFonts w:eastAsia="Calibri"/>
        </w:rPr>
        <w:t>_</w:t>
      </w:r>
      <w:r w:rsidR="00887132">
        <w:rPr>
          <w:rFonts w:eastAsia="Calibri"/>
        </w:rPr>
        <w:t>7</w:t>
      </w:r>
      <w:r w:rsidRPr="12E4BECE">
        <w:rPr>
          <w:rFonts w:eastAsia="Calibri"/>
        </w:rPr>
        <w:t xml:space="preserve">/ the </w:t>
      </w:r>
      <w:r w:rsidR="00887132">
        <w:rPr>
          <w:rFonts w:eastAsia="Calibri"/>
        </w:rPr>
        <w:t>7</w:t>
      </w:r>
      <w:r w:rsidR="00887132" w:rsidRPr="003F7779">
        <w:rPr>
          <w:rFonts w:eastAsia="Calibri"/>
          <w:vertAlign w:val="superscript"/>
        </w:rPr>
        <w:t>th</w:t>
      </w:r>
      <w:r w:rsidR="00887132">
        <w:rPr>
          <w:rFonts w:eastAsia="Calibri"/>
        </w:rPr>
        <w:t xml:space="preserve"> </w:t>
      </w:r>
      <w:r w:rsidRPr="12E4BECE">
        <w:rPr>
          <w:rFonts w:eastAsia="Calibri"/>
        </w:rPr>
        <w:t>address you provided]? If you still spend time at this address, select “I still spend time here.”</w:t>
      </w:r>
    </w:p>
    <w:p w14:paraId="15834AA4" w14:textId="77777777" w:rsidR="00D95BDB" w:rsidRDefault="00D95BDB" w:rsidP="00D95BDB">
      <w:pPr>
        <w:pStyle w:val="ListParagraph"/>
        <w:spacing w:after="0" w:line="240" w:lineRule="auto"/>
        <w:rPr>
          <w:szCs w:val="16"/>
        </w:rPr>
      </w:pPr>
    </w:p>
    <w:p w14:paraId="68D329E0"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07FA6E57"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2D67ABAA" w14:textId="2381DEA1"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887132">
        <w:rPr>
          <w:b/>
          <w:bCs/>
          <w:i/>
          <w:iCs/>
        </w:rPr>
        <w:t>7</w:t>
      </w:r>
    </w:p>
    <w:p w14:paraId="7D316B1A" w14:textId="77777777" w:rsidR="00D95BDB" w:rsidRPr="00AF7794" w:rsidRDefault="00D95BDB" w:rsidP="00D95BDB">
      <w:pPr>
        <w:pStyle w:val="ListParagraph"/>
        <w:spacing w:after="0" w:line="240" w:lineRule="auto"/>
        <w:ind w:left="360"/>
        <w:rPr>
          <w:rFonts w:eastAsia="Calibri" w:cstheme="minorHAnsi"/>
        </w:rPr>
      </w:pPr>
    </w:p>
    <w:p w14:paraId="6BE6B62F" w14:textId="02B2E20C"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87132">
        <w:rPr>
          <w:rFonts w:eastAsia="Calibri"/>
        </w:rPr>
        <w:t>7</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87132">
        <w:rPr>
          <w:rFonts w:eastAsia="Calibri"/>
        </w:rPr>
        <w:t>7</w:t>
      </w:r>
      <w:r w:rsidRPr="12E4BECE">
        <w:rPr>
          <w:rFonts w:eastAsia="Calibri"/>
        </w:rPr>
        <w:t xml:space="preserve"> – SEASADD3</w:t>
      </w:r>
      <w:r>
        <w:rPr>
          <w:rFonts w:eastAsia="Calibri"/>
        </w:rPr>
        <w:t>_</w:t>
      </w:r>
      <w:r w:rsidR="00887132">
        <w:rPr>
          <w:rFonts w:eastAsia="Calibri"/>
        </w:rPr>
        <w:t>7</w:t>
      </w:r>
      <w:r w:rsidRPr="12E4BECE">
        <w:rPr>
          <w:rFonts w:eastAsia="Calibri"/>
        </w:rPr>
        <w:t xml:space="preserve">/ the </w:t>
      </w:r>
      <w:r w:rsidR="00F41979">
        <w:rPr>
          <w:rFonts w:eastAsia="Calibri"/>
        </w:rPr>
        <w:t>7</w:t>
      </w:r>
      <w:r w:rsidR="00F41979" w:rsidRPr="003F7779">
        <w:rPr>
          <w:rFonts w:eastAsia="Calibri"/>
          <w:vertAlign w:val="superscript"/>
        </w:rPr>
        <w:t>th</w:t>
      </w:r>
      <w:r w:rsidR="00F41979">
        <w:rPr>
          <w:rFonts w:eastAsia="Calibri"/>
        </w:rPr>
        <w:t xml:space="preserve"> </w:t>
      </w:r>
      <w:r w:rsidRPr="12E4BECE">
        <w:rPr>
          <w:rFonts w:eastAsia="Calibri"/>
        </w:rPr>
        <w:t>address you provided]?</w:t>
      </w:r>
    </w:p>
    <w:p w14:paraId="0CE81F17"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3FFD6C21"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7829FF5B" w14:textId="659B0144"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F41979">
        <w:rPr>
          <w:b/>
          <w:bCs/>
          <w:i/>
          <w:iCs/>
        </w:rPr>
        <w:t>8</w:t>
      </w:r>
    </w:p>
    <w:p w14:paraId="7E36504C" w14:textId="77777777" w:rsidR="00D95BDB" w:rsidRDefault="00D95BDB" w:rsidP="00D95BDB">
      <w:pPr>
        <w:spacing w:after="0" w:line="240" w:lineRule="auto"/>
        <w:rPr>
          <w:rFonts w:eastAsia="Calibri"/>
        </w:rPr>
      </w:pPr>
    </w:p>
    <w:p w14:paraId="04B378C3" w14:textId="623A7E9F" w:rsidR="00D95BDB" w:rsidRDefault="00D95BDB" w:rsidP="00D95BDB">
      <w:pPr>
        <w:spacing w:after="0" w:line="240" w:lineRule="auto"/>
        <w:rPr>
          <w:rFonts w:eastAsia="Calibri"/>
          <w:b/>
          <w:bCs/>
        </w:rPr>
      </w:pPr>
      <w:r>
        <w:rPr>
          <w:rFonts w:eastAsia="Calibri"/>
          <w:b/>
          <w:bCs/>
        </w:rPr>
        <w:t>[DISPLAY SEASDDYRS1_</w:t>
      </w:r>
      <w:r w:rsidR="00F41979">
        <w:rPr>
          <w:rFonts w:eastAsia="Calibri"/>
          <w:b/>
          <w:bCs/>
        </w:rPr>
        <w:t>8</w:t>
      </w:r>
      <w:r>
        <w:rPr>
          <w:rFonts w:eastAsia="Calibri"/>
          <w:b/>
          <w:bCs/>
        </w:rPr>
        <w:t xml:space="preserve"> IF </w:t>
      </w:r>
      <w:r w:rsidR="00F41979">
        <w:rPr>
          <w:rFonts w:eastAsia="Calibri"/>
          <w:b/>
          <w:bCs/>
        </w:rPr>
        <w:t>8</w:t>
      </w:r>
      <w:r w:rsidRPr="00A64F12">
        <w:rPr>
          <w:rFonts w:eastAsia="Calibri"/>
          <w:b/>
          <w:bCs/>
          <w:vertAlign w:val="superscript"/>
        </w:rPr>
        <w:t>TH</w:t>
      </w:r>
      <w:r>
        <w:rPr>
          <w:rFonts w:eastAsia="Calibri"/>
          <w:b/>
          <w:bCs/>
        </w:rPr>
        <w:t xml:space="preserve"> SEASONAL ADDRESS SECTION DISPLAYED</w:t>
      </w:r>
    </w:p>
    <w:p w14:paraId="742C7BC5"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45326211" w14:textId="215A5AC2"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w:t>
      </w:r>
      <w:r w:rsidR="00F41979">
        <w:rPr>
          <w:rFonts w:eastAsia="Calibri"/>
        </w:rPr>
        <w:t>8</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F41979">
        <w:rPr>
          <w:rFonts w:eastAsia="Calibri"/>
          <w:b/>
          <w:bCs/>
        </w:rPr>
        <w:t>8</w:t>
      </w:r>
      <w:r w:rsidRPr="12E4BECE">
        <w:rPr>
          <w:rFonts w:eastAsia="Calibri"/>
          <w:b/>
          <w:bCs/>
        </w:rPr>
        <w:t xml:space="preserve"> – SEASADD3</w:t>
      </w:r>
      <w:r>
        <w:rPr>
          <w:rFonts w:eastAsia="Calibri"/>
          <w:b/>
          <w:bCs/>
        </w:rPr>
        <w:t>_</w:t>
      </w:r>
      <w:r w:rsidR="00F41979">
        <w:rPr>
          <w:rFonts w:eastAsia="Calibri"/>
          <w:b/>
          <w:bCs/>
        </w:rPr>
        <w:t>8</w:t>
      </w:r>
      <w:r w:rsidRPr="12E4BECE">
        <w:rPr>
          <w:rFonts w:eastAsia="Calibri"/>
          <w:b/>
          <w:bCs/>
        </w:rPr>
        <w:t>/</w:t>
      </w:r>
      <w:r>
        <w:rPr>
          <w:rFonts w:eastAsia="Calibri"/>
          <w:b/>
          <w:bCs/>
        </w:rPr>
        <w:t xml:space="preserve">the </w:t>
      </w:r>
      <w:r w:rsidR="00F41979">
        <w:rPr>
          <w:rFonts w:eastAsia="Calibri"/>
          <w:b/>
          <w:bCs/>
        </w:rPr>
        <w:t>8</w:t>
      </w:r>
      <w:r w:rsidR="00F41979" w:rsidRPr="003F7779">
        <w:rPr>
          <w:rFonts w:eastAsia="Calibri"/>
          <w:b/>
          <w:bCs/>
          <w:vertAlign w:val="superscript"/>
        </w:rPr>
        <w:t>th</w:t>
      </w:r>
      <w:r w:rsidR="00F41979">
        <w:rPr>
          <w:rFonts w:eastAsia="Calibri"/>
          <w:b/>
          <w:bCs/>
        </w:rPr>
        <w:t xml:space="preserve"> </w:t>
      </w:r>
      <w:r w:rsidRPr="12E4BECE">
        <w:rPr>
          <w:rFonts w:eastAsia="Calibri"/>
          <w:b/>
          <w:bCs/>
        </w:rPr>
        <w:t>address you provided]</w:t>
      </w:r>
      <w:r w:rsidRPr="12E4BECE">
        <w:rPr>
          <w:rFonts w:eastAsia="Calibri"/>
        </w:rPr>
        <w:t xml:space="preserve">? </w:t>
      </w:r>
    </w:p>
    <w:p w14:paraId="38E903C3" w14:textId="77777777" w:rsidR="00D95BDB" w:rsidRDefault="00D95BDB" w:rsidP="00D95BDB">
      <w:pPr>
        <w:pStyle w:val="ListParagraph"/>
        <w:spacing w:before="240" w:after="0" w:line="240" w:lineRule="auto"/>
        <w:rPr>
          <w:szCs w:val="16"/>
        </w:rPr>
      </w:pPr>
    </w:p>
    <w:p w14:paraId="5E4224A8"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2A85328D" w14:textId="381E1061"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F41979">
        <w:rPr>
          <w:b/>
          <w:bCs/>
          <w:i/>
          <w:iCs/>
        </w:rPr>
        <w:t>8</w:t>
      </w:r>
    </w:p>
    <w:p w14:paraId="52F105D1" w14:textId="77777777" w:rsidR="00D95BDB" w:rsidRPr="00AF7794" w:rsidRDefault="00D95BDB" w:rsidP="00D95BDB">
      <w:pPr>
        <w:pStyle w:val="ListParagraph"/>
        <w:spacing w:after="0" w:line="240" w:lineRule="auto"/>
        <w:ind w:left="360"/>
        <w:rPr>
          <w:szCs w:val="16"/>
        </w:rPr>
      </w:pPr>
    </w:p>
    <w:p w14:paraId="0378FE6B" w14:textId="12EDE818"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F41979">
        <w:rPr>
          <w:rFonts w:eastAsia="Calibri"/>
        </w:rPr>
        <w:t>8</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F41979">
        <w:rPr>
          <w:rFonts w:eastAsia="Calibri"/>
        </w:rPr>
        <w:t>8</w:t>
      </w:r>
      <w:r w:rsidRPr="12E4BECE">
        <w:rPr>
          <w:rFonts w:eastAsia="Calibri"/>
        </w:rPr>
        <w:t xml:space="preserve"> – SEASADD3</w:t>
      </w:r>
      <w:r>
        <w:rPr>
          <w:rFonts w:eastAsia="Calibri"/>
        </w:rPr>
        <w:t>_</w:t>
      </w:r>
      <w:r w:rsidR="00F41979">
        <w:rPr>
          <w:rFonts w:eastAsia="Calibri"/>
        </w:rPr>
        <w:t>8</w:t>
      </w:r>
      <w:r w:rsidRPr="12E4BECE">
        <w:rPr>
          <w:rFonts w:eastAsia="Calibri"/>
        </w:rPr>
        <w:t xml:space="preserve">/ the </w:t>
      </w:r>
      <w:r w:rsidR="00F41979">
        <w:rPr>
          <w:rFonts w:eastAsia="Calibri"/>
        </w:rPr>
        <w:t>8</w:t>
      </w:r>
      <w:r w:rsidR="00F41979" w:rsidRPr="003F7779">
        <w:rPr>
          <w:rFonts w:eastAsia="Calibri"/>
          <w:vertAlign w:val="superscript"/>
        </w:rPr>
        <w:t>th</w:t>
      </w:r>
      <w:r w:rsidR="00F41979">
        <w:rPr>
          <w:rFonts w:eastAsia="Calibri"/>
        </w:rPr>
        <w:t xml:space="preserve"> </w:t>
      </w:r>
      <w:r w:rsidRPr="12E4BECE">
        <w:rPr>
          <w:rFonts w:eastAsia="Calibri"/>
        </w:rPr>
        <w:t>address you provided]? If you still spend time at this address, select “I still spend time here.”</w:t>
      </w:r>
    </w:p>
    <w:p w14:paraId="53C4FA07" w14:textId="77777777" w:rsidR="00D95BDB" w:rsidRDefault="00D95BDB" w:rsidP="00D95BDB">
      <w:pPr>
        <w:pStyle w:val="ListParagraph"/>
        <w:spacing w:after="0" w:line="240" w:lineRule="auto"/>
        <w:rPr>
          <w:szCs w:val="16"/>
        </w:rPr>
      </w:pPr>
    </w:p>
    <w:p w14:paraId="46B8D05C"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3B1E2FE4"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102008D6" w14:textId="7CC81997"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D33DF7">
        <w:rPr>
          <w:b/>
          <w:bCs/>
          <w:i/>
          <w:iCs/>
        </w:rPr>
        <w:t>8</w:t>
      </w:r>
    </w:p>
    <w:p w14:paraId="37FFA666" w14:textId="77777777" w:rsidR="00D95BDB" w:rsidRPr="00AF7794" w:rsidRDefault="00D95BDB" w:rsidP="00D95BDB">
      <w:pPr>
        <w:pStyle w:val="ListParagraph"/>
        <w:spacing w:after="0" w:line="240" w:lineRule="auto"/>
        <w:ind w:left="360"/>
        <w:rPr>
          <w:rFonts w:eastAsia="Calibri" w:cstheme="minorHAnsi"/>
        </w:rPr>
      </w:pPr>
    </w:p>
    <w:p w14:paraId="659F7AC8" w14:textId="4DC325B6"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D33DF7">
        <w:rPr>
          <w:rFonts w:eastAsia="Calibri"/>
        </w:rPr>
        <w:t>8</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D33DF7">
        <w:rPr>
          <w:rFonts w:eastAsia="Calibri"/>
        </w:rPr>
        <w:t>8</w:t>
      </w:r>
      <w:r w:rsidRPr="12E4BECE">
        <w:rPr>
          <w:rFonts w:eastAsia="Calibri"/>
        </w:rPr>
        <w:t xml:space="preserve"> – SEASADD3</w:t>
      </w:r>
      <w:r>
        <w:rPr>
          <w:rFonts w:eastAsia="Calibri"/>
        </w:rPr>
        <w:t>_</w:t>
      </w:r>
      <w:r w:rsidR="00D33DF7">
        <w:rPr>
          <w:rFonts w:eastAsia="Calibri"/>
        </w:rPr>
        <w:t>8</w:t>
      </w:r>
      <w:r w:rsidRPr="12E4BECE">
        <w:rPr>
          <w:rFonts w:eastAsia="Calibri"/>
        </w:rPr>
        <w:t xml:space="preserve">/ the </w:t>
      </w:r>
      <w:r w:rsidR="00D33DF7">
        <w:rPr>
          <w:rFonts w:eastAsia="Calibri"/>
        </w:rPr>
        <w:t>8</w:t>
      </w:r>
      <w:r w:rsidR="00D33DF7" w:rsidRPr="003F7779">
        <w:rPr>
          <w:rFonts w:eastAsia="Calibri"/>
          <w:vertAlign w:val="superscript"/>
        </w:rPr>
        <w:t>th</w:t>
      </w:r>
      <w:r w:rsidR="00D33DF7">
        <w:rPr>
          <w:rFonts w:eastAsia="Calibri"/>
        </w:rPr>
        <w:t xml:space="preserve"> </w:t>
      </w:r>
      <w:r w:rsidRPr="12E4BECE">
        <w:rPr>
          <w:rFonts w:eastAsia="Calibri"/>
        </w:rPr>
        <w:t>address you provided]?</w:t>
      </w:r>
    </w:p>
    <w:p w14:paraId="323641CB"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6686DB3D"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5E95B2D6" w14:textId="292435F6"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D33DF7">
        <w:rPr>
          <w:b/>
          <w:bCs/>
          <w:i/>
          <w:iCs/>
        </w:rPr>
        <w:t>9</w:t>
      </w:r>
    </w:p>
    <w:p w14:paraId="2FFAA95D" w14:textId="77777777" w:rsidR="00D95BDB" w:rsidRDefault="00D95BDB" w:rsidP="00D95BDB">
      <w:pPr>
        <w:spacing w:after="0" w:line="240" w:lineRule="auto"/>
        <w:rPr>
          <w:rFonts w:eastAsia="Calibri"/>
        </w:rPr>
      </w:pPr>
    </w:p>
    <w:p w14:paraId="3E4024A9" w14:textId="336595FC" w:rsidR="00D95BDB" w:rsidRDefault="00D95BDB" w:rsidP="00D95BDB">
      <w:pPr>
        <w:spacing w:after="0" w:line="240" w:lineRule="auto"/>
        <w:rPr>
          <w:rFonts w:eastAsia="Calibri"/>
          <w:b/>
          <w:bCs/>
        </w:rPr>
      </w:pPr>
      <w:r>
        <w:rPr>
          <w:rFonts w:eastAsia="Calibri"/>
          <w:b/>
          <w:bCs/>
        </w:rPr>
        <w:t>[DISPLAY SEASDDYRS1_</w:t>
      </w:r>
      <w:r w:rsidR="00D33DF7">
        <w:rPr>
          <w:rFonts w:eastAsia="Calibri"/>
          <w:b/>
          <w:bCs/>
        </w:rPr>
        <w:t>9</w:t>
      </w:r>
      <w:r>
        <w:rPr>
          <w:rFonts w:eastAsia="Calibri"/>
          <w:b/>
          <w:bCs/>
        </w:rPr>
        <w:t xml:space="preserve"> IF </w:t>
      </w:r>
      <w:r w:rsidR="00D33DF7">
        <w:rPr>
          <w:rFonts w:eastAsia="Calibri"/>
          <w:b/>
          <w:bCs/>
        </w:rPr>
        <w:t>9</w:t>
      </w:r>
      <w:r w:rsidRPr="00A64F12">
        <w:rPr>
          <w:rFonts w:eastAsia="Calibri"/>
          <w:b/>
          <w:bCs/>
          <w:vertAlign w:val="superscript"/>
        </w:rPr>
        <w:t>TH</w:t>
      </w:r>
      <w:r>
        <w:rPr>
          <w:rFonts w:eastAsia="Calibri"/>
          <w:b/>
          <w:bCs/>
        </w:rPr>
        <w:t xml:space="preserve"> SEASONAL ADDRESS SECTION DISPLAYED</w:t>
      </w:r>
    </w:p>
    <w:p w14:paraId="3DCB32FF"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77ECDB3E" w14:textId="54C50CA4"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w:t>
      </w:r>
      <w:r w:rsidR="00D33DF7">
        <w:rPr>
          <w:rFonts w:eastAsia="Calibri"/>
        </w:rPr>
        <w:t>9</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D33DF7">
        <w:rPr>
          <w:rFonts w:eastAsia="Calibri"/>
          <w:b/>
          <w:bCs/>
        </w:rPr>
        <w:t>9</w:t>
      </w:r>
      <w:r w:rsidRPr="12E4BECE">
        <w:rPr>
          <w:rFonts w:eastAsia="Calibri"/>
          <w:b/>
          <w:bCs/>
        </w:rPr>
        <w:t xml:space="preserve"> – SEASADD3</w:t>
      </w:r>
      <w:r>
        <w:rPr>
          <w:rFonts w:eastAsia="Calibri"/>
          <w:b/>
          <w:bCs/>
        </w:rPr>
        <w:t>_</w:t>
      </w:r>
      <w:r w:rsidR="00D33DF7">
        <w:rPr>
          <w:rFonts w:eastAsia="Calibri"/>
          <w:b/>
          <w:bCs/>
        </w:rPr>
        <w:t>9</w:t>
      </w:r>
      <w:r w:rsidRPr="12E4BECE">
        <w:rPr>
          <w:rFonts w:eastAsia="Calibri"/>
          <w:b/>
          <w:bCs/>
        </w:rPr>
        <w:t>/</w:t>
      </w:r>
      <w:r>
        <w:rPr>
          <w:rFonts w:eastAsia="Calibri"/>
          <w:b/>
          <w:bCs/>
        </w:rPr>
        <w:t xml:space="preserve">the </w:t>
      </w:r>
      <w:r w:rsidR="00D33DF7">
        <w:rPr>
          <w:rFonts w:eastAsia="Calibri"/>
          <w:b/>
          <w:bCs/>
        </w:rPr>
        <w:t>9</w:t>
      </w:r>
      <w:r w:rsidR="00D33DF7" w:rsidRPr="003F7779">
        <w:rPr>
          <w:rFonts w:eastAsia="Calibri"/>
          <w:b/>
          <w:bCs/>
          <w:vertAlign w:val="superscript"/>
        </w:rPr>
        <w:t>th</w:t>
      </w:r>
      <w:r w:rsidR="00D33DF7">
        <w:rPr>
          <w:rFonts w:eastAsia="Calibri"/>
          <w:b/>
          <w:bCs/>
        </w:rPr>
        <w:t xml:space="preserve"> </w:t>
      </w:r>
      <w:r w:rsidRPr="12E4BECE">
        <w:rPr>
          <w:rFonts w:eastAsia="Calibri"/>
          <w:b/>
          <w:bCs/>
        </w:rPr>
        <w:t>address you provided]</w:t>
      </w:r>
      <w:r w:rsidRPr="12E4BECE">
        <w:rPr>
          <w:rFonts w:eastAsia="Calibri"/>
        </w:rPr>
        <w:t xml:space="preserve">? </w:t>
      </w:r>
    </w:p>
    <w:p w14:paraId="54A3DC92" w14:textId="77777777" w:rsidR="00D95BDB" w:rsidRDefault="00D95BDB" w:rsidP="00D95BDB">
      <w:pPr>
        <w:pStyle w:val="ListParagraph"/>
        <w:spacing w:before="240" w:after="0" w:line="240" w:lineRule="auto"/>
        <w:rPr>
          <w:szCs w:val="16"/>
        </w:rPr>
      </w:pPr>
    </w:p>
    <w:p w14:paraId="2D51C167"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347569A1" w14:textId="0434DB79"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D33DF7">
        <w:rPr>
          <w:b/>
          <w:bCs/>
          <w:i/>
          <w:iCs/>
        </w:rPr>
        <w:t>9</w:t>
      </w:r>
    </w:p>
    <w:p w14:paraId="17621DD5" w14:textId="77777777" w:rsidR="00D95BDB" w:rsidRPr="00AF7794" w:rsidRDefault="00D95BDB" w:rsidP="00D95BDB">
      <w:pPr>
        <w:pStyle w:val="ListParagraph"/>
        <w:spacing w:after="0" w:line="240" w:lineRule="auto"/>
        <w:ind w:left="360"/>
        <w:rPr>
          <w:szCs w:val="16"/>
        </w:rPr>
      </w:pPr>
    </w:p>
    <w:p w14:paraId="2A1F2DC7" w14:textId="0B60E566"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D33DF7">
        <w:rPr>
          <w:rFonts w:eastAsia="Calibri"/>
        </w:rPr>
        <w:t>9</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D33DF7">
        <w:rPr>
          <w:rFonts w:eastAsia="Calibri"/>
        </w:rPr>
        <w:t>9</w:t>
      </w:r>
      <w:r w:rsidRPr="12E4BECE">
        <w:rPr>
          <w:rFonts w:eastAsia="Calibri"/>
        </w:rPr>
        <w:t xml:space="preserve"> – SEASADD3</w:t>
      </w:r>
      <w:r>
        <w:rPr>
          <w:rFonts w:eastAsia="Calibri"/>
        </w:rPr>
        <w:t>_</w:t>
      </w:r>
      <w:r w:rsidR="00D33DF7">
        <w:rPr>
          <w:rFonts w:eastAsia="Calibri"/>
        </w:rPr>
        <w:t>9</w:t>
      </w:r>
      <w:r w:rsidRPr="12E4BECE">
        <w:rPr>
          <w:rFonts w:eastAsia="Calibri"/>
        </w:rPr>
        <w:t xml:space="preserve">/ the </w:t>
      </w:r>
      <w:r w:rsidR="00D33DF7">
        <w:rPr>
          <w:rFonts w:eastAsia="Calibri"/>
        </w:rPr>
        <w:t>9</w:t>
      </w:r>
      <w:r w:rsidR="00D33DF7" w:rsidRPr="003F7779">
        <w:rPr>
          <w:rFonts w:eastAsia="Calibri"/>
          <w:vertAlign w:val="superscript"/>
        </w:rPr>
        <w:t>th</w:t>
      </w:r>
      <w:r w:rsidR="00D33DF7">
        <w:rPr>
          <w:rFonts w:eastAsia="Calibri"/>
        </w:rPr>
        <w:t xml:space="preserve"> </w:t>
      </w:r>
      <w:r w:rsidRPr="12E4BECE">
        <w:rPr>
          <w:rFonts w:eastAsia="Calibri"/>
        </w:rPr>
        <w:t>address you provided]? If you still spend time at this address, select “I still spend time here.”</w:t>
      </w:r>
    </w:p>
    <w:p w14:paraId="092BE404" w14:textId="77777777" w:rsidR="00D95BDB" w:rsidRDefault="00D95BDB" w:rsidP="00D95BDB">
      <w:pPr>
        <w:pStyle w:val="ListParagraph"/>
        <w:spacing w:after="0" w:line="240" w:lineRule="auto"/>
        <w:rPr>
          <w:szCs w:val="16"/>
        </w:rPr>
      </w:pPr>
    </w:p>
    <w:p w14:paraId="73D7342F"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21F9DAE6"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094F6BB8" w14:textId="6F6B257B"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D33DF7">
        <w:rPr>
          <w:b/>
          <w:bCs/>
          <w:i/>
          <w:iCs/>
        </w:rPr>
        <w:t>9</w:t>
      </w:r>
    </w:p>
    <w:p w14:paraId="46E4343B" w14:textId="77777777" w:rsidR="00D95BDB" w:rsidRPr="00AF7794" w:rsidRDefault="00D95BDB" w:rsidP="00D95BDB">
      <w:pPr>
        <w:pStyle w:val="ListParagraph"/>
        <w:spacing w:after="0" w:line="240" w:lineRule="auto"/>
        <w:ind w:left="360"/>
        <w:rPr>
          <w:rFonts w:eastAsia="Calibri" w:cstheme="minorHAnsi"/>
        </w:rPr>
      </w:pPr>
    </w:p>
    <w:p w14:paraId="3BB492BA" w14:textId="2A14B99C"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D33DF7">
        <w:rPr>
          <w:rFonts w:eastAsia="Calibri"/>
        </w:rPr>
        <w:t>9</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D33DF7">
        <w:rPr>
          <w:rFonts w:eastAsia="Calibri"/>
        </w:rPr>
        <w:t>9</w:t>
      </w:r>
      <w:r w:rsidRPr="12E4BECE">
        <w:rPr>
          <w:rFonts w:eastAsia="Calibri"/>
        </w:rPr>
        <w:t xml:space="preserve"> – SEASADD3</w:t>
      </w:r>
      <w:r>
        <w:rPr>
          <w:rFonts w:eastAsia="Calibri"/>
        </w:rPr>
        <w:t>_</w:t>
      </w:r>
      <w:r w:rsidR="00D33DF7">
        <w:rPr>
          <w:rFonts w:eastAsia="Calibri"/>
        </w:rPr>
        <w:t>9</w:t>
      </w:r>
      <w:r w:rsidRPr="12E4BECE">
        <w:rPr>
          <w:rFonts w:eastAsia="Calibri"/>
        </w:rPr>
        <w:t xml:space="preserve">/ the </w:t>
      </w:r>
      <w:r w:rsidR="00D33DF7">
        <w:rPr>
          <w:rFonts w:eastAsia="Calibri"/>
        </w:rPr>
        <w:t>9</w:t>
      </w:r>
      <w:r w:rsidR="00D33DF7" w:rsidRPr="003F7779">
        <w:rPr>
          <w:rFonts w:eastAsia="Calibri"/>
          <w:vertAlign w:val="superscript"/>
        </w:rPr>
        <w:t>th</w:t>
      </w:r>
      <w:r w:rsidR="00D33DF7">
        <w:rPr>
          <w:rFonts w:eastAsia="Calibri"/>
        </w:rPr>
        <w:t xml:space="preserve"> </w:t>
      </w:r>
      <w:r w:rsidRPr="12E4BECE">
        <w:rPr>
          <w:rFonts w:eastAsia="Calibri"/>
        </w:rPr>
        <w:t>address you provided]?</w:t>
      </w:r>
    </w:p>
    <w:p w14:paraId="196DB480"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20B25E8E"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75E22F12" w14:textId="66B9BF5C"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D33DF7">
        <w:rPr>
          <w:b/>
          <w:bCs/>
          <w:i/>
          <w:iCs/>
        </w:rPr>
        <w:t>10</w:t>
      </w:r>
    </w:p>
    <w:p w14:paraId="0134BC4E" w14:textId="77777777" w:rsidR="00D95BDB" w:rsidRDefault="00D95BDB" w:rsidP="00D95BDB">
      <w:pPr>
        <w:spacing w:after="0" w:line="240" w:lineRule="auto"/>
        <w:rPr>
          <w:rFonts w:eastAsia="Calibri"/>
        </w:rPr>
      </w:pPr>
    </w:p>
    <w:p w14:paraId="5F28AC10" w14:textId="3533D280" w:rsidR="00D95BDB" w:rsidRDefault="00D95BDB" w:rsidP="00D95BDB">
      <w:pPr>
        <w:spacing w:after="0" w:line="240" w:lineRule="auto"/>
        <w:rPr>
          <w:rFonts w:eastAsia="Calibri"/>
          <w:b/>
          <w:bCs/>
        </w:rPr>
      </w:pPr>
      <w:r>
        <w:rPr>
          <w:rFonts w:eastAsia="Calibri"/>
          <w:b/>
          <w:bCs/>
        </w:rPr>
        <w:t>[DISPLAY SEASDDYRS1_</w:t>
      </w:r>
      <w:r w:rsidR="00D33DF7">
        <w:rPr>
          <w:rFonts w:eastAsia="Calibri"/>
          <w:b/>
          <w:bCs/>
        </w:rPr>
        <w:t>10</w:t>
      </w:r>
      <w:r>
        <w:rPr>
          <w:rFonts w:eastAsia="Calibri"/>
          <w:b/>
          <w:bCs/>
        </w:rPr>
        <w:t xml:space="preserve"> IF </w:t>
      </w:r>
      <w:r w:rsidR="00D33DF7">
        <w:rPr>
          <w:rFonts w:eastAsia="Calibri"/>
          <w:b/>
          <w:bCs/>
        </w:rPr>
        <w:t>10</w:t>
      </w:r>
      <w:r w:rsidRPr="00A64F12">
        <w:rPr>
          <w:rFonts w:eastAsia="Calibri"/>
          <w:b/>
          <w:bCs/>
          <w:vertAlign w:val="superscript"/>
        </w:rPr>
        <w:t>TH</w:t>
      </w:r>
      <w:r>
        <w:rPr>
          <w:rFonts w:eastAsia="Calibri"/>
          <w:b/>
          <w:bCs/>
        </w:rPr>
        <w:t xml:space="preserve"> SEASONAL ADDRESS SECTION DISPLAYED</w:t>
      </w:r>
    </w:p>
    <w:p w14:paraId="235B2BDD" w14:textId="0A32E2A1" w:rsidR="00D95BDB" w:rsidRPr="003F7779" w:rsidRDefault="00D95BDB" w:rsidP="003F7779">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51C2F83E" w14:textId="1461C047" w:rsidR="00E37DC5" w:rsidRPr="00AF7794" w:rsidRDefault="12E4BECE" w:rsidP="008B16AA">
      <w:pPr>
        <w:pStyle w:val="ListParagraph"/>
        <w:numPr>
          <w:ilvl w:val="0"/>
          <w:numId w:val="7"/>
        </w:numPr>
        <w:spacing w:after="0" w:line="240" w:lineRule="auto"/>
        <w:rPr>
          <w:rFonts w:eastAsia="Calibri"/>
        </w:rPr>
      </w:pPr>
      <w:r w:rsidRPr="12E4BECE">
        <w:rPr>
          <w:rFonts w:eastAsia="Calibri"/>
        </w:rPr>
        <w:t>[SEASADDYRS</w:t>
      </w:r>
      <w:r w:rsidR="00104A02">
        <w:rPr>
          <w:rFonts w:eastAsia="Calibri"/>
        </w:rPr>
        <w:t>1</w:t>
      </w:r>
      <w:r w:rsidR="00275586">
        <w:rPr>
          <w:rFonts w:eastAsia="Calibri"/>
        </w:rPr>
        <w:t>_1</w:t>
      </w:r>
      <w:r w:rsidR="00687CA9">
        <w:rPr>
          <w:rFonts w:eastAsia="Calibri"/>
        </w:rPr>
        <w:t>0</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sidR="00275586">
        <w:rPr>
          <w:rFonts w:eastAsia="Calibri"/>
          <w:b/>
          <w:bCs/>
        </w:rPr>
        <w:t>_1</w:t>
      </w:r>
      <w:r w:rsidR="00687CA9">
        <w:rPr>
          <w:rFonts w:eastAsia="Calibri"/>
          <w:b/>
          <w:bCs/>
        </w:rPr>
        <w:t>0</w:t>
      </w:r>
      <w:r w:rsidRPr="12E4BECE">
        <w:rPr>
          <w:rFonts w:eastAsia="Calibri"/>
          <w:b/>
          <w:bCs/>
        </w:rPr>
        <w:t xml:space="preserve"> – SEASADD3</w:t>
      </w:r>
      <w:r w:rsidR="00275586">
        <w:rPr>
          <w:rFonts w:eastAsia="Calibri"/>
          <w:b/>
          <w:bCs/>
        </w:rPr>
        <w:t>_1</w:t>
      </w:r>
      <w:r w:rsidR="00687CA9">
        <w:rPr>
          <w:rFonts w:eastAsia="Calibri"/>
          <w:b/>
          <w:bCs/>
        </w:rPr>
        <w:t>0</w:t>
      </w:r>
      <w:r w:rsidRPr="12E4BECE">
        <w:rPr>
          <w:rFonts w:eastAsia="Calibri"/>
          <w:b/>
          <w:bCs/>
        </w:rPr>
        <w:t xml:space="preserve">/ the </w:t>
      </w:r>
      <w:r w:rsidR="00687CA9">
        <w:rPr>
          <w:rFonts w:eastAsia="Calibri"/>
          <w:b/>
          <w:bCs/>
        </w:rPr>
        <w:t>10</w:t>
      </w:r>
      <w:r w:rsidR="00687CA9" w:rsidRPr="003F7779">
        <w:rPr>
          <w:rFonts w:eastAsia="Calibri"/>
          <w:b/>
          <w:bCs/>
          <w:vertAlign w:val="superscript"/>
        </w:rPr>
        <w:t>th</w:t>
      </w:r>
      <w:r w:rsidR="00687CA9">
        <w:rPr>
          <w:rFonts w:eastAsia="Calibri"/>
          <w:b/>
          <w:bCs/>
        </w:rPr>
        <w:t xml:space="preserve"> </w:t>
      </w:r>
      <w:r w:rsidRPr="12E4BECE">
        <w:rPr>
          <w:rFonts w:eastAsia="Calibri"/>
          <w:b/>
          <w:bCs/>
        </w:rPr>
        <w:t>address you provided]</w:t>
      </w:r>
      <w:r w:rsidRPr="12E4BECE">
        <w:rPr>
          <w:rFonts w:eastAsia="Calibri"/>
        </w:rPr>
        <w:t xml:space="preserve">? </w:t>
      </w:r>
    </w:p>
    <w:p w14:paraId="3721A1C9" w14:textId="77777777" w:rsidR="001E2D76" w:rsidRPr="00AF7794" w:rsidRDefault="00894BF9" w:rsidP="00B5400F">
      <w:pPr>
        <w:pStyle w:val="ListParagraph"/>
        <w:spacing w:after="0" w:line="240" w:lineRule="auto"/>
        <w:ind w:left="360" w:firstLine="360"/>
        <w:rPr>
          <w:szCs w:val="16"/>
        </w:rPr>
      </w:pPr>
      <w:r w:rsidRPr="00AF7794">
        <w:rPr>
          <w:szCs w:val="16"/>
        </w:rPr>
        <w:t>|__|__|__|__|</w:t>
      </w:r>
      <w:r w:rsidR="00112D8A" w:rsidRPr="00AF7794">
        <w:rPr>
          <w:szCs w:val="16"/>
        </w:rPr>
        <w:t>Y</w:t>
      </w:r>
      <w:r w:rsidR="00E37DC5" w:rsidRPr="00AF7794">
        <w:rPr>
          <w:szCs w:val="16"/>
        </w:rPr>
        <w:t>ear</w:t>
      </w:r>
      <w:r w:rsidR="00112D8A" w:rsidRPr="00AF7794">
        <w:rPr>
          <w:szCs w:val="16"/>
        </w:rPr>
        <w:t xml:space="preserve"> first spent time at this address</w:t>
      </w:r>
    </w:p>
    <w:p w14:paraId="4A270954" w14:textId="066345B3" w:rsidR="005825E2" w:rsidRPr="00AF7794" w:rsidRDefault="005825E2" w:rsidP="71CC2ABE">
      <w:pPr>
        <w:pStyle w:val="ListParagraph"/>
        <w:spacing w:after="0" w:line="240" w:lineRule="auto"/>
        <w:ind w:left="360"/>
        <w:rPr>
          <w:rFonts w:eastAsia="Calibri"/>
        </w:rPr>
      </w:pPr>
    </w:p>
    <w:p w14:paraId="7B267705" w14:textId="3154C331" w:rsidR="005825E2" w:rsidRPr="00AF7794" w:rsidRDefault="71CC2ABE" w:rsidP="00B5400F">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sidR="00275586">
        <w:rPr>
          <w:b/>
          <w:bCs/>
          <w:i/>
          <w:iCs/>
        </w:rPr>
        <w:t>_1</w:t>
      </w:r>
      <w:r w:rsidR="00687CA9">
        <w:rPr>
          <w:b/>
          <w:bCs/>
          <w:i/>
          <w:iCs/>
        </w:rPr>
        <w:t>0</w:t>
      </w:r>
    </w:p>
    <w:p w14:paraId="3FBA50D1" w14:textId="6F5C404D" w:rsidR="00E37DC5" w:rsidRPr="00AF7794" w:rsidRDefault="00E37DC5" w:rsidP="001E2D76">
      <w:pPr>
        <w:pStyle w:val="ListParagraph"/>
        <w:spacing w:after="0" w:line="240" w:lineRule="auto"/>
        <w:ind w:left="360"/>
        <w:rPr>
          <w:szCs w:val="16"/>
        </w:rPr>
      </w:pPr>
    </w:p>
    <w:p w14:paraId="0882D2D5" w14:textId="55C13E62" w:rsidR="00255DC0" w:rsidRPr="00AF7794" w:rsidRDefault="12E4BECE" w:rsidP="008B16AA">
      <w:pPr>
        <w:pStyle w:val="ListParagraph"/>
        <w:numPr>
          <w:ilvl w:val="0"/>
          <w:numId w:val="7"/>
        </w:numPr>
        <w:spacing w:after="0" w:line="240" w:lineRule="auto"/>
        <w:rPr>
          <w:rFonts w:eastAsia="Calibri"/>
        </w:rPr>
      </w:pPr>
      <w:r w:rsidRPr="12E4BECE">
        <w:rPr>
          <w:rFonts w:eastAsia="Calibri"/>
        </w:rPr>
        <w:lastRenderedPageBreak/>
        <w:t>[SEASADDYRS2</w:t>
      </w:r>
      <w:r w:rsidR="00275586">
        <w:rPr>
          <w:rFonts w:eastAsia="Calibri"/>
        </w:rPr>
        <w:t>_1</w:t>
      </w:r>
      <w:r w:rsidR="00687CA9">
        <w:rPr>
          <w:rFonts w:eastAsia="Calibri"/>
        </w:rPr>
        <w:t>0</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sidR="00275586">
        <w:rPr>
          <w:rFonts w:eastAsia="Calibri"/>
        </w:rPr>
        <w:t>_1</w:t>
      </w:r>
      <w:r w:rsidR="00687CA9">
        <w:rPr>
          <w:rFonts w:eastAsia="Calibri"/>
        </w:rPr>
        <w:t>0</w:t>
      </w:r>
      <w:r w:rsidRPr="12E4BECE">
        <w:rPr>
          <w:rFonts w:eastAsia="Calibri"/>
        </w:rPr>
        <w:t xml:space="preserve"> – SEASADD3</w:t>
      </w:r>
      <w:r w:rsidR="00275586">
        <w:rPr>
          <w:rFonts w:eastAsia="Calibri"/>
        </w:rPr>
        <w:t>_1</w:t>
      </w:r>
      <w:r w:rsidR="00687CA9">
        <w:rPr>
          <w:rFonts w:eastAsia="Calibri"/>
        </w:rPr>
        <w:t>0</w:t>
      </w:r>
      <w:r w:rsidRPr="12E4BECE">
        <w:rPr>
          <w:rFonts w:eastAsia="Calibri"/>
        </w:rPr>
        <w:t xml:space="preserve">/ the </w:t>
      </w:r>
      <w:r w:rsidR="00687CA9">
        <w:rPr>
          <w:rFonts w:eastAsia="Calibri"/>
        </w:rPr>
        <w:t>10</w:t>
      </w:r>
      <w:r w:rsidR="00687CA9" w:rsidRPr="00B5400F">
        <w:rPr>
          <w:rFonts w:eastAsia="Calibri"/>
          <w:vertAlign w:val="superscript"/>
        </w:rPr>
        <w:t>th</w:t>
      </w:r>
      <w:r w:rsidR="00687CA9">
        <w:rPr>
          <w:rFonts w:eastAsia="Calibri"/>
        </w:rPr>
        <w:t xml:space="preserve"> </w:t>
      </w:r>
      <w:r w:rsidRPr="12E4BECE">
        <w:rPr>
          <w:rFonts w:eastAsia="Calibri"/>
        </w:rPr>
        <w:t>address you provided]? If you still spend time at this address, select “I still spend time here.”</w:t>
      </w:r>
    </w:p>
    <w:p w14:paraId="5AA831BE" w14:textId="77777777" w:rsidR="001E2D76" w:rsidRPr="00AF7794" w:rsidRDefault="00D1255B" w:rsidP="00B5400F">
      <w:pPr>
        <w:pStyle w:val="ListParagraph"/>
        <w:spacing w:after="0" w:line="240" w:lineRule="auto"/>
        <w:ind w:left="360" w:firstLine="360"/>
        <w:rPr>
          <w:szCs w:val="16"/>
        </w:rPr>
      </w:pPr>
      <w:r w:rsidRPr="00AF7794">
        <w:rPr>
          <w:szCs w:val="16"/>
        </w:rPr>
        <w:t>|__|__|</w:t>
      </w:r>
      <w:r w:rsidR="00112D8A" w:rsidRPr="00AF7794">
        <w:rPr>
          <w:szCs w:val="16"/>
        </w:rPr>
        <w:t>__|__| Y</w:t>
      </w:r>
      <w:r w:rsidRPr="00AF7794">
        <w:rPr>
          <w:szCs w:val="16"/>
        </w:rPr>
        <w:t>ear</w:t>
      </w:r>
      <w:r w:rsidR="00112D8A" w:rsidRPr="00AF7794">
        <w:rPr>
          <w:szCs w:val="16"/>
        </w:rPr>
        <w:t xml:space="preserve"> last spent time at this address</w:t>
      </w:r>
    </w:p>
    <w:p w14:paraId="637836D7" w14:textId="617D39C1" w:rsidR="001E2D76" w:rsidRPr="00AF7794" w:rsidRDefault="001E2D76" w:rsidP="71CC2ABE">
      <w:pPr>
        <w:pStyle w:val="ListParagraph"/>
        <w:spacing w:after="0" w:line="240" w:lineRule="auto"/>
        <w:ind w:left="360"/>
        <w:rPr>
          <w:rFonts w:eastAsia="Calibri"/>
        </w:rPr>
      </w:pPr>
    </w:p>
    <w:p w14:paraId="31FFB145" w14:textId="05E742AD" w:rsidR="005825E2" w:rsidRPr="00B5400F" w:rsidRDefault="00687CA9" w:rsidP="00B5400F">
      <w:pPr>
        <w:spacing w:after="0" w:line="240" w:lineRule="auto"/>
        <w:ind w:firstLine="720"/>
        <w:rPr>
          <w:rFonts w:eastAsia="Calibri"/>
        </w:rPr>
      </w:pPr>
      <w:r>
        <w:rPr>
          <w:rFonts w:eastAsia="Calibri"/>
        </w:rPr>
        <w:t>0</w:t>
      </w:r>
      <w:r>
        <w:rPr>
          <w:rFonts w:eastAsia="Calibri"/>
        </w:rPr>
        <w:tab/>
      </w:r>
      <w:r w:rsidR="71CC2ABE" w:rsidRPr="00B5400F">
        <w:rPr>
          <w:rFonts w:eastAsia="Calibri"/>
        </w:rPr>
        <w:t>I still spend time here</w:t>
      </w:r>
    </w:p>
    <w:p w14:paraId="59F6BC6C" w14:textId="0CA8482A" w:rsidR="005825E2" w:rsidRPr="00AF7794" w:rsidRDefault="71CC2ABE" w:rsidP="71CC2ABE">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sidR="00275586">
        <w:rPr>
          <w:b/>
          <w:bCs/>
          <w:i/>
          <w:iCs/>
        </w:rPr>
        <w:t>_1</w:t>
      </w:r>
      <w:r w:rsidR="00C05C1A">
        <w:rPr>
          <w:b/>
          <w:bCs/>
          <w:i/>
          <w:iCs/>
        </w:rPr>
        <w:t>0</w:t>
      </w:r>
    </w:p>
    <w:p w14:paraId="4B0C945D" w14:textId="77777777" w:rsidR="00255DC0" w:rsidRPr="00AF7794" w:rsidRDefault="00255DC0" w:rsidP="00255DC0">
      <w:pPr>
        <w:pStyle w:val="ListParagraph"/>
        <w:spacing w:after="0" w:line="240" w:lineRule="auto"/>
        <w:ind w:left="360"/>
        <w:rPr>
          <w:rFonts w:eastAsia="Calibri" w:cstheme="minorHAnsi"/>
        </w:rPr>
      </w:pPr>
    </w:p>
    <w:p w14:paraId="5118870B" w14:textId="2F1CDE2E" w:rsidR="00E37DC5" w:rsidRPr="00AF7794" w:rsidRDefault="12E4BECE" w:rsidP="008B16AA">
      <w:pPr>
        <w:pStyle w:val="ListParagraph"/>
        <w:numPr>
          <w:ilvl w:val="0"/>
          <w:numId w:val="7"/>
        </w:numPr>
        <w:spacing w:after="0" w:line="240" w:lineRule="auto"/>
        <w:rPr>
          <w:rFonts w:eastAsia="Calibri"/>
        </w:rPr>
      </w:pPr>
      <w:r w:rsidRPr="12E4BECE">
        <w:rPr>
          <w:rFonts w:eastAsia="Calibri"/>
        </w:rPr>
        <w:t>[SEASADDMOS</w:t>
      </w:r>
      <w:r w:rsidR="00275586">
        <w:rPr>
          <w:rFonts w:eastAsia="Calibri"/>
        </w:rPr>
        <w:t>_1</w:t>
      </w:r>
      <w:r w:rsidR="008303C1">
        <w:rPr>
          <w:rFonts w:eastAsia="Calibri"/>
        </w:rPr>
        <w:t>0</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sidR="00275586">
        <w:rPr>
          <w:rFonts w:eastAsia="Calibri"/>
        </w:rPr>
        <w:t>_1</w:t>
      </w:r>
      <w:r w:rsidR="008303C1">
        <w:rPr>
          <w:rFonts w:eastAsia="Calibri"/>
        </w:rPr>
        <w:t>0</w:t>
      </w:r>
      <w:r w:rsidRPr="12E4BECE">
        <w:rPr>
          <w:rFonts w:eastAsia="Calibri"/>
        </w:rPr>
        <w:t xml:space="preserve"> – SEASADD3</w:t>
      </w:r>
      <w:r w:rsidR="00275586">
        <w:rPr>
          <w:rFonts w:eastAsia="Calibri"/>
        </w:rPr>
        <w:t>_1</w:t>
      </w:r>
      <w:r w:rsidR="008303C1">
        <w:rPr>
          <w:rFonts w:eastAsia="Calibri"/>
        </w:rPr>
        <w:t>0</w:t>
      </w:r>
      <w:r w:rsidRPr="12E4BECE">
        <w:rPr>
          <w:rFonts w:eastAsia="Calibri"/>
        </w:rPr>
        <w:t xml:space="preserve">/ the </w:t>
      </w:r>
      <w:r w:rsidR="008303C1">
        <w:rPr>
          <w:rFonts w:eastAsia="Calibri"/>
        </w:rPr>
        <w:t>10</w:t>
      </w:r>
      <w:r w:rsidR="008303C1" w:rsidRPr="00B5400F">
        <w:rPr>
          <w:rFonts w:eastAsia="Calibri"/>
          <w:vertAlign w:val="superscript"/>
        </w:rPr>
        <w:t>th</w:t>
      </w:r>
      <w:r w:rsidR="008303C1">
        <w:rPr>
          <w:rFonts w:eastAsia="Calibri"/>
        </w:rPr>
        <w:t xml:space="preserve"> </w:t>
      </w:r>
      <w:r w:rsidRPr="12E4BECE">
        <w:rPr>
          <w:rFonts w:eastAsia="Calibri"/>
        </w:rPr>
        <w:t>address you provided]?</w:t>
      </w:r>
    </w:p>
    <w:p w14:paraId="350198C6" w14:textId="312C7EAE" w:rsidR="00E37DC5" w:rsidRPr="00AF7794" w:rsidRDefault="00E37DC5" w:rsidP="00B5400F">
      <w:pPr>
        <w:spacing w:before="120" w:after="0" w:line="240" w:lineRule="auto"/>
        <w:ind w:firstLine="720"/>
        <w:rPr>
          <w:rFonts w:eastAsia="Calibri" w:cstheme="minorHAnsi"/>
        </w:rPr>
      </w:pPr>
      <w:r w:rsidRPr="00AF7794">
        <w:rPr>
          <w:rFonts w:eastAsia="Calibri" w:cstheme="minorHAnsi"/>
        </w:rPr>
        <w:t xml:space="preserve">|__|__| months </w:t>
      </w:r>
      <w:r w:rsidR="0063465B" w:rsidRPr="00AF7794">
        <w:rPr>
          <w:rFonts w:eastAsia="Calibri" w:cstheme="minorHAnsi"/>
        </w:rPr>
        <w:t>per</w:t>
      </w:r>
      <w:r w:rsidRPr="00AF7794">
        <w:rPr>
          <w:rFonts w:eastAsia="Calibri" w:cstheme="minorHAnsi"/>
        </w:rPr>
        <w:t xml:space="preserve"> year</w:t>
      </w:r>
    </w:p>
    <w:p w14:paraId="194EAD5D" w14:textId="73F7216B" w:rsidR="00E37DC5" w:rsidRPr="00B5400F" w:rsidRDefault="008303C1" w:rsidP="00B5400F">
      <w:pPr>
        <w:spacing w:after="0" w:line="240" w:lineRule="auto"/>
        <w:ind w:firstLine="720"/>
        <w:rPr>
          <w:rFonts w:eastAsia="Calibri"/>
        </w:rPr>
      </w:pPr>
      <w:r>
        <w:rPr>
          <w:rFonts w:eastAsia="Calibri"/>
        </w:rPr>
        <w:t>0</w:t>
      </w:r>
      <w:r>
        <w:rPr>
          <w:rFonts w:eastAsia="Calibri"/>
        </w:rPr>
        <w:tab/>
      </w:r>
      <w:r w:rsidR="71CC2ABE" w:rsidRPr="00B5400F">
        <w:rPr>
          <w:rFonts w:eastAsia="Calibri"/>
        </w:rPr>
        <w:t>Less than 1 month</w:t>
      </w:r>
    </w:p>
    <w:p w14:paraId="103366C8" w14:textId="156011E2" w:rsidR="005825E2"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008303C1">
        <w:rPr>
          <w:b/>
          <w:bCs/>
          <w:i/>
          <w:iCs/>
        </w:rPr>
        <w:t xml:space="preserve">GO TO </w:t>
      </w:r>
      <w:r w:rsidRPr="71CC2ABE">
        <w:rPr>
          <w:b/>
          <w:bCs/>
          <w:i/>
          <w:iCs/>
        </w:rPr>
        <w:t>INTROSEASWTR</w:t>
      </w:r>
    </w:p>
    <w:p w14:paraId="3538AB98" w14:textId="77777777" w:rsidR="007D02E2" w:rsidRPr="00AF7794" w:rsidRDefault="007D02E2" w:rsidP="00E37DC5">
      <w:pPr>
        <w:spacing w:after="0" w:line="240" w:lineRule="auto"/>
        <w:rPr>
          <w:rFonts w:eastAsia="Calibri" w:cstheme="minorHAnsi"/>
        </w:rPr>
      </w:pPr>
    </w:p>
    <w:p w14:paraId="00D359EA" w14:textId="156C67E6" w:rsidR="00C1470D" w:rsidRDefault="00C1470D" w:rsidP="00B5400F">
      <w:pPr>
        <w:spacing w:after="0" w:line="240" w:lineRule="auto"/>
        <w:rPr>
          <w:rFonts w:eastAsia="Calibri" w:cstheme="minorHAnsi"/>
          <w:b/>
          <w:bCs/>
        </w:rPr>
      </w:pPr>
      <w:r>
        <w:rPr>
          <w:rFonts w:eastAsia="Calibri" w:cstheme="minorHAnsi"/>
          <w:b/>
          <w:bCs/>
        </w:rPr>
        <w:t>[DISPLAY INTROSEASWTR IF SEASONAL ADDRESS</w:t>
      </w:r>
      <w:r w:rsidR="0001120B">
        <w:rPr>
          <w:rFonts w:eastAsia="Calibri" w:cstheme="minorHAnsi"/>
          <w:b/>
          <w:bCs/>
        </w:rPr>
        <w:t>(ES)</w:t>
      </w:r>
      <w:r>
        <w:rPr>
          <w:rFonts w:eastAsia="Calibri" w:cstheme="minorHAnsi"/>
          <w:b/>
          <w:bCs/>
        </w:rPr>
        <w:t xml:space="preserve"> PROVIDED</w:t>
      </w:r>
    </w:p>
    <w:p w14:paraId="492EE97F" w14:textId="1C06E35A" w:rsidR="00C1470D" w:rsidRPr="00B5400F" w:rsidRDefault="00C1470D" w:rsidP="00B5400F">
      <w:pPr>
        <w:spacing w:after="0" w:line="240" w:lineRule="auto"/>
        <w:rPr>
          <w:rFonts w:eastAsia="Calibri" w:cstheme="minorHAnsi"/>
          <w:b/>
          <w:bCs/>
        </w:rPr>
      </w:pPr>
      <w:r>
        <w:rPr>
          <w:rFonts w:eastAsia="Calibri" w:cstheme="minorHAnsi"/>
          <w:b/>
          <w:bCs/>
        </w:rPr>
        <w:t xml:space="preserve">ELSE, GO TO </w:t>
      </w:r>
      <w:r w:rsidR="0001120B">
        <w:rPr>
          <w:rFonts w:eastAsia="Calibri" w:cstheme="minorHAnsi"/>
          <w:b/>
          <w:bCs/>
        </w:rPr>
        <w:t>INTROCH]</w:t>
      </w:r>
    </w:p>
    <w:p w14:paraId="6EFE0A49" w14:textId="20C35652" w:rsidR="00BD2DD6" w:rsidRPr="00AF7794" w:rsidRDefault="00344777" w:rsidP="00B5400F">
      <w:pPr>
        <w:spacing w:line="240" w:lineRule="auto"/>
        <w:rPr>
          <w:rFonts w:eastAsia="Calibri" w:cstheme="minorHAnsi"/>
        </w:rPr>
      </w:pPr>
      <w:r w:rsidRPr="00AF7794">
        <w:rPr>
          <w:rFonts w:eastAsia="Calibri" w:cstheme="minorHAnsi"/>
        </w:rPr>
        <w:t>[INTROSEASWTR</w:t>
      </w:r>
      <w:r w:rsidR="00374EE8" w:rsidRPr="00AF7794">
        <w:rPr>
          <w:rFonts w:eastAsia="Calibri" w:cstheme="minorHAnsi"/>
        </w:rPr>
        <w:t xml:space="preserve">] </w:t>
      </w:r>
      <w:r w:rsidR="00602FFC" w:rsidRPr="00AF7794">
        <w:rPr>
          <w:rFonts w:eastAsia="Calibri" w:cstheme="minorHAnsi"/>
        </w:rPr>
        <w:t>The next questions ask about your water usage at each of the seasonal or vacation home addresses you provided.</w:t>
      </w:r>
    </w:p>
    <w:p w14:paraId="273BBE60" w14:textId="55C000E0" w:rsidR="002128A2" w:rsidRPr="00AF7794" w:rsidRDefault="002128A2" w:rsidP="002128A2">
      <w:pPr>
        <w:spacing w:after="0" w:line="240" w:lineRule="auto"/>
        <w:rPr>
          <w:rFonts w:eastAsia="Calibri" w:cstheme="minorHAnsi"/>
          <w:b/>
        </w:rPr>
      </w:pPr>
      <w:r w:rsidRPr="00AF7794">
        <w:rPr>
          <w:rFonts w:eastAsia="Calibri" w:cstheme="minorHAnsi"/>
          <w:b/>
        </w:rPr>
        <w:t>[</w:t>
      </w:r>
      <w:r w:rsidR="00F30894">
        <w:rPr>
          <w:rFonts w:eastAsia="Calibri" w:cstheme="minorHAnsi"/>
          <w:b/>
        </w:rPr>
        <w:t>DISPLAY</w:t>
      </w:r>
      <w:r w:rsidR="00F30894" w:rsidRPr="00AF7794">
        <w:rPr>
          <w:rFonts w:eastAsia="Calibri" w:cstheme="minorHAnsi"/>
          <w:b/>
        </w:rPr>
        <w:t xml:space="preserve"> </w:t>
      </w:r>
      <w:r w:rsidRPr="00AF7794">
        <w:rPr>
          <w:rFonts w:eastAsia="Calibri" w:cstheme="minorHAnsi"/>
          <w:b/>
        </w:rPr>
        <w:t>SEASWTR1 – SEASWTR3 FOR EACH ADDRESS PROVIDED IN SEASADD1 – SEASADD3.]</w:t>
      </w:r>
    </w:p>
    <w:p w14:paraId="7779E79A" w14:textId="5836834E" w:rsidR="00B2356B" w:rsidRPr="00AF7794" w:rsidRDefault="12E4BECE" w:rsidP="008B16AA">
      <w:pPr>
        <w:pStyle w:val="ListParagraph"/>
        <w:numPr>
          <w:ilvl w:val="0"/>
          <w:numId w:val="7"/>
        </w:numPr>
        <w:spacing w:after="0" w:line="240" w:lineRule="auto"/>
        <w:rPr>
          <w:rFonts w:eastAsia="Calibri"/>
        </w:rPr>
      </w:pPr>
      <w:r w:rsidRPr="12E4BECE">
        <w:rPr>
          <w:rFonts w:eastAsia="Calibri"/>
        </w:rPr>
        <w:t>[SEASWTR1</w:t>
      </w:r>
      <w:r w:rsidR="00732C16">
        <w:rPr>
          <w:rFonts w:eastAsia="Calibri"/>
        </w:rPr>
        <w:t>_1</w:t>
      </w:r>
      <w:r w:rsidRPr="12E4BECE">
        <w:rPr>
          <w:rFonts w:eastAsia="Calibri"/>
        </w:rPr>
        <w:t>] What was the source of water to [insert address insert address from SEASADD1</w:t>
      </w:r>
      <w:r w:rsidR="00361392">
        <w:rPr>
          <w:rFonts w:eastAsia="Calibri"/>
        </w:rPr>
        <w:t>_1</w:t>
      </w:r>
      <w:r w:rsidRPr="12E4BECE">
        <w:rPr>
          <w:rFonts w:eastAsia="Calibri"/>
        </w:rPr>
        <w:t xml:space="preserve"> – SEASADD3</w:t>
      </w:r>
      <w:r w:rsidR="00361392">
        <w:rPr>
          <w:rFonts w:eastAsia="Calibri"/>
        </w:rPr>
        <w:t>_1</w:t>
      </w:r>
      <w:r w:rsidRPr="12E4BECE">
        <w:rPr>
          <w:rFonts w:eastAsia="Calibri"/>
        </w:rPr>
        <w:t>/ the 1</w:t>
      </w:r>
      <w:r w:rsidRPr="00FB5746">
        <w:rPr>
          <w:rFonts w:eastAsia="Calibri"/>
          <w:vertAlign w:val="superscript"/>
        </w:rPr>
        <w:t>st</w:t>
      </w:r>
      <w:r w:rsidR="00E0110D">
        <w:rPr>
          <w:rFonts w:eastAsia="Calibri"/>
        </w:rPr>
        <w:t xml:space="preserve"> </w:t>
      </w:r>
      <w:r w:rsidRPr="12E4BECE">
        <w:rPr>
          <w:rFonts w:eastAsia="Calibri"/>
        </w:rPr>
        <w:t>address you provided]?</w:t>
      </w:r>
    </w:p>
    <w:p w14:paraId="1AB6EAFF" w14:textId="4D9932FD" w:rsidR="00B2356B" w:rsidRPr="00AF7794" w:rsidRDefault="71CC2ABE" w:rsidP="008B16AA">
      <w:pPr>
        <w:pStyle w:val="ListParagraph"/>
        <w:numPr>
          <w:ilvl w:val="0"/>
          <w:numId w:val="5"/>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7661E969" w14:textId="67B70BA9"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5C56EE">
        <w:tab/>
      </w:r>
      <w:r w:rsidRPr="71CC2ABE">
        <w:rPr>
          <w:rFonts w:eastAsia="Calibri"/>
        </w:rPr>
        <w:t xml:space="preserve">A rural water system, community well, or spring serving at least 25 people or 15 </w:t>
      </w:r>
      <w:r w:rsidR="005C56EE">
        <w:tab/>
      </w:r>
      <w:r w:rsidR="005C56EE">
        <w:tab/>
      </w:r>
      <w:r w:rsidR="005C56EE">
        <w:tab/>
      </w:r>
      <w:r w:rsidR="00F31496">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25446ADD" w14:textId="3CDB7BDE" w:rsidR="00B2356B" w:rsidRPr="00AF7794" w:rsidRDefault="71CC2ABE" w:rsidP="71CC2ABE">
      <w:pPr>
        <w:pStyle w:val="ListParagraph"/>
        <w:spacing w:before="60" w:after="0" w:line="240" w:lineRule="auto"/>
        <w:rPr>
          <w:rFonts w:eastAsia="Calibri"/>
        </w:rPr>
      </w:pPr>
      <w:r w:rsidRPr="71CC2ABE">
        <w:rPr>
          <w:rFonts w:eastAsia="Calibri"/>
        </w:rPr>
        <w:t>2</w:t>
      </w:r>
      <w:r w:rsidR="005C56EE">
        <w:tab/>
      </w:r>
      <w:r w:rsidRPr="71CC2ABE">
        <w:rPr>
          <w:rFonts w:eastAsia="Calibri"/>
        </w:rPr>
        <w:t>Private well or spring</w:t>
      </w:r>
    </w:p>
    <w:p w14:paraId="706E9F51" w14:textId="785EEFDC" w:rsidR="003D42CF" w:rsidRPr="00E07E3D" w:rsidRDefault="71CC2ABE" w:rsidP="71CC2ABE">
      <w:pPr>
        <w:pStyle w:val="ListParagraph"/>
        <w:spacing w:before="60" w:after="0" w:line="240" w:lineRule="auto"/>
        <w:rPr>
          <w:rFonts w:eastAsia="Calibri"/>
        </w:rPr>
      </w:pPr>
      <w:r w:rsidRPr="71CC2ABE">
        <w:rPr>
          <w:rFonts w:eastAsia="Calibri"/>
        </w:rPr>
        <w:t>55</w:t>
      </w:r>
      <w:r w:rsidR="00436DBD">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51C4C594" w14:textId="67E59355" w:rsidR="003D42CF" w:rsidRPr="00E07E3D" w:rsidRDefault="71CC2ABE" w:rsidP="71CC2ABE">
      <w:pPr>
        <w:pStyle w:val="ListParagraph"/>
        <w:spacing w:before="60" w:after="0" w:line="240" w:lineRule="auto"/>
        <w:rPr>
          <w:rFonts w:eastAsia="Calibri"/>
        </w:rPr>
      </w:pPr>
      <w:r w:rsidRPr="71CC2ABE">
        <w:rPr>
          <w:rFonts w:eastAsia="Calibri"/>
        </w:rPr>
        <w:t>77</w:t>
      </w:r>
      <w:r w:rsidR="00436DBD">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3ADC7C30" w14:textId="317E5F5E" w:rsidR="0099371B" w:rsidRDefault="71CC2ABE" w:rsidP="71CC2ABE">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4EE4E346" w14:textId="77777777" w:rsidR="009B1E7E" w:rsidRDefault="009B1E7E" w:rsidP="71CC2ABE">
      <w:pPr>
        <w:pStyle w:val="ListParagraph"/>
        <w:spacing w:before="60" w:after="0" w:line="240" w:lineRule="auto"/>
        <w:rPr>
          <w:rFonts w:eastAsia="Calibri"/>
          <w:b/>
          <w:bCs/>
        </w:rPr>
      </w:pPr>
    </w:p>
    <w:p w14:paraId="5A4BC73D" w14:textId="24227D35" w:rsidR="00074B39" w:rsidRDefault="00074B39" w:rsidP="009B1E7E">
      <w:pPr>
        <w:spacing w:after="0" w:line="240" w:lineRule="auto"/>
        <w:rPr>
          <w:rFonts w:eastAsia="Calibri"/>
          <w:b/>
          <w:bCs/>
        </w:rPr>
      </w:pPr>
      <w:r>
        <w:rPr>
          <w:rFonts w:eastAsia="Calibri"/>
          <w:b/>
          <w:bCs/>
        </w:rPr>
        <w:t xml:space="preserve">[DISPLAY SEASWTR2_1 IF SEASWTR1_1= </w:t>
      </w:r>
      <w:r w:rsidR="007A4561">
        <w:rPr>
          <w:rFonts w:eastAsia="Calibri"/>
          <w:b/>
          <w:bCs/>
        </w:rPr>
        <w:t>2</w:t>
      </w:r>
    </w:p>
    <w:p w14:paraId="06EBCC96" w14:textId="7307AA06" w:rsidR="003C04B1" w:rsidRPr="00B5400F" w:rsidRDefault="00953F2D" w:rsidP="00B5400F">
      <w:pPr>
        <w:spacing w:after="0" w:line="240" w:lineRule="auto"/>
        <w:rPr>
          <w:rFonts w:eastAsia="Calibri" w:cstheme="minorHAnsi"/>
        </w:rPr>
      </w:pPr>
      <w:r>
        <w:rPr>
          <w:rFonts w:eastAsia="Calibri"/>
          <w:b/>
          <w:bCs/>
        </w:rPr>
        <w:t>ELSE, GO TO SEASWTR3_1</w:t>
      </w:r>
      <w:r w:rsidR="00F31496">
        <w:rPr>
          <w:rFonts w:eastAsia="Calibri"/>
          <w:b/>
          <w:bCs/>
        </w:rPr>
        <w:t>]</w:t>
      </w:r>
    </w:p>
    <w:p w14:paraId="61ADFED2" w14:textId="77777777" w:rsidR="00BD4A27" w:rsidRPr="00AF7794" w:rsidRDefault="00A75ACF" w:rsidP="008B16AA">
      <w:pPr>
        <w:pStyle w:val="ListParagraph"/>
        <w:numPr>
          <w:ilvl w:val="0"/>
          <w:numId w:val="7"/>
        </w:numPr>
        <w:spacing w:after="0" w:line="240" w:lineRule="auto"/>
        <w:rPr>
          <w:rFonts w:eastAsia="Calibri"/>
        </w:rPr>
      </w:pPr>
      <w:r>
        <w:rPr>
          <w:rFonts w:eastAsia="Calibri"/>
        </w:rPr>
        <w:t>[SEASWTR2_1]</w:t>
      </w:r>
      <w:r w:rsidR="005321E2">
        <w:rPr>
          <w:rFonts w:eastAsia="Calibri"/>
        </w:rPr>
        <w:t xml:space="preserve"> </w:t>
      </w:r>
      <w:r w:rsidR="00BD4A27" w:rsidRPr="12E4BECE">
        <w:rPr>
          <w:rFonts w:eastAsia="Calibri"/>
        </w:rPr>
        <w:t>About how deep was your private well?</w:t>
      </w:r>
    </w:p>
    <w:p w14:paraId="6B159C3F" w14:textId="77777777" w:rsidR="00BD4A27" w:rsidRPr="00AF7794" w:rsidRDefault="00BD4A27" w:rsidP="008B16AA">
      <w:pPr>
        <w:pStyle w:val="ListParagraph"/>
        <w:numPr>
          <w:ilvl w:val="0"/>
          <w:numId w:val="6"/>
        </w:numPr>
        <w:spacing w:before="60" w:after="0" w:line="240" w:lineRule="auto"/>
        <w:rPr>
          <w:rFonts w:eastAsia="Calibri"/>
        </w:rPr>
      </w:pPr>
      <w:r w:rsidRPr="71CC2ABE">
        <w:rPr>
          <w:rFonts w:eastAsia="Calibri"/>
        </w:rPr>
        <w:t xml:space="preserve">       Less than 50 feet</w:t>
      </w:r>
    </w:p>
    <w:p w14:paraId="3718148C" w14:textId="77777777" w:rsidR="00BD4A27" w:rsidRPr="00AF7794" w:rsidRDefault="00BD4A27" w:rsidP="00BD4A27">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31D91BD9" w14:textId="77777777" w:rsidR="00BD4A27" w:rsidRPr="00AF7794" w:rsidRDefault="00BD4A27" w:rsidP="00BD4A27">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710E1744" w14:textId="77777777" w:rsidR="00BD4A27" w:rsidRPr="00AF7794" w:rsidRDefault="00BD4A27" w:rsidP="00BD4A27">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449F77D3" w14:textId="77777777" w:rsidR="00BD4A27" w:rsidRPr="00AF7794" w:rsidRDefault="00BD4A27" w:rsidP="00BD4A27">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34C4B7B0" w14:textId="77777777" w:rsidR="00BD4A27" w:rsidRPr="00AF7794" w:rsidRDefault="00BD4A27" w:rsidP="00BD4A27">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79C7B333" w14:textId="77777777" w:rsidR="00BD4A27" w:rsidRPr="00AF7794" w:rsidRDefault="00BD4A27" w:rsidP="00BD4A27">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7D32AAAD" w14:textId="4B14872D" w:rsidR="00BD4A27" w:rsidRPr="00AF7794" w:rsidRDefault="00BD4A27" w:rsidP="00BD4A27">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r>
        <w:rPr>
          <w:b/>
          <w:bCs/>
          <w:i/>
          <w:iCs/>
        </w:rPr>
        <w:t>_1</w:t>
      </w:r>
    </w:p>
    <w:p w14:paraId="5AF15487" w14:textId="1BCAB87E" w:rsidR="00732C16" w:rsidRDefault="00732C16" w:rsidP="00B5400F">
      <w:pPr>
        <w:pStyle w:val="ListParagraph"/>
        <w:spacing w:after="0" w:line="240" w:lineRule="auto"/>
        <w:rPr>
          <w:rFonts w:eastAsia="Calibri"/>
        </w:rPr>
      </w:pPr>
    </w:p>
    <w:p w14:paraId="02A7FE04" w14:textId="184FC421" w:rsidR="00C272AD" w:rsidRPr="00AF7794" w:rsidRDefault="00A75ACF" w:rsidP="008B16AA">
      <w:pPr>
        <w:pStyle w:val="ListParagraph"/>
        <w:numPr>
          <w:ilvl w:val="0"/>
          <w:numId w:val="7"/>
        </w:numPr>
        <w:spacing w:after="0" w:line="240" w:lineRule="auto"/>
        <w:rPr>
          <w:rFonts w:eastAsia="Calibri"/>
        </w:rPr>
      </w:pPr>
      <w:r>
        <w:rPr>
          <w:rFonts w:eastAsia="Calibri"/>
        </w:rPr>
        <w:t>[SEASWTR3_1]</w:t>
      </w:r>
      <w:r w:rsidR="005321E2">
        <w:rPr>
          <w:rFonts w:eastAsia="Calibri"/>
        </w:rPr>
        <w:t xml:space="preserve"> </w:t>
      </w:r>
      <w:r w:rsidR="00C272AD" w:rsidRPr="12E4BECE">
        <w:rPr>
          <w:rFonts w:eastAsia="Calibri"/>
        </w:rPr>
        <w:t>What was the main source of water that you drank at [insert address insert address from SEASADD1</w:t>
      </w:r>
      <w:r w:rsidR="00F31496">
        <w:rPr>
          <w:rFonts w:eastAsia="Calibri"/>
        </w:rPr>
        <w:t>_1</w:t>
      </w:r>
      <w:r w:rsidR="00C272AD" w:rsidRPr="12E4BECE">
        <w:rPr>
          <w:rFonts w:eastAsia="Calibri"/>
        </w:rPr>
        <w:t xml:space="preserve"> – SEASADD3</w:t>
      </w:r>
      <w:r w:rsidR="00F31496">
        <w:rPr>
          <w:rFonts w:eastAsia="Calibri"/>
        </w:rPr>
        <w:t>_1</w:t>
      </w:r>
      <w:r w:rsidR="00C272AD" w:rsidRPr="12E4BECE">
        <w:rPr>
          <w:rFonts w:eastAsia="Calibri"/>
        </w:rPr>
        <w:t>/ the 1</w:t>
      </w:r>
      <w:r w:rsidR="00C272AD" w:rsidRPr="00FB5746">
        <w:rPr>
          <w:rFonts w:eastAsia="Calibri"/>
          <w:vertAlign w:val="superscript"/>
        </w:rPr>
        <w:t>st</w:t>
      </w:r>
      <w:r w:rsidR="00C272AD" w:rsidRPr="12E4BECE">
        <w:rPr>
          <w:rFonts w:eastAsia="Calibri"/>
        </w:rPr>
        <w:t xml:space="preserve"> address you provided]? Please think about water you used to make drinks such as coffee and tea, and plain water that you drank.</w:t>
      </w:r>
    </w:p>
    <w:p w14:paraId="01C893D5" w14:textId="77777777" w:rsidR="00C272AD" w:rsidRPr="00AF7794" w:rsidRDefault="00C272AD" w:rsidP="00C272A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06DC0496" w14:textId="77777777" w:rsidR="00C272AD" w:rsidRPr="00AF7794" w:rsidRDefault="00C272AD" w:rsidP="00C272A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41A8AD6D" w14:textId="77777777" w:rsidR="00C272AD" w:rsidRPr="00AF7794" w:rsidRDefault="00C272AD" w:rsidP="00C272A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F1216FD" w14:textId="77777777" w:rsidR="00C272AD" w:rsidRPr="00AF7794" w:rsidRDefault="00C272AD" w:rsidP="00C272AD">
      <w:pPr>
        <w:pStyle w:val="ListParagraph"/>
        <w:spacing w:before="60" w:after="0" w:line="240" w:lineRule="auto"/>
        <w:rPr>
          <w:rFonts w:eastAsia="Calibri"/>
        </w:rPr>
      </w:pPr>
      <w:r w:rsidRPr="71CC2ABE">
        <w:rPr>
          <w:rFonts w:eastAsia="Calibri"/>
        </w:rPr>
        <w:lastRenderedPageBreak/>
        <w:t>3</w:t>
      </w:r>
      <w:r>
        <w:tab/>
      </w:r>
      <w:r w:rsidRPr="71CC2ABE">
        <w:rPr>
          <w:rFonts w:eastAsia="Calibri"/>
        </w:rPr>
        <w:t>Water that was filtered using reverse osmosis (under sink or whole house)</w:t>
      </w:r>
    </w:p>
    <w:p w14:paraId="7408E137" w14:textId="77777777" w:rsidR="00C272AD" w:rsidRPr="00AF7794" w:rsidRDefault="00C272AD" w:rsidP="00C272A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13B4FE2F" w14:textId="77777777" w:rsidR="00C272AD" w:rsidRPr="00AF7794" w:rsidRDefault="00C272AD" w:rsidP="00C272AD">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218806A6" w14:textId="77777777" w:rsidR="00C272AD" w:rsidRPr="00AF7794" w:rsidRDefault="00C272AD" w:rsidP="00C272A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7A73E345" w14:textId="77777777" w:rsidR="00C272AD" w:rsidRPr="00AF7794" w:rsidRDefault="00C272AD" w:rsidP="00C272A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4AE2CD85" w14:textId="2E8526DA" w:rsidR="00C272AD" w:rsidRDefault="00C272AD" w:rsidP="00C272A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_2</w:t>
      </w:r>
    </w:p>
    <w:p w14:paraId="7041C005" w14:textId="6F363BA4" w:rsidR="003C054C" w:rsidRDefault="00C272AD" w:rsidP="00B5400F">
      <w:pPr>
        <w:spacing w:before="60" w:line="240" w:lineRule="auto"/>
        <w:rPr>
          <w:rFonts w:eastAsia="Calibri" w:cstheme="minorHAnsi"/>
          <w:i/>
        </w:rPr>
      </w:pPr>
      <w:r w:rsidRPr="00AF7794">
        <w:rPr>
          <w:rFonts w:eastAsia="Calibri" w:cstheme="minorHAnsi"/>
          <w:i/>
        </w:rPr>
        <w:t>[</w:t>
      </w:r>
      <w:r w:rsidR="00B934FD">
        <w:rPr>
          <w:rFonts w:eastAsia="Calibri" w:cstheme="minorHAnsi"/>
          <w:i/>
        </w:rPr>
        <w:t xml:space="preserve">FOR EVERY SEASWTR3_#: </w:t>
      </w:r>
      <w:r w:rsidRPr="00AF7794">
        <w:rPr>
          <w:rFonts w:eastAsia="Calibri" w:cstheme="minorHAnsi"/>
          <w:i/>
        </w:rPr>
        <w:t>Informational text to accompany the first response category above: 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p>
    <w:p w14:paraId="26A3A9DB" w14:textId="04F58032" w:rsidR="00621143" w:rsidRDefault="00621143" w:rsidP="00C272AD">
      <w:pPr>
        <w:spacing w:before="60" w:after="0" w:line="240" w:lineRule="auto"/>
        <w:rPr>
          <w:rFonts w:eastAsia="Calibri" w:cstheme="minorHAnsi"/>
          <w:b/>
          <w:bCs/>
          <w:iCs/>
        </w:rPr>
      </w:pPr>
      <w:r>
        <w:rPr>
          <w:rFonts w:eastAsia="Calibri" w:cstheme="minorHAnsi"/>
          <w:b/>
          <w:bCs/>
          <w:iCs/>
        </w:rPr>
        <w:t>[DISPLAY SEASWTR1_2 IF 2</w:t>
      </w:r>
      <w:r w:rsidRPr="00B5400F">
        <w:rPr>
          <w:rFonts w:eastAsia="Calibri" w:cstheme="minorHAnsi"/>
          <w:b/>
          <w:bCs/>
          <w:iCs/>
          <w:vertAlign w:val="superscript"/>
        </w:rPr>
        <w:t>ND</w:t>
      </w:r>
      <w:r>
        <w:rPr>
          <w:rFonts w:eastAsia="Calibri" w:cstheme="minorHAnsi"/>
          <w:b/>
          <w:bCs/>
          <w:iCs/>
        </w:rPr>
        <w:t xml:space="preserve"> SEASONAL ADDRESS SECTION DISPLAYED</w:t>
      </w:r>
    </w:p>
    <w:p w14:paraId="6EEE26F5" w14:textId="0ECC2E82" w:rsidR="00A75ACF" w:rsidRPr="00B5400F" w:rsidRDefault="00621143" w:rsidP="00B5400F">
      <w:pPr>
        <w:spacing w:after="0" w:line="240" w:lineRule="auto"/>
        <w:rPr>
          <w:rFonts w:eastAsia="Calibri" w:cstheme="minorHAnsi"/>
          <w:b/>
          <w:bCs/>
          <w:iCs/>
        </w:rPr>
      </w:pPr>
      <w:r>
        <w:rPr>
          <w:rFonts w:eastAsia="Calibri" w:cstheme="minorHAnsi"/>
          <w:b/>
          <w:bCs/>
          <w:iCs/>
        </w:rPr>
        <w:t>ELSE, GO TO INTROCH]</w:t>
      </w:r>
    </w:p>
    <w:p w14:paraId="57D54100" w14:textId="77777777" w:rsidR="00297719" w:rsidRDefault="00B5230D" w:rsidP="008B16AA">
      <w:pPr>
        <w:pStyle w:val="ListParagraph"/>
        <w:numPr>
          <w:ilvl w:val="0"/>
          <w:numId w:val="7"/>
        </w:numPr>
        <w:spacing w:after="0" w:line="240" w:lineRule="auto"/>
        <w:rPr>
          <w:rFonts w:eastAsia="Calibri"/>
        </w:rPr>
      </w:pPr>
      <w:r w:rsidRPr="12E4BECE">
        <w:rPr>
          <w:rFonts w:eastAsia="Calibri"/>
        </w:rPr>
        <w:t>[SEASWTR1</w:t>
      </w:r>
      <w:r>
        <w:rPr>
          <w:rFonts w:eastAsia="Calibri"/>
        </w:rPr>
        <w:t>_</w:t>
      </w:r>
      <w:r w:rsidR="00566F65">
        <w:rPr>
          <w:rFonts w:eastAsia="Calibri"/>
        </w:rPr>
        <w:t>2</w:t>
      </w:r>
      <w:r w:rsidRPr="12E4BECE">
        <w:rPr>
          <w:rFonts w:eastAsia="Calibri"/>
        </w:rPr>
        <w:t>] What was the source of water to [insert address insert address from SEASADD1</w:t>
      </w:r>
      <w:r>
        <w:rPr>
          <w:rFonts w:eastAsia="Calibri"/>
        </w:rPr>
        <w:t>_</w:t>
      </w:r>
      <w:r w:rsidR="00566F65">
        <w:rPr>
          <w:rFonts w:eastAsia="Calibri"/>
        </w:rPr>
        <w:t>2</w:t>
      </w:r>
      <w:r w:rsidRPr="12E4BECE">
        <w:rPr>
          <w:rFonts w:eastAsia="Calibri"/>
        </w:rPr>
        <w:t xml:space="preserve"> – SEASADD3</w:t>
      </w:r>
      <w:r>
        <w:rPr>
          <w:rFonts w:eastAsia="Calibri"/>
        </w:rPr>
        <w:t>_</w:t>
      </w:r>
      <w:r w:rsidR="00566F65">
        <w:rPr>
          <w:rFonts w:eastAsia="Calibri"/>
        </w:rPr>
        <w:t>2</w:t>
      </w:r>
      <w:r w:rsidRPr="12E4BECE">
        <w:rPr>
          <w:rFonts w:eastAsia="Calibri"/>
        </w:rPr>
        <w:t xml:space="preserve">/ the </w:t>
      </w:r>
      <w:r w:rsidR="00566F65">
        <w:rPr>
          <w:rFonts w:eastAsia="Calibri"/>
        </w:rPr>
        <w:t>2</w:t>
      </w:r>
      <w:r w:rsidR="00566F65" w:rsidRPr="00B5400F">
        <w:rPr>
          <w:rFonts w:eastAsia="Calibri"/>
          <w:vertAlign w:val="superscript"/>
        </w:rPr>
        <w:t>nd</w:t>
      </w:r>
      <w:r w:rsidR="00566F65">
        <w:rPr>
          <w:rFonts w:eastAsia="Calibri"/>
        </w:rPr>
        <w:t xml:space="preserve"> </w:t>
      </w:r>
      <w:r w:rsidRPr="12E4BECE">
        <w:rPr>
          <w:rFonts w:eastAsia="Calibri"/>
        </w:rPr>
        <w:t>address you provided]?</w:t>
      </w:r>
    </w:p>
    <w:p w14:paraId="7656EAEA" w14:textId="08CDC131" w:rsidR="00B5230D" w:rsidRPr="00B5400F" w:rsidRDefault="00297719" w:rsidP="00B5400F">
      <w:pPr>
        <w:pStyle w:val="ListParagraph"/>
        <w:spacing w:after="0" w:line="240" w:lineRule="auto"/>
        <w:rPr>
          <w:rFonts w:eastAsia="Calibri"/>
        </w:rPr>
      </w:pPr>
      <w:r>
        <w:rPr>
          <w:rFonts w:eastAsia="Calibri"/>
        </w:rPr>
        <w:t>0</w:t>
      </w:r>
      <w:r>
        <w:rPr>
          <w:rFonts w:eastAsia="Calibri"/>
        </w:rPr>
        <w:tab/>
      </w:r>
      <w:r w:rsidR="00B5230D" w:rsidRPr="00B5400F">
        <w:rPr>
          <w:rFonts w:eastAsia="Calibri"/>
        </w:rPr>
        <w:t xml:space="preserve">A public or municipal water supply </w:t>
      </w:r>
      <w:r w:rsidR="00B5230D" w:rsidRPr="00297719">
        <w:rPr>
          <w:rFonts w:ascii="Wingdings" w:eastAsia="Wingdings" w:hAnsi="Wingdings" w:cs="Wingdings"/>
          <w:b/>
          <w:bCs/>
        </w:rPr>
        <w:t>à</w:t>
      </w:r>
      <w:r w:rsidR="00B5230D" w:rsidRPr="00B5400F">
        <w:rPr>
          <w:rFonts w:eastAsia="Calibri"/>
          <w:b/>
          <w:bCs/>
        </w:rPr>
        <w:t xml:space="preserve"> GO TO SEASWTR3_</w:t>
      </w:r>
      <w:r w:rsidR="00566F65" w:rsidRPr="00B5400F">
        <w:rPr>
          <w:rFonts w:eastAsia="Calibri"/>
          <w:b/>
          <w:bCs/>
        </w:rPr>
        <w:t>2</w:t>
      </w:r>
    </w:p>
    <w:p w14:paraId="7F7EF8D5" w14:textId="22BEC8B6" w:rsidR="00B5230D" w:rsidRPr="00AF7794" w:rsidRDefault="00B5230D" w:rsidP="00B5230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451CFDE3" w14:textId="77777777" w:rsidR="00B5230D" w:rsidRPr="00AF7794" w:rsidRDefault="00B5230D" w:rsidP="00B5230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0444C6B5" w14:textId="2C328D3F" w:rsidR="00B5230D" w:rsidRPr="00E07E3D"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5D87CE0A" w14:textId="7484C0CB" w:rsidR="00B5230D" w:rsidRPr="00E07E3D"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3DF84FFE" w14:textId="7200A4B1" w:rsidR="00B5230D" w:rsidRDefault="00B5230D" w:rsidP="00B5230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7A218E80" w14:textId="77777777" w:rsidR="00B5230D" w:rsidRDefault="00B5230D" w:rsidP="00B5230D">
      <w:pPr>
        <w:pStyle w:val="ListParagraph"/>
        <w:spacing w:before="60" w:after="0" w:line="240" w:lineRule="auto"/>
        <w:rPr>
          <w:rFonts w:eastAsia="Calibri"/>
          <w:b/>
          <w:bCs/>
        </w:rPr>
      </w:pPr>
    </w:p>
    <w:p w14:paraId="7464AC6C" w14:textId="44A44C8C" w:rsidR="00B5230D" w:rsidRDefault="00B5230D" w:rsidP="00B5230D">
      <w:pPr>
        <w:spacing w:after="0" w:line="240" w:lineRule="auto"/>
        <w:rPr>
          <w:rFonts w:eastAsia="Calibri"/>
          <w:b/>
          <w:bCs/>
        </w:rPr>
      </w:pPr>
      <w:r>
        <w:rPr>
          <w:rFonts w:eastAsia="Calibri"/>
          <w:b/>
          <w:bCs/>
        </w:rPr>
        <w:t>[DISPLAY SEASWTR2_</w:t>
      </w:r>
      <w:r w:rsidR="004011B2">
        <w:rPr>
          <w:rFonts w:eastAsia="Calibri"/>
          <w:b/>
          <w:bCs/>
        </w:rPr>
        <w:t>2</w:t>
      </w:r>
      <w:r>
        <w:rPr>
          <w:rFonts w:eastAsia="Calibri"/>
          <w:b/>
          <w:bCs/>
        </w:rPr>
        <w:t xml:space="preserve"> IF SEASWTR1_</w:t>
      </w:r>
      <w:r w:rsidR="004011B2">
        <w:rPr>
          <w:rFonts w:eastAsia="Calibri"/>
          <w:b/>
          <w:bCs/>
        </w:rPr>
        <w:t>2</w:t>
      </w:r>
      <w:r>
        <w:rPr>
          <w:rFonts w:eastAsia="Calibri"/>
          <w:b/>
          <w:bCs/>
        </w:rPr>
        <w:t>= 2</w:t>
      </w:r>
    </w:p>
    <w:p w14:paraId="5537A90A" w14:textId="3E00D2B9" w:rsidR="00B5230D" w:rsidRPr="00A64F12" w:rsidRDefault="00B5230D" w:rsidP="00B5230D">
      <w:pPr>
        <w:spacing w:after="0" w:line="240" w:lineRule="auto"/>
        <w:rPr>
          <w:rFonts w:eastAsia="Calibri" w:cstheme="minorHAnsi"/>
        </w:rPr>
      </w:pPr>
      <w:r>
        <w:rPr>
          <w:rFonts w:eastAsia="Calibri"/>
          <w:b/>
          <w:bCs/>
        </w:rPr>
        <w:t>ELSE, GO TO SEASWTR3_</w:t>
      </w:r>
      <w:r w:rsidR="004011B2">
        <w:rPr>
          <w:rFonts w:eastAsia="Calibri"/>
          <w:b/>
          <w:bCs/>
        </w:rPr>
        <w:t>2</w:t>
      </w:r>
      <w:r>
        <w:rPr>
          <w:rFonts w:eastAsia="Calibri"/>
          <w:b/>
          <w:bCs/>
        </w:rPr>
        <w:t>]</w:t>
      </w:r>
    </w:p>
    <w:p w14:paraId="438B6978" w14:textId="77777777" w:rsidR="00937E65" w:rsidRDefault="00B5230D" w:rsidP="008B16AA">
      <w:pPr>
        <w:pStyle w:val="ListParagraph"/>
        <w:numPr>
          <w:ilvl w:val="0"/>
          <w:numId w:val="7"/>
        </w:numPr>
        <w:spacing w:after="0" w:line="240" w:lineRule="auto"/>
        <w:rPr>
          <w:rFonts w:eastAsia="Calibri"/>
        </w:rPr>
      </w:pPr>
      <w:r>
        <w:rPr>
          <w:rFonts w:eastAsia="Calibri"/>
        </w:rPr>
        <w:t>[SEASWTR2_</w:t>
      </w:r>
      <w:r w:rsidR="004011B2">
        <w:rPr>
          <w:rFonts w:eastAsia="Calibri"/>
        </w:rPr>
        <w:t>2</w:t>
      </w:r>
      <w:r>
        <w:rPr>
          <w:rFonts w:eastAsia="Calibri"/>
        </w:rPr>
        <w:t xml:space="preserve">] </w:t>
      </w:r>
      <w:r w:rsidRPr="12E4BECE">
        <w:rPr>
          <w:rFonts w:eastAsia="Calibri"/>
        </w:rPr>
        <w:t>About how deep was your private well?</w:t>
      </w:r>
    </w:p>
    <w:p w14:paraId="27E17B2F" w14:textId="24ED39C2" w:rsidR="00B5230D" w:rsidRPr="00A8076D" w:rsidRDefault="00937E65" w:rsidP="00A8076D">
      <w:pPr>
        <w:pStyle w:val="ListParagraph"/>
        <w:spacing w:after="0" w:line="240" w:lineRule="auto"/>
        <w:rPr>
          <w:rFonts w:eastAsia="Calibri"/>
        </w:rPr>
      </w:pPr>
      <w:r>
        <w:rPr>
          <w:rFonts w:eastAsia="Calibri"/>
        </w:rPr>
        <w:t>0</w:t>
      </w:r>
      <w:r>
        <w:rPr>
          <w:rFonts w:eastAsia="Calibri"/>
        </w:rPr>
        <w:tab/>
      </w:r>
      <w:r w:rsidR="00B5230D" w:rsidRPr="00A8076D">
        <w:rPr>
          <w:rFonts w:eastAsia="Calibri"/>
        </w:rPr>
        <w:t>Less than 50 feet</w:t>
      </w:r>
    </w:p>
    <w:p w14:paraId="103F7831" w14:textId="77777777" w:rsidR="00B5230D" w:rsidRPr="00AF7794" w:rsidRDefault="00B5230D" w:rsidP="00B5230D">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6DF2B987" w14:textId="77777777" w:rsidR="00B5230D" w:rsidRPr="00AF7794" w:rsidRDefault="00B5230D" w:rsidP="00B5230D">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13C4660F" w14:textId="77777777" w:rsidR="00B5230D" w:rsidRPr="00AF7794" w:rsidRDefault="00B5230D" w:rsidP="00B5230D">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708C0438" w14:textId="77777777" w:rsidR="00B5230D" w:rsidRPr="00AF7794" w:rsidRDefault="00B5230D" w:rsidP="00B5230D">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468AD014"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565D734B"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A1CF0E4" w14:textId="6BB9345A" w:rsidR="00B5230D" w:rsidRPr="00AF7794" w:rsidRDefault="00B5230D" w:rsidP="00B5230D">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r>
        <w:rPr>
          <w:b/>
          <w:bCs/>
          <w:i/>
          <w:iCs/>
        </w:rPr>
        <w:t>_</w:t>
      </w:r>
      <w:r w:rsidR="004011B2">
        <w:rPr>
          <w:b/>
          <w:bCs/>
          <w:i/>
          <w:iCs/>
        </w:rPr>
        <w:t>2</w:t>
      </w:r>
    </w:p>
    <w:p w14:paraId="23524335" w14:textId="77777777" w:rsidR="00B5230D" w:rsidRDefault="00B5230D" w:rsidP="00B5230D">
      <w:pPr>
        <w:pStyle w:val="ListParagraph"/>
        <w:spacing w:after="0" w:line="240" w:lineRule="auto"/>
        <w:rPr>
          <w:rFonts w:eastAsia="Calibri"/>
        </w:rPr>
      </w:pPr>
    </w:p>
    <w:p w14:paraId="25E8FCB5" w14:textId="337CBD6B" w:rsidR="00B5230D" w:rsidRPr="00AF7794" w:rsidRDefault="00B5230D" w:rsidP="008B16AA">
      <w:pPr>
        <w:pStyle w:val="ListParagraph"/>
        <w:numPr>
          <w:ilvl w:val="0"/>
          <w:numId w:val="7"/>
        </w:numPr>
        <w:spacing w:after="0" w:line="240" w:lineRule="auto"/>
        <w:rPr>
          <w:rFonts w:eastAsia="Calibri"/>
        </w:rPr>
      </w:pPr>
      <w:r>
        <w:rPr>
          <w:rFonts w:eastAsia="Calibri"/>
        </w:rPr>
        <w:t>[SEASWTR3_</w:t>
      </w:r>
      <w:r w:rsidR="004011B2">
        <w:rPr>
          <w:rFonts w:eastAsia="Calibri"/>
        </w:rPr>
        <w:t>2</w:t>
      </w:r>
      <w:r>
        <w:rPr>
          <w:rFonts w:eastAsia="Calibri"/>
        </w:rPr>
        <w:t xml:space="preserve">] </w:t>
      </w:r>
      <w:r w:rsidRPr="12E4BECE">
        <w:rPr>
          <w:rFonts w:eastAsia="Calibri"/>
        </w:rPr>
        <w:t>What was the main source of water that you drank at [insert address insert address from SEASADD1</w:t>
      </w:r>
      <w:r>
        <w:rPr>
          <w:rFonts w:eastAsia="Calibri"/>
        </w:rPr>
        <w:t>_</w:t>
      </w:r>
      <w:r w:rsidR="004011B2">
        <w:rPr>
          <w:rFonts w:eastAsia="Calibri"/>
        </w:rPr>
        <w:t>2</w:t>
      </w:r>
      <w:r w:rsidRPr="12E4BECE">
        <w:rPr>
          <w:rFonts w:eastAsia="Calibri"/>
        </w:rPr>
        <w:t xml:space="preserve"> – SEASADD3</w:t>
      </w:r>
      <w:r>
        <w:rPr>
          <w:rFonts w:eastAsia="Calibri"/>
        </w:rPr>
        <w:t>_</w:t>
      </w:r>
      <w:r w:rsidR="004011B2">
        <w:rPr>
          <w:rFonts w:eastAsia="Calibri"/>
        </w:rPr>
        <w:t>2</w:t>
      </w:r>
      <w:r w:rsidRPr="12E4BECE">
        <w:rPr>
          <w:rFonts w:eastAsia="Calibri"/>
        </w:rPr>
        <w:t xml:space="preserve">/ the </w:t>
      </w:r>
      <w:r w:rsidR="004011B2">
        <w:rPr>
          <w:rFonts w:eastAsia="Calibri"/>
        </w:rPr>
        <w:t>2</w:t>
      </w:r>
      <w:r w:rsidR="004011B2" w:rsidRPr="00A8076D">
        <w:rPr>
          <w:rFonts w:eastAsia="Calibri"/>
          <w:vertAlign w:val="superscript"/>
        </w:rPr>
        <w:t>nd</w:t>
      </w:r>
      <w:r w:rsidR="004011B2">
        <w:rPr>
          <w:rFonts w:eastAsia="Calibri"/>
        </w:rPr>
        <w:t xml:space="preserve"> </w:t>
      </w:r>
      <w:r w:rsidRPr="12E4BECE">
        <w:rPr>
          <w:rFonts w:eastAsia="Calibri"/>
        </w:rPr>
        <w:t>address you provided]? Please think about water you used to make drinks such as coffee and tea, and plain water that you drank.</w:t>
      </w:r>
    </w:p>
    <w:p w14:paraId="763364EC" w14:textId="77777777" w:rsidR="00B5230D" w:rsidRPr="00AF7794" w:rsidRDefault="00B5230D" w:rsidP="00B5230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2CB3A247" w14:textId="77777777" w:rsidR="00B5230D" w:rsidRPr="00AF7794" w:rsidRDefault="00B5230D" w:rsidP="00B5230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0265510B" w14:textId="77777777" w:rsidR="00B5230D" w:rsidRPr="00AF7794" w:rsidRDefault="00B5230D" w:rsidP="00B5230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03E2BEE8" w14:textId="77777777" w:rsidR="00B5230D" w:rsidRPr="00AF7794" w:rsidRDefault="00B5230D" w:rsidP="00B5230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2CC28EB2" w14:textId="77777777" w:rsidR="00B5230D" w:rsidRPr="00AF7794" w:rsidRDefault="00B5230D" w:rsidP="00B5230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3EE906EA"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0CBB1BCF" w14:textId="77777777" w:rsidR="00B5230D" w:rsidRPr="00AF7794"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01269970"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40D90ADF" w14:textId="6B7423B2" w:rsidR="00B5230D" w:rsidRDefault="00B5230D" w:rsidP="00B5230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4011B2">
        <w:rPr>
          <w:b/>
          <w:bCs/>
          <w:i/>
          <w:iCs/>
        </w:rPr>
        <w:t>3</w:t>
      </w:r>
    </w:p>
    <w:p w14:paraId="618A4F56" w14:textId="77777777" w:rsidR="006104D0" w:rsidRDefault="006104D0" w:rsidP="00B5230D">
      <w:pPr>
        <w:pStyle w:val="ListParagraph"/>
        <w:spacing w:after="0" w:line="240" w:lineRule="auto"/>
        <w:rPr>
          <w:b/>
          <w:bCs/>
          <w:i/>
          <w:iCs/>
        </w:rPr>
      </w:pPr>
    </w:p>
    <w:p w14:paraId="1B4720FF" w14:textId="142C7F98" w:rsidR="006104D0" w:rsidRDefault="006104D0" w:rsidP="006104D0">
      <w:pPr>
        <w:spacing w:before="60" w:after="0" w:line="240" w:lineRule="auto"/>
        <w:rPr>
          <w:rFonts w:eastAsia="Calibri" w:cstheme="minorHAnsi"/>
          <w:b/>
          <w:bCs/>
          <w:iCs/>
        </w:rPr>
      </w:pPr>
      <w:r>
        <w:rPr>
          <w:rFonts w:eastAsia="Calibri" w:cstheme="minorHAnsi"/>
          <w:b/>
          <w:bCs/>
          <w:iCs/>
        </w:rPr>
        <w:lastRenderedPageBreak/>
        <w:t>[DISPLAY SEASWTR1_3 IF 3</w:t>
      </w:r>
      <w:r w:rsidRPr="00A8076D">
        <w:rPr>
          <w:rFonts w:eastAsia="Calibri" w:cstheme="minorHAnsi"/>
          <w:b/>
          <w:bCs/>
          <w:iCs/>
          <w:vertAlign w:val="superscript"/>
        </w:rPr>
        <w:t>rd</w:t>
      </w:r>
      <w:r>
        <w:rPr>
          <w:rFonts w:eastAsia="Calibri" w:cstheme="minorHAnsi"/>
          <w:b/>
          <w:bCs/>
          <w:iCs/>
        </w:rPr>
        <w:t xml:space="preserve"> SEASONAL ADDRESS SECTION DISPLAYED</w:t>
      </w:r>
    </w:p>
    <w:p w14:paraId="02651E80" w14:textId="41599F4A" w:rsidR="004011B2" w:rsidRPr="00A8076D" w:rsidRDefault="006104D0" w:rsidP="00A8076D">
      <w:pPr>
        <w:spacing w:after="0" w:line="240" w:lineRule="auto"/>
        <w:rPr>
          <w:rFonts w:eastAsia="Calibri" w:cstheme="minorHAnsi"/>
          <w:b/>
          <w:bCs/>
          <w:iCs/>
        </w:rPr>
      </w:pPr>
      <w:r>
        <w:rPr>
          <w:rFonts w:eastAsia="Calibri" w:cstheme="minorHAnsi"/>
          <w:b/>
          <w:bCs/>
          <w:iCs/>
        </w:rPr>
        <w:t>ELSE, GO TO INTROCH]</w:t>
      </w:r>
    </w:p>
    <w:p w14:paraId="1B1B4D50" w14:textId="5479CEB5" w:rsidR="00B5230D" w:rsidRPr="00AF7794" w:rsidRDefault="00B5230D" w:rsidP="008B16AA">
      <w:pPr>
        <w:pStyle w:val="ListParagraph"/>
        <w:numPr>
          <w:ilvl w:val="0"/>
          <w:numId w:val="7"/>
        </w:numPr>
        <w:spacing w:after="0" w:line="240" w:lineRule="auto"/>
        <w:rPr>
          <w:rFonts w:eastAsia="Calibri"/>
        </w:rPr>
      </w:pPr>
      <w:r w:rsidRPr="12E4BECE">
        <w:rPr>
          <w:rFonts w:eastAsia="Calibri"/>
        </w:rPr>
        <w:t>[SEASWTR1</w:t>
      </w:r>
      <w:r>
        <w:rPr>
          <w:rFonts w:eastAsia="Calibri"/>
        </w:rPr>
        <w:t>_</w:t>
      </w:r>
      <w:r w:rsidR="004011B2">
        <w:rPr>
          <w:rFonts w:eastAsia="Calibri"/>
        </w:rPr>
        <w:t>3</w:t>
      </w:r>
      <w:r w:rsidRPr="12E4BECE">
        <w:rPr>
          <w:rFonts w:eastAsia="Calibri"/>
        </w:rPr>
        <w:t>] What was the source of water to [insert address insert address from SEASADD1</w:t>
      </w:r>
      <w:r>
        <w:rPr>
          <w:rFonts w:eastAsia="Calibri"/>
        </w:rPr>
        <w:t>_</w:t>
      </w:r>
      <w:r w:rsidR="004011B2">
        <w:rPr>
          <w:rFonts w:eastAsia="Calibri"/>
        </w:rPr>
        <w:t>3</w:t>
      </w:r>
      <w:r w:rsidRPr="12E4BECE">
        <w:rPr>
          <w:rFonts w:eastAsia="Calibri"/>
        </w:rPr>
        <w:t xml:space="preserve"> – SEASADD3</w:t>
      </w:r>
      <w:r>
        <w:rPr>
          <w:rFonts w:eastAsia="Calibri"/>
        </w:rPr>
        <w:t>_</w:t>
      </w:r>
      <w:r w:rsidR="004011B2">
        <w:rPr>
          <w:rFonts w:eastAsia="Calibri"/>
        </w:rPr>
        <w:t>3</w:t>
      </w:r>
      <w:r w:rsidRPr="12E4BECE">
        <w:rPr>
          <w:rFonts w:eastAsia="Calibri"/>
        </w:rPr>
        <w:t xml:space="preserve">/ the </w:t>
      </w:r>
      <w:r w:rsidR="004011B2">
        <w:rPr>
          <w:rFonts w:eastAsia="Calibri"/>
        </w:rPr>
        <w:t>3</w:t>
      </w:r>
      <w:r w:rsidR="004011B2" w:rsidRPr="00A8076D">
        <w:rPr>
          <w:rFonts w:eastAsia="Calibri"/>
          <w:vertAlign w:val="superscript"/>
        </w:rPr>
        <w:t>rd</w:t>
      </w:r>
      <w:r w:rsidR="004011B2">
        <w:rPr>
          <w:rFonts w:eastAsia="Calibri"/>
        </w:rPr>
        <w:t xml:space="preserve"> </w:t>
      </w:r>
      <w:r w:rsidRPr="12E4BECE">
        <w:rPr>
          <w:rFonts w:eastAsia="Calibri"/>
        </w:rPr>
        <w:t>address you provided]?</w:t>
      </w:r>
    </w:p>
    <w:p w14:paraId="0171B575" w14:textId="498FB0BA" w:rsidR="00B5230D" w:rsidRPr="00A8076D" w:rsidRDefault="00937E65" w:rsidP="00A8076D">
      <w:pPr>
        <w:spacing w:before="60" w:after="0" w:line="240" w:lineRule="auto"/>
        <w:ind w:firstLine="720"/>
        <w:rPr>
          <w:rFonts w:eastAsia="Calibri"/>
        </w:rPr>
      </w:pPr>
      <w:r>
        <w:rPr>
          <w:rFonts w:eastAsia="Calibri"/>
        </w:rPr>
        <w:t>0</w:t>
      </w:r>
      <w:r>
        <w:rPr>
          <w:rFonts w:eastAsia="Calibri"/>
        </w:rPr>
        <w:tab/>
      </w:r>
      <w:r w:rsidR="00B5230D" w:rsidRPr="00A8076D">
        <w:rPr>
          <w:rFonts w:eastAsia="Calibri"/>
        </w:rPr>
        <w:t xml:space="preserve">A public or municipal water supply </w:t>
      </w:r>
      <w:r w:rsidR="00B5230D" w:rsidRPr="00EF5B1E">
        <w:rPr>
          <w:rFonts w:ascii="Wingdings" w:eastAsia="Wingdings" w:hAnsi="Wingdings" w:cs="Wingdings"/>
          <w:b/>
          <w:bCs/>
        </w:rPr>
        <w:t>à</w:t>
      </w:r>
      <w:r w:rsidR="00B5230D" w:rsidRPr="00A8076D">
        <w:rPr>
          <w:rFonts w:eastAsia="Calibri"/>
          <w:b/>
          <w:bCs/>
        </w:rPr>
        <w:t xml:space="preserve"> GO TO </w:t>
      </w:r>
      <w:r w:rsidR="00505A0C" w:rsidRPr="00A8076D">
        <w:rPr>
          <w:rFonts w:eastAsia="Calibri"/>
          <w:b/>
          <w:bCs/>
        </w:rPr>
        <w:t>SEASWTR3_3</w:t>
      </w:r>
    </w:p>
    <w:p w14:paraId="024AF03F" w14:textId="537DCE10" w:rsidR="00B5230D" w:rsidRPr="00AF7794" w:rsidRDefault="00B5230D" w:rsidP="00B5230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0FEF50D8" w14:textId="77777777" w:rsidR="00B5230D" w:rsidRPr="00AF7794" w:rsidRDefault="00B5230D" w:rsidP="00B5230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6AFD3708" w14:textId="7730171C" w:rsidR="00B5230D" w:rsidRPr="00E07E3D"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0F35272E" w14:textId="42FD99C6" w:rsidR="00B5230D" w:rsidRPr="00E07E3D"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052CD5EC" w14:textId="4F273DEC" w:rsidR="00B5230D" w:rsidRDefault="00B5230D" w:rsidP="00B5230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241779C8" w14:textId="77777777" w:rsidR="00B5230D" w:rsidRDefault="00B5230D" w:rsidP="00B5230D">
      <w:pPr>
        <w:pStyle w:val="ListParagraph"/>
        <w:spacing w:before="60" w:after="0" w:line="240" w:lineRule="auto"/>
        <w:rPr>
          <w:rFonts w:eastAsia="Calibri"/>
          <w:b/>
          <w:bCs/>
        </w:rPr>
      </w:pPr>
    </w:p>
    <w:p w14:paraId="33A7A63A" w14:textId="2B9308FD" w:rsidR="00B5230D" w:rsidRDefault="00B5230D" w:rsidP="00B5230D">
      <w:pPr>
        <w:spacing w:after="0" w:line="240" w:lineRule="auto"/>
        <w:rPr>
          <w:rFonts w:eastAsia="Calibri"/>
          <w:b/>
          <w:bCs/>
        </w:rPr>
      </w:pPr>
      <w:r>
        <w:rPr>
          <w:rFonts w:eastAsia="Calibri"/>
          <w:b/>
          <w:bCs/>
        </w:rPr>
        <w:t>[DISPLAY SEASWTR2_</w:t>
      </w:r>
      <w:r w:rsidR="00505A0C">
        <w:rPr>
          <w:rFonts w:eastAsia="Calibri"/>
          <w:b/>
          <w:bCs/>
        </w:rPr>
        <w:t>3</w:t>
      </w:r>
      <w:r>
        <w:rPr>
          <w:rFonts w:eastAsia="Calibri"/>
          <w:b/>
          <w:bCs/>
        </w:rPr>
        <w:t xml:space="preserve"> IF SEASWTR1_</w:t>
      </w:r>
      <w:r w:rsidR="00505A0C">
        <w:rPr>
          <w:rFonts w:eastAsia="Calibri"/>
          <w:b/>
          <w:bCs/>
        </w:rPr>
        <w:t>3</w:t>
      </w:r>
      <w:r>
        <w:rPr>
          <w:rFonts w:eastAsia="Calibri"/>
          <w:b/>
          <w:bCs/>
        </w:rPr>
        <w:t>= 2</w:t>
      </w:r>
    </w:p>
    <w:p w14:paraId="41A0DE3B" w14:textId="365DDAFC" w:rsidR="00B5230D" w:rsidRPr="00A64F12" w:rsidRDefault="00B5230D" w:rsidP="00B5230D">
      <w:pPr>
        <w:spacing w:after="0" w:line="240" w:lineRule="auto"/>
        <w:rPr>
          <w:rFonts w:eastAsia="Calibri" w:cstheme="minorHAnsi"/>
        </w:rPr>
      </w:pPr>
      <w:r>
        <w:rPr>
          <w:rFonts w:eastAsia="Calibri"/>
          <w:b/>
          <w:bCs/>
        </w:rPr>
        <w:t xml:space="preserve">ELSE, GO TO </w:t>
      </w:r>
      <w:r w:rsidR="00505A0C">
        <w:rPr>
          <w:rFonts w:eastAsia="Calibri"/>
          <w:b/>
          <w:bCs/>
        </w:rPr>
        <w:t>SEASWTR3_3</w:t>
      </w:r>
      <w:r>
        <w:rPr>
          <w:rFonts w:eastAsia="Calibri"/>
          <w:b/>
          <w:bCs/>
        </w:rPr>
        <w:t>]</w:t>
      </w:r>
    </w:p>
    <w:p w14:paraId="537A4B22" w14:textId="5C09D1AF" w:rsidR="00B5230D" w:rsidRPr="00AF7794" w:rsidRDefault="00B5230D" w:rsidP="008B16AA">
      <w:pPr>
        <w:pStyle w:val="ListParagraph"/>
        <w:numPr>
          <w:ilvl w:val="0"/>
          <w:numId w:val="7"/>
        </w:numPr>
        <w:spacing w:after="0" w:line="240" w:lineRule="auto"/>
        <w:rPr>
          <w:rFonts w:eastAsia="Calibri"/>
        </w:rPr>
      </w:pPr>
      <w:r>
        <w:rPr>
          <w:rFonts w:eastAsia="Calibri"/>
        </w:rPr>
        <w:t>[SEASWTR2_</w:t>
      </w:r>
      <w:r w:rsidR="00505A0C">
        <w:rPr>
          <w:rFonts w:eastAsia="Calibri"/>
        </w:rPr>
        <w:t>3</w:t>
      </w:r>
      <w:r>
        <w:rPr>
          <w:rFonts w:eastAsia="Calibri"/>
        </w:rPr>
        <w:t xml:space="preserve">] </w:t>
      </w:r>
      <w:r w:rsidRPr="12E4BECE">
        <w:rPr>
          <w:rFonts w:eastAsia="Calibri"/>
        </w:rPr>
        <w:t>About how deep was your private well?</w:t>
      </w:r>
    </w:p>
    <w:p w14:paraId="15A13F0E" w14:textId="11BE0765" w:rsidR="00B5230D" w:rsidRPr="00FC0268" w:rsidRDefault="00EF5B1E" w:rsidP="00FC0268">
      <w:pPr>
        <w:spacing w:before="60" w:after="0" w:line="240" w:lineRule="auto"/>
        <w:ind w:firstLine="720"/>
        <w:rPr>
          <w:rFonts w:eastAsia="Calibri"/>
        </w:rPr>
      </w:pPr>
      <w:r>
        <w:rPr>
          <w:rFonts w:eastAsia="Calibri"/>
        </w:rPr>
        <w:t>0</w:t>
      </w:r>
      <w:r>
        <w:rPr>
          <w:rFonts w:eastAsia="Calibri"/>
        </w:rPr>
        <w:tab/>
      </w:r>
      <w:r w:rsidR="00B5230D" w:rsidRPr="00FC0268">
        <w:rPr>
          <w:rFonts w:eastAsia="Calibri"/>
        </w:rPr>
        <w:t>Less than 50 feet</w:t>
      </w:r>
    </w:p>
    <w:p w14:paraId="65FCBE8C" w14:textId="77777777" w:rsidR="00B5230D" w:rsidRPr="00AF7794" w:rsidRDefault="00B5230D" w:rsidP="00B5230D">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2C26DF1F" w14:textId="77777777" w:rsidR="00B5230D" w:rsidRPr="00AF7794" w:rsidRDefault="00B5230D" w:rsidP="00B5230D">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6A4A6F11" w14:textId="77777777" w:rsidR="00B5230D" w:rsidRPr="00AF7794" w:rsidRDefault="00B5230D" w:rsidP="00B5230D">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4493D1F7" w14:textId="77777777" w:rsidR="00B5230D" w:rsidRPr="00AF7794" w:rsidRDefault="00B5230D" w:rsidP="00B5230D">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75EAD50E"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4CFC829B"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E2B4C5A" w14:textId="3280097D" w:rsidR="00B5230D" w:rsidRPr="00AF7794" w:rsidRDefault="00B5230D" w:rsidP="00B5230D">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505A0C">
        <w:rPr>
          <w:b/>
          <w:bCs/>
          <w:i/>
          <w:iCs/>
        </w:rPr>
        <w:t>SEASWTR3_3</w:t>
      </w:r>
    </w:p>
    <w:p w14:paraId="2E1CDC95" w14:textId="77777777" w:rsidR="00B5230D" w:rsidRDefault="00B5230D" w:rsidP="00B5230D">
      <w:pPr>
        <w:pStyle w:val="ListParagraph"/>
        <w:spacing w:after="0" w:line="240" w:lineRule="auto"/>
        <w:rPr>
          <w:rFonts w:eastAsia="Calibri"/>
        </w:rPr>
      </w:pPr>
    </w:p>
    <w:p w14:paraId="24470956" w14:textId="3635A88C" w:rsidR="00B5230D" w:rsidRPr="00AF7794" w:rsidRDefault="00B5230D" w:rsidP="008B16AA">
      <w:pPr>
        <w:pStyle w:val="ListParagraph"/>
        <w:numPr>
          <w:ilvl w:val="0"/>
          <w:numId w:val="7"/>
        </w:numPr>
        <w:spacing w:after="0" w:line="240" w:lineRule="auto"/>
        <w:rPr>
          <w:rFonts w:eastAsia="Calibri"/>
        </w:rPr>
      </w:pPr>
      <w:r>
        <w:rPr>
          <w:rFonts w:eastAsia="Calibri"/>
        </w:rPr>
        <w:t>[</w:t>
      </w:r>
      <w:r w:rsidR="00505A0C">
        <w:rPr>
          <w:rFonts w:eastAsia="Calibri"/>
        </w:rPr>
        <w:t>SEASWTR3_3</w:t>
      </w:r>
      <w:r>
        <w:rPr>
          <w:rFonts w:eastAsia="Calibri"/>
        </w:rPr>
        <w:t xml:space="preserve">] </w:t>
      </w:r>
      <w:r w:rsidRPr="12E4BECE">
        <w:rPr>
          <w:rFonts w:eastAsia="Calibri"/>
        </w:rPr>
        <w:t>What was the main source of water that you drank at [insert address insert address from SEASADD1</w:t>
      </w:r>
      <w:r>
        <w:rPr>
          <w:rFonts w:eastAsia="Calibri"/>
        </w:rPr>
        <w:t>_</w:t>
      </w:r>
      <w:r w:rsidR="00505A0C">
        <w:rPr>
          <w:rFonts w:eastAsia="Calibri"/>
        </w:rPr>
        <w:t>3</w:t>
      </w:r>
      <w:r w:rsidRPr="12E4BECE">
        <w:rPr>
          <w:rFonts w:eastAsia="Calibri"/>
        </w:rPr>
        <w:t xml:space="preserve"> – SEASADD3</w:t>
      </w:r>
      <w:r>
        <w:rPr>
          <w:rFonts w:eastAsia="Calibri"/>
        </w:rPr>
        <w:t>_</w:t>
      </w:r>
      <w:r w:rsidR="00505A0C">
        <w:rPr>
          <w:rFonts w:eastAsia="Calibri"/>
        </w:rPr>
        <w:t>3</w:t>
      </w:r>
      <w:r w:rsidRPr="12E4BECE">
        <w:rPr>
          <w:rFonts w:eastAsia="Calibri"/>
        </w:rPr>
        <w:t xml:space="preserve">/ the </w:t>
      </w:r>
      <w:r w:rsidR="00505A0C">
        <w:rPr>
          <w:rFonts w:eastAsia="Calibri"/>
        </w:rPr>
        <w:t>3</w:t>
      </w:r>
      <w:r w:rsidR="00505A0C" w:rsidRPr="00FC0268">
        <w:rPr>
          <w:rFonts w:eastAsia="Calibri"/>
          <w:vertAlign w:val="superscript"/>
        </w:rPr>
        <w:t>rd</w:t>
      </w:r>
      <w:r w:rsidR="00505A0C">
        <w:rPr>
          <w:rFonts w:eastAsia="Calibri"/>
        </w:rPr>
        <w:t xml:space="preserve"> </w:t>
      </w:r>
      <w:r w:rsidRPr="12E4BECE">
        <w:rPr>
          <w:rFonts w:eastAsia="Calibri"/>
        </w:rPr>
        <w:t>address you provided]? Please think about water you used to make drinks such as coffee and tea, and plain water that you drank.</w:t>
      </w:r>
    </w:p>
    <w:p w14:paraId="543DED7A" w14:textId="77777777" w:rsidR="00B5230D" w:rsidRPr="00AF7794" w:rsidRDefault="00B5230D" w:rsidP="00B5230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66CC34DD" w14:textId="77777777" w:rsidR="00B5230D" w:rsidRPr="00AF7794" w:rsidRDefault="00B5230D" w:rsidP="00B5230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4314F06E" w14:textId="77777777" w:rsidR="00B5230D" w:rsidRPr="00AF7794" w:rsidRDefault="00B5230D" w:rsidP="00B5230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5588641" w14:textId="77777777" w:rsidR="00B5230D" w:rsidRPr="00AF7794" w:rsidRDefault="00B5230D" w:rsidP="00B5230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00231A5F" w14:textId="77777777" w:rsidR="00B5230D" w:rsidRPr="00AF7794" w:rsidRDefault="00B5230D" w:rsidP="00B5230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5DB76F2C"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6130E1D2" w14:textId="77777777" w:rsidR="00B5230D" w:rsidRPr="00AF7794"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2B5420AA"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575D866" w14:textId="16F05B61" w:rsidR="00B5230D" w:rsidRDefault="00B5230D" w:rsidP="00B5230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505A0C">
        <w:rPr>
          <w:b/>
          <w:bCs/>
          <w:i/>
          <w:iCs/>
        </w:rPr>
        <w:t>4</w:t>
      </w:r>
    </w:p>
    <w:p w14:paraId="1DEE4379" w14:textId="66907381" w:rsidR="006C209C" w:rsidRDefault="006C209C" w:rsidP="006C209C">
      <w:pPr>
        <w:spacing w:after="0" w:line="240" w:lineRule="auto"/>
        <w:rPr>
          <w:b/>
          <w:bCs/>
          <w:i/>
          <w:iCs/>
        </w:rPr>
      </w:pPr>
    </w:p>
    <w:p w14:paraId="16F87620" w14:textId="4D57FF50" w:rsidR="006C209C" w:rsidRDefault="006C209C" w:rsidP="006C209C">
      <w:pPr>
        <w:spacing w:before="60" w:after="0" w:line="240" w:lineRule="auto"/>
        <w:rPr>
          <w:rFonts w:eastAsia="Calibri" w:cstheme="minorHAnsi"/>
          <w:b/>
          <w:bCs/>
          <w:iCs/>
        </w:rPr>
      </w:pPr>
      <w:r>
        <w:rPr>
          <w:rFonts w:eastAsia="Calibri" w:cstheme="minorHAnsi"/>
          <w:b/>
          <w:bCs/>
          <w:iCs/>
        </w:rPr>
        <w:t>[DISPLAY SEASWTR1_4 IF 4</w:t>
      </w:r>
      <w:r w:rsidRPr="00FC0268">
        <w:rPr>
          <w:rFonts w:eastAsia="Calibri" w:cstheme="minorHAnsi"/>
          <w:b/>
          <w:bCs/>
          <w:iCs/>
          <w:vertAlign w:val="superscript"/>
        </w:rPr>
        <w:t>th</w:t>
      </w:r>
      <w:r>
        <w:rPr>
          <w:rFonts w:eastAsia="Calibri" w:cstheme="minorHAnsi"/>
          <w:b/>
          <w:bCs/>
          <w:iCs/>
        </w:rPr>
        <w:t xml:space="preserve"> SEASONAL ADDRESS SECTION DISPLAYED</w:t>
      </w:r>
    </w:p>
    <w:p w14:paraId="4EABF780" w14:textId="54D867AA" w:rsidR="006C209C" w:rsidRPr="00FC0268" w:rsidRDefault="006C209C" w:rsidP="00FC0268">
      <w:pPr>
        <w:spacing w:after="0" w:line="240" w:lineRule="auto"/>
        <w:rPr>
          <w:b/>
          <w:bCs/>
          <w:i/>
          <w:iCs/>
        </w:rPr>
      </w:pPr>
      <w:r>
        <w:rPr>
          <w:rFonts w:eastAsia="Calibri" w:cstheme="minorHAnsi"/>
          <w:b/>
          <w:bCs/>
          <w:iCs/>
        </w:rPr>
        <w:t>ELSE, GO TO INTROCH]</w:t>
      </w:r>
    </w:p>
    <w:p w14:paraId="24C19036" w14:textId="7B95572F" w:rsidR="006C209C" w:rsidRPr="00AF7794" w:rsidRDefault="006C209C" w:rsidP="008B16AA">
      <w:pPr>
        <w:pStyle w:val="ListParagraph"/>
        <w:numPr>
          <w:ilvl w:val="0"/>
          <w:numId w:val="7"/>
        </w:numPr>
        <w:spacing w:after="0" w:line="240" w:lineRule="auto"/>
        <w:rPr>
          <w:rFonts w:eastAsia="Calibri"/>
        </w:rPr>
      </w:pPr>
      <w:r w:rsidRPr="12E4BECE">
        <w:rPr>
          <w:rFonts w:eastAsia="Calibri"/>
        </w:rPr>
        <w:t>[SEASWTR1</w:t>
      </w:r>
      <w:r>
        <w:rPr>
          <w:rFonts w:eastAsia="Calibri"/>
        </w:rPr>
        <w:t>_4</w:t>
      </w:r>
      <w:r w:rsidRPr="12E4BECE">
        <w:rPr>
          <w:rFonts w:eastAsia="Calibri"/>
        </w:rPr>
        <w:t>] What was the source of water to [insert address insert address from SEASADD1</w:t>
      </w:r>
      <w:r>
        <w:rPr>
          <w:rFonts w:eastAsia="Calibri"/>
        </w:rPr>
        <w:t>_4</w:t>
      </w:r>
      <w:r w:rsidRPr="12E4BECE">
        <w:rPr>
          <w:rFonts w:eastAsia="Calibri"/>
        </w:rPr>
        <w:t xml:space="preserve"> – SEASADD3</w:t>
      </w:r>
      <w:r>
        <w:rPr>
          <w:rFonts w:eastAsia="Calibri"/>
        </w:rPr>
        <w:t>_4</w:t>
      </w:r>
      <w:r w:rsidRPr="12E4BECE">
        <w:rPr>
          <w:rFonts w:eastAsia="Calibri"/>
        </w:rPr>
        <w:t xml:space="preserve">/ the </w:t>
      </w:r>
      <w:r>
        <w:rPr>
          <w:rFonts w:eastAsia="Calibri"/>
        </w:rPr>
        <w:t>4</w:t>
      </w:r>
      <w:r w:rsidRPr="00FC0268">
        <w:rPr>
          <w:rFonts w:eastAsia="Calibri"/>
          <w:vertAlign w:val="superscript"/>
        </w:rPr>
        <w:t>th</w:t>
      </w:r>
      <w:r>
        <w:rPr>
          <w:rFonts w:eastAsia="Calibri"/>
        </w:rPr>
        <w:t xml:space="preserve"> </w:t>
      </w:r>
      <w:r w:rsidRPr="12E4BECE">
        <w:rPr>
          <w:rFonts w:eastAsia="Calibri"/>
        </w:rPr>
        <w:t>address you provided]?</w:t>
      </w:r>
    </w:p>
    <w:p w14:paraId="30C629DB" w14:textId="7DA3AB26" w:rsidR="006C209C" w:rsidRPr="00FC0268" w:rsidRDefault="00EF5B1E"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B57D62">
        <w:rPr>
          <w:rFonts w:ascii="Wingdings" w:eastAsia="Wingdings" w:hAnsi="Wingdings" w:cs="Wingdings"/>
          <w:b/>
          <w:bCs/>
        </w:rPr>
        <w:t>à</w:t>
      </w:r>
      <w:r w:rsidR="006C209C" w:rsidRPr="00FC0268">
        <w:rPr>
          <w:rFonts w:eastAsia="Calibri"/>
          <w:b/>
          <w:bCs/>
        </w:rPr>
        <w:t xml:space="preserve"> GO TO </w:t>
      </w:r>
      <w:r w:rsidR="003C054C" w:rsidRPr="00FC0268">
        <w:rPr>
          <w:rFonts w:eastAsia="Calibri"/>
          <w:b/>
          <w:bCs/>
        </w:rPr>
        <w:t>SEASWTR3_</w:t>
      </w:r>
      <w:r w:rsidR="00DE642A" w:rsidRPr="00FC0268">
        <w:rPr>
          <w:rFonts w:eastAsia="Calibri"/>
          <w:b/>
          <w:bCs/>
        </w:rPr>
        <w:t>4</w:t>
      </w:r>
    </w:p>
    <w:p w14:paraId="3D407FEA" w14:textId="29D46F57"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6E78072D"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0DB83B04" w14:textId="43B8564B"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6FBCD10E" w14:textId="2C916E51" w:rsidR="006C209C" w:rsidRPr="00E07E3D" w:rsidRDefault="006C209C" w:rsidP="006C209C">
      <w:pPr>
        <w:pStyle w:val="ListParagraph"/>
        <w:spacing w:before="60" w:after="0" w:line="240" w:lineRule="auto"/>
        <w:rPr>
          <w:rFonts w:eastAsia="Calibri"/>
        </w:rPr>
      </w:pPr>
      <w:r w:rsidRPr="71CC2ABE">
        <w:rPr>
          <w:rFonts w:eastAsia="Calibri"/>
        </w:rPr>
        <w:lastRenderedPageBreak/>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39AD06AA" w14:textId="52780549"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3DE575E9" w14:textId="77777777" w:rsidR="006C209C" w:rsidRDefault="006C209C" w:rsidP="006C209C">
      <w:pPr>
        <w:pStyle w:val="ListParagraph"/>
        <w:spacing w:before="60" w:after="0" w:line="240" w:lineRule="auto"/>
        <w:rPr>
          <w:rFonts w:eastAsia="Calibri"/>
          <w:b/>
          <w:bCs/>
        </w:rPr>
      </w:pPr>
    </w:p>
    <w:p w14:paraId="26E9306E" w14:textId="3C709349" w:rsidR="006C209C" w:rsidRDefault="006C209C" w:rsidP="006C209C">
      <w:pPr>
        <w:spacing w:after="0" w:line="240" w:lineRule="auto"/>
        <w:rPr>
          <w:rFonts w:eastAsia="Calibri"/>
          <w:b/>
          <w:bCs/>
        </w:rPr>
      </w:pPr>
      <w:r>
        <w:rPr>
          <w:rFonts w:eastAsia="Calibri"/>
          <w:b/>
          <w:bCs/>
        </w:rPr>
        <w:t>[DISPLAY SEASWTR2_4 IF SEASWTR1_4= 2</w:t>
      </w:r>
    </w:p>
    <w:p w14:paraId="5AF3BC0F" w14:textId="4416E267" w:rsidR="006C209C" w:rsidRPr="00A64F12" w:rsidRDefault="006C209C" w:rsidP="006C209C">
      <w:pPr>
        <w:spacing w:after="0" w:line="240" w:lineRule="auto"/>
        <w:rPr>
          <w:rFonts w:eastAsia="Calibri" w:cstheme="minorHAnsi"/>
        </w:rPr>
      </w:pPr>
      <w:r>
        <w:rPr>
          <w:rFonts w:eastAsia="Calibri"/>
          <w:b/>
          <w:bCs/>
        </w:rPr>
        <w:t xml:space="preserve">ELSE, GO TO </w:t>
      </w:r>
      <w:r w:rsidR="003C054C">
        <w:rPr>
          <w:rFonts w:eastAsia="Calibri"/>
          <w:b/>
          <w:bCs/>
        </w:rPr>
        <w:t>SEASWTR3_</w:t>
      </w:r>
      <w:r w:rsidR="00DE642A">
        <w:rPr>
          <w:rFonts w:eastAsia="Calibri"/>
          <w:b/>
          <w:bCs/>
        </w:rPr>
        <w:t>4</w:t>
      </w:r>
      <w:r>
        <w:rPr>
          <w:rFonts w:eastAsia="Calibri"/>
          <w:b/>
          <w:bCs/>
        </w:rPr>
        <w:t>]</w:t>
      </w:r>
    </w:p>
    <w:p w14:paraId="53826BF5" w14:textId="5FECF7E4" w:rsidR="006C209C" w:rsidRPr="00AF7794" w:rsidRDefault="006C209C" w:rsidP="008B16AA">
      <w:pPr>
        <w:pStyle w:val="ListParagraph"/>
        <w:numPr>
          <w:ilvl w:val="0"/>
          <w:numId w:val="7"/>
        </w:numPr>
        <w:spacing w:after="0" w:line="240" w:lineRule="auto"/>
        <w:rPr>
          <w:rFonts w:eastAsia="Calibri"/>
        </w:rPr>
      </w:pPr>
      <w:r>
        <w:rPr>
          <w:rFonts w:eastAsia="Calibri"/>
        </w:rPr>
        <w:t>[SEASWTR2_</w:t>
      </w:r>
      <w:r w:rsidR="00DE642A">
        <w:rPr>
          <w:rFonts w:eastAsia="Calibri"/>
        </w:rPr>
        <w:t>4</w:t>
      </w:r>
      <w:r>
        <w:rPr>
          <w:rFonts w:eastAsia="Calibri"/>
        </w:rPr>
        <w:t xml:space="preserve">] </w:t>
      </w:r>
      <w:r w:rsidRPr="12E4BECE">
        <w:rPr>
          <w:rFonts w:eastAsia="Calibri"/>
        </w:rPr>
        <w:t>About how deep was your private well?</w:t>
      </w:r>
    </w:p>
    <w:p w14:paraId="4D746E0B" w14:textId="1FD28CA3" w:rsidR="006C209C" w:rsidRPr="00FC0268" w:rsidRDefault="00EF5B1E"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06AE8640"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7060E817"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50B4A5F4"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3D4F5530"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2783DA38"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085770A3"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D88CBF9" w14:textId="2382FB0D"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3C054C">
        <w:rPr>
          <w:b/>
          <w:bCs/>
          <w:i/>
          <w:iCs/>
        </w:rPr>
        <w:t>SEASWTR3_</w:t>
      </w:r>
      <w:r w:rsidR="00DE642A">
        <w:rPr>
          <w:b/>
          <w:bCs/>
          <w:i/>
          <w:iCs/>
        </w:rPr>
        <w:t>4</w:t>
      </w:r>
    </w:p>
    <w:p w14:paraId="2405D01F" w14:textId="77777777" w:rsidR="006C209C" w:rsidRDefault="006C209C" w:rsidP="006C209C">
      <w:pPr>
        <w:pStyle w:val="ListParagraph"/>
        <w:spacing w:after="0" w:line="240" w:lineRule="auto"/>
        <w:rPr>
          <w:rFonts w:eastAsia="Calibri"/>
        </w:rPr>
      </w:pPr>
    </w:p>
    <w:p w14:paraId="0E0E05BD" w14:textId="49E24480" w:rsidR="006C209C" w:rsidRPr="00AF7794" w:rsidRDefault="006C209C" w:rsidP="008B16AA">
      <w:pPr>
        <w:pStyle w:val="ListParagraph"/>
        <w:numPr>
          <w:ilvl w:val="0"/>
          <w:numId w:val="7"/>
        </w:numPr>
        <w:spacing w:after="0" w:line="240" w:lineRule="auto"/>
        <w:rPr>
          <w:rFonts w:eastAsia="Calibri"/>
        </w:rPr>
      </w:pPr>
      <w:r>
        <w:rPr>
          <w:rFonts w:eastAsia="Calibri"/>
        </w:rPr>
        <w:t>[</w:t>
      </w:r>
      <w:r w:rsidR="003C054C">
        <w:rPr>
          <w:rFonts w:eastAsia="Calibri"/>
        </w:rPr>
        <w:t>SEASWTR3_</w:t>
      </w:r>
      <w:r w:rsidR="00DE642A">
        <w:rPr>
          <w:rFonts w:eastAsia="Calibri"/>
        </w:rPr>
        <w:t>4</w:t>
      </w:r>
      <w:r>
        <w:rPr>
          <w:rFonts w:eastAsia="Calibri"/>
        </w:rPr>
        <w:t xml:space="preserve">] </w:t>
      </w:r>
      <w:r w:rsidRPr="12E4BECE">
        <w:rPr>
          <w:rFonts w:eastAsia="Calibri"/>
        </w:rPr>
        <w:t>What was the main source of water that you drank at [insert address insert address from SEASADD1</w:t>
      </w:r>
      <w:r>
        <w:rPr>
          <w:rFonts w:eastAsia="Calibri"/>
        </w:rPr>
        <w:t>_4</w:t>
      </w:r>
      <w:r w:rsidRPr="12E4BECE">
        <w:rPr>
          <w:rFonts w:eastAsia="Calibri"/>
        </w:rPr>
        <w:t xml:space="preserve"> – SEASADD3</w:t>
      </w:r>
      <w:r>
        <w:rPr>
          <w:rFonts w:eastAsia="Calibri"/>
        </w:rPr>
        <w:t>_4</w:t>
      </w:r>
      <w:r w:rsidRPr="12E4BECE">
        <w:rPr>
          <w:rFonts w:eastAsia="Calibri"/>
        </w:rPr>
        <w:t xml:space="preserve">/ the </w:t>
      </w:r>
      <w:r>
        <w:rPr>
          <w:rFonts w:eastAsia="Calibri"/>
        </w:rPr>
        <w:t>4</w:t>
      </w:r>
      <w:r w:rsidRPr="00FC0268">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4AFEDA48"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2E08E5F5"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266AADC4"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598EFCC"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37345CC5"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6ED7CE7A"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68190126"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224DFF20"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5412CD1" w14:textId="572D1EDD"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_5</w:t>
      </w:r>
    </w:p>
    <w:p w14:paraId="50611E9F" w14:textId="77777777" w:rsidR="006C209C" w:rsidRDefault="006C209C" w:rsidP="006C209C">
      <w:pPr>
        <w:spacing w:after="0" w:line="240" w:lineRule="auto"/>
        <w:rPr>
          <w:b/>
          <w:bCs/>
          <w:i/>
          <w:iCs/>
        </w:rPr>
      </w:pPr>
    </w:p>
    <w:p w14:paraId="38E0ABA7" w14:textId="4914F7C6" w:rsidR="006C209C" w:rsidRDefault="006C209C" w:rsidP="006C209C">
      <w:pPr>
        <w:spacing w:before="60" w:after="0" w:line="240" w:lineRule="auto"/>
        <w:rPr>
          <w:rFonts w:eastAsia="Calibri" w:cstheme="minorHAnsi"/>
          <w:b/>
          <w:bCs/>
          <w:iCs/>
        </w:rPr>
      </w:pPr>
      <w:r>
        <w:rPr>
          <w:rFonts w:eastAsia="Calibri" w:cstheme="minorHAnsi"/>
          <w:b/>
          <w:bCs/>
          <w:iCs/>
        </w:rPr>
        <w:t>[DISPLAY SEASWTR1_5 IF 5</w:t>
      </w:r>
      <w:r w:rsidRPr="00A64F12">
        <w:rPr>
          <w:rFonts w:eastAsia="Calibri" w:cstheme="minorHAnsi"/>
          <w:b/>
          <w:bCs/>
          <w:iCs/>
          <w:vertAlign w:val="superscript"/>
        </w:rPr>
        <w:t>th</w:t>
      </w:r>
      <w:r>
        <w:rPr>
          <w:rFonts w:eastAsia="Calibri" w:cstheme="minorHAnsi"/>
          <w:b/>
          <w:bCs/>
          <w:iCs/>
        </w:rPr>
        <w:t xml:space="preserve"> SEASONAL ADDRESS SECTION DISPLAYED</w:t>
      </w:r>
    </w:p>
    <w:p w14:paraId="1E26031B" w14:textId="77777777" w:rsidR="006C209C" w:rsidRPr="00A64F12" w:rsidRDefault="006C209C" w:rsidP="006C209C">
      <w:pPr>
        <w:spacing w:after="0" w:line="240" w:lineRule="auto"/>
        <w:rPr>
          <w:b/>
          <w:bCs/>
          <w:i/>
          <w:iCs/>
        </w:rPr>
      </w:pPr>
      <w:r>
        <w:rPr>
          <w:rFonts w:eastAsia="Calibri" w:cstheme="minorHAnsi"/>
          <w:b/>
          <w:bCs/>
          <w:iCs/>
        </w:rPr>
        <w:t>ELSE, GO TO INTROCH]</w:t>
      </w:r>
    </w:p>
    <w:p w14:paraId="3647FB18" w14:textId="1727B34B" w:rsidR="006C209C" w:rsidRPr="00AF7794" w:rsidRDefault="006C209C" w:rsidP="008B16AA">
      <w:pPr>
        <w:pStyle w:val="ListParagraph"/>
        <w:numPr>
          <w:ilvl w:val="0"/>
          <w:numId w:val="7"/>
        </w:numPr>
        <w:spacing w:after="0" w:line="240" w:lineRule="auto"/>
        <w:rPr>
          <w:rFonts w:eastAsia="Calibri"/>
        </w:rPr>
      </w:pPr>
      <w:r w:rsidRPr="12E4BECE">
        <w:rPr>
          <w:rFonts w:eastAsia="Calibri"/>
        </w:rPr>
        <w:t>[SEASWTR1</w:t>
      </w:r>
      <w:r>
        <w:rPr>
          <w:rFonts w:eastAsia="Calibri"/>
        </w:rPr>
        <w:t>_5</w:t>
      </w:r>
      <w:r w:rsidRPr="12E4BECE">
        <w:rPr>
          <w:rFonts w:eastAsia="Calibri"/>
        </w:rPr>
        <w:t>] What was the source of water to [insert address insert address from SEASADD1</w:t>
      </w:r>
      <w:r>
        <w:rPr>
          <w:rFonts w:eastAsia="Calibri"/>
        </w:rPr>
        <w:t>_5</w:t>
      </w:r>
      <w:r w:rsidRPr="12E4BECE">
        <w:rPr>
          <w:rFonts w:eastAsia="Calibri"/>
        </w:rPr>
        <w:t xml:space="preserve"> – SEASADD3</w:t>
      </w:r>
      <w:r>
        <w:rPr>
          <w:rFonts w:eastAsia="Calibri"/>
        </w:rPr>
        <w:t>_5</w:t>
      </w:r>
      <w:r w:rsidRPr="12E4BECE">
        <w:rPr>
          <w:rFonts w:eastAsia="Calibri"/>
        </w:rPr>
        <w:t xml:space="preserve">/ the </w:t>
      </w:r>
      <w:r>
        <w:rPr>
          <w:rFonts w:eastAsia="Calibri"/>
        </w:rPr>
        <w:t>5</w:t>
      </w:r>
      <w:r w:rsidRPr="00A64F12">
        <w:rPr>
          <w:rFonts w:eastAsia="Calibri"/>
          <w:vertAlign w:val="superscript"/>
        </w:rPr>
        <w:t>th</w:t>
      </w:r>
      <w:r>
        <w:rPr>
          <w:rFonts w:eastAsia="Calibri"/>
        </w:rPr>
        <w:t xml:space="preserve"> </w:t>
      </w:r>
      <w:r w:rsidRPr="12E4BECE">
        <w:rPr>
          <w:rFonts w:eastAsia="Calibri"/>
        </w:rPr>
        <w:t>address you provided]?</w:t>
      </w:r>
    </w:p>
    <w:p w14:paraId="0278A0E3" w14:textId="0309D99E" w:rsidR="006C209C" w:rsidRPr="00FC0268" w:rsidRDefault="00B57D62"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8047DF">
        <w:rPr>
          <w:rFonts w:ascii="Wingdings" w:eastAsia="Wingdings" w:hAnsi="Wingdings" w:cs="Wingdings"/>
          <w:b/>
          <w:bCs/>
        </w:rPr>
        <w:t>à</w:t>
      </w:r>
      <w:r w:rsidR="006C209C" w:rsidRPr="00FC0268">
        <w:rPr>
          <w:rFonts w:eastAsia="Calibri"/>
          <w:b/>
          <w:bCs/>
        </w:rPr>
        <w:t xml:space="preserve"> GO TO SEASWTR3_5</w:t>
      </w:r>
    </w:p>
    <w:p w14:paraId="68C0DDC8" w14:textId="061D082F"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4A094023"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5FEE6092" w14:textId="7885510E"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56FBA36B" w14:textId="1E75B8F7"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0EB92CAC" w14:textId="4D013434"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70F36C11" w14:textId="77777777" w:rsidR="006C209C" w:rsidRDefault="006C209C" w:rsidP="006C209C">
      <w:pPr>
        <w:pStyle w:val="ListParagraph"/>
        <w:spacing w:before="60" w:after="0" w:line="240" w:lineRule="auto"/>
        <w:rPr>
          <w:rFonts w:eastAsia="Calibri"/>
          <w:b/>
          <w:bCs/>
        </w:rPr>
      </w:pPr>
    </w:p>
    <w:p w14:paraId="4585C11C" w14:textId="5F460DED" w:rsidR="006C209C" w:rsidRDefault="006C209C" w:rsidP="006C209C">
      <w:pPr>
        <w:spacing w:after="0" w:line="240" w:lineRule="auto"/>
        <w:rPr>
          <w:rFonts w:eastAsia="Calibri"/>
          <w:b/>
          <w:bCs/>
        </w:rPr>
      </w:pPr>
      <w:r>
        <w:rPr>
          <w:rFonts w:eastAsia="Calibri"/>
          <w:b/>
          <w:bCs/>
        </w:rPr>
        <w:t>[DISPLAY SEASWTR2_5 IF SEASWTR1_5= 2</w:t>
      </w:r>
    </w:p>
    <w:p w14:paraId="374E2F9B" w14:textId="4D944CC6" w:rsidR="006C209C" w:rsidRPr="00A64F12" w:rsidRDefault="006C209C" w:rsidP="006C209C">
      <w:pPr>
        <w:spacing w:after="0" w:line="240" w:lineRule="auto"/>
        <w:rPr>
          <w:rFonts w:eastAsia="Calibri" w:cstheme="minorHAnsi"/>
        </w:rPr>
      </w:pPr>
      <w:r>
        <w:rPr>
          <w:rFonts w:eastAsia="Calibri"/>
          <w:b/>
          <w:bCs/>
        </w:rPr>
        <w:t>ELSE, GO TO SEASWTR3_5]</w:t>
      </w:r>
    </w:p>
    <w:p w14:paraId="4D851E61" w14:textId="7F173CD8"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[SEASWTR2_5] </w:t>
      </w:r>
      <w:r w:rsidRPr="12E4BECE">
        <w:rPr>
          <w:rFonts w:eastAsia="Calibri"/>
        </w:rPr>
        <w:t>About how deep was your private well?</w:t>
      </w:r>
    </w:p>
    <w:p w14:paraId="06EB5D9D" w14:textId="3958D440" w:rsidR="006C209C" w:rsidRPr="00FC0268" w:rsidRDefault="00EC23D5"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0E72F281"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6ACE079E"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7D07208C" w14:textId="77777777" w:rsidR="006C209C" w:rsidRPr="00AF7794" w:rsidRDefault="006C209C" w:rsidP="006C209C">
      <w:pPr>
        <w:pStyle w:val="ListParagraph"/>
        <w:spacing w:before="60" w:after="0" w:line="240" w:lineRule="auto"/>
        <w:rPr>
          <w:rFonts w:eastAsia="Calibri"/>
        </w:rPr>
      </w:pPr>
      <w:r w:rsidRPr="0FC45AAF">
        <w:rPr>
          <w:rFonts w:eastAsia="Calibri"/>
        </w:rPr>
        <w:lastRenderedPageBreak/>
        <w:t>3</w:t>
      </w:r>
      <w:r>
        <w:tab/>
      </w:r>
      <w:r w:rsidRPr="0FC45AAF">
        <w:rPr>
          <w:rFonts w:eastAsia="Calibri"/>
        </w:rPr>
        <w:t>151 to 250 feet</w:t>
      </w:r>
    </w:p>
    <w:p w14:paraId="15788749"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4BEAA8B3"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0456C92D"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0707747" w14:textId="5C2B734B"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SEASWTR3_5</w:t>
      </w:r>
    </w:p>
    <w:p w14:paraId="459C8D8C" w14:textId="77777777" w:rsidR="006C209C" w:rsidRDefault="006C209C" w:rsidP="006C209C">
      <w:pPr>
        <w:pStyle w:val="ListParagraph"/>
        <w:spacing w:after="0" w:line="240" w:lineRule="auto"/>
        <w:rPr>
          <w:rFonts w:eastAsia="Calibri"/>
        </w:rPr>
      </w:pPr>
    </w:p>
    <w:p w14:paraId="21EF1AE3" w14:textId="78542B3D"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[SEASWTR3_5] </w:t>
      </w:r>
      <w:r w:rsidRPr="12E4BECE">
        <w:rPr>
          <w:rFonts w:eastAsia="Calibri"/>
        </w:rPr>
        <w:t>What was the main source of water that you drank at [insert address insert address from SEASADD1</w:t>
      </w:r>
      <w:r>
        <w:rPr>
          <w:rFonts w:eastAsia="Calibri"/>
        </w:rPr>
        <w:t>_5</w:t>
      </w:r>
      <w:r w:rsidRPr="12E4BECE">
        <w:rPr>
          <w:rFonts w:eastAsia="Calibri"/>
        </w:rPr>
        <w:t xml:space="preserve"> – SEASADD3</w:t>
      </w:r>
      <w:r>
        <w:rPr>
          <w:rFonts w:eastAsia="Calibri"/>
        </w:rPr>
        <w:t>_5</w:t>
      </w:r>
      <w:r w:rsidRPr="12E4BECE">
        <w:rPr>
          <w:rFonts w:eastAsia="Calibri"/>
        </w:rPr>
        <w:t xml:space="preserve">/ the </w:t>
      </w:r>
      <w:r>
        <w:rPr>
          <w:rFonts w:eastAsia="Calibri"/>
        </w:rPr>
        <w:t>5</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6CE746EF"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7F99422C"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358C7BDC"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97873B9"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4CFC6104"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0922A402"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10FA9421"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781180B0"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282E3CF" w14:textId="15D252F2"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_6</w:t>
      </w:r>
    </w:p>
    <w:p w14:paraId="026A706B" w14:textId="77777777" w:rsidR="006C209C" w:rsidRDefault="006C209C" w:rsidP="006C209C">
      <w:pPr>
        <w:spacing w:after="0" w:line="240" w:lineRule="auto"/>
        <w:rPr>
          <w:b/>
          <w:bCs/>
          <w:i/>
          <w:iCs/>
        </w:rPr>
      </w:pPr>
    </w:p>
    <w:p w14:paraId="486761C8" w14:textId="3A0B97B4" w:rsidR="006C209C" w:rsidRDefault="006C209C" w:rsidP="006C209C">
      <w:pPr>
        <w:spacing w:before="60" w:after="0" w:line="240" w:lineRule="auto"/>
        <w:rPr>
          <w:rFonts w:eastAsia="Calibri" w:cstheme="minorHAnsi"/>
          <w:b/>
          <w:bCs/>
          <w:iCs/>
        </w:rPr>
      </w:pPr>
      <w:r>
        <w:rPr>
          <w:rFonts w:eastAsia="Calibri" w:cstheme="minorHAnsi"/>
          <w:b/>
          <w:bCs/>
          <w:iCs/>
        </w:rPr>
        <w:t>[DISPLAY SEASWTR1_6 IF 6</w:t>
      </w:r>
      <w:r w:rsidRPr="00A64F12">
        <w:rPr>
          <w:rFonts w:eastAsia="Calibri" w:cstheme="minorHAnsi"/>
          <w:b/>
          <w:bCs/>
          <w:iCs/>
          <w:vertAlign w:val="superscript"/>
        </w:rPr>
        <w:t>th</w:t>
      </w:r>
      <w:r>
        <w:rPr>
          <w:rFonts w:eastAsia="Calibri" w:cstheme="minorHAnsi"/>
          <w:b/>
          <w:bCs/>
          <w:iCs/>
        </w:rPr>
        <w:t xml:space="preserve"> SEASONAL ADDRESS SECTION DISPLAYED</w:t>
      </w:r>
    </w:p>
    <w:p w14:paraId="411F163E" w14:textId="77777777" w:rsidR="006C209C" w:rsidRPr="00A64F12" w:rsidRDefault="006C209C" w:rsidP="006C209C">
      <w:pPr>
        <w:spacing w:after="0" w:line="240" w:lineRule="auto"/>
        <w:rPr>
          <w:b/>
          <w:bCs/>
          <w:i/>
          <w:iCs/>
        </w:rPr>
      </w:pPr>
      <w:r>
        <w:rPr>
          <w:rFonts w:eastAsia="Calibri" w:cstheme="minorHAnsi"/>
          <w:b/>
          <w:bCs/>
          <w:iCs/>
        </w:rPr>
        <w:t>ELSE, GO TO INTROCH]</w:t>
      </w:r>
    </w:p>
    <w:p w14:paraId="1837C374" w14:textId="4550D46C" w:rsidR="006C209C" w:rsidRPr="00AF7794" w:rsidRDefault="006C209C" w:rsidP="008B16AA">
      <w:pPr>
        <w:pStyle w:val="ListParagraph"/>
        <w:numPr>
          <w:ilvl w:val="0"/>
          <w:numId w:val="7"/>
        </w:numPr>
        <w:spacing w:after="0" w:line="240" w:lineRule="auto"/>
        <w:rPr>
          <w:rFonts w:eastAsia="Calibri"/>
        </w:rPr>
      </w:pPr>
      <w:r w:rsidRPr="12E4BECE">
        <w:rPr>
          <w:rFonts w:eastAsia="Calibri"/>
        </w:rPr>
        <w:t>[SEASWTR1</w:t>
      </w:r>
      <w:r>
        <w:rPr>
          <w:rFonts w:eastAsia="Calibri"/>
        </w:rPr>
        <w:t>_6</w:t>
      </w:r>
      <w:r w:rsidRPr="12E4BECE">
        <w:rPr>
          <w:rFonts w:eastAsia="Calibri"/>
        </w:rPr>
        <w:t>] What was the source of water to [insert address insert address from SEASADD1</w:t>
      </w:r>
      <w:r>
        <w:rPr>
          <w:rFonts w:eastAsia="Calibri"/>
        </w:rPr>
        <w:t>_6</w:t>
      </w:r>
      <w:r w:rsidRPr="12E4BECE">
        <w:rPr>
          <w:rFonts w:eastAsia="Calibri"/>
        </w:rPr>
        <w:t xml:space="preserve"> – SEASADD3</w:t>
      </w:r>
      <w:r>
        <w:rPr>
          <w:rFonts w:eastAsia="Calibri"/>
        </w:rPr>
        <w:t>_6</w:t>
      </w:r>
      <w:r w:rsidRPr="12E4BECE">
        <w:rPr>
          <w:rFonts w:eastAsia="Calibri"/>
        </w:rPr>
        <w:t xml:space="preserve">/ the </w:t>
      </w:r>
      <w:r>
        <w:rPr>
          <w:rFonts w:eastAsia="Calibri"/>
        </w:rPr>
        <w:t>6</w:t>
      </w:r>
      <w:r w:rsidRPr="00A64F12">
        <w:rPr>
          <w:rFonts w:eastAsia="Calibri"/>
          <w:vertAlign w:val="superscript"/>
        </w:rPr>
        <w:t>th</w:t>
      </w:r>
      <w:r>
        <w:rPr>
          <w:rFonts w:eastAsia="Calibri"/>
        </w:rPr>
        <w:t xml:space="preserve"> </w:t>
      </w:r>
      <w:r w:rsidRPr="12E4BECE">
        <w:rPr>
          <w:rFonts w:eastAsia="Calibri"/>
        </w:rPr>
        <w:t>address you provided]?</w:t>
      </w:r>
    </w:p>
    <w:p w14:paraId="2E51EC65" w14:textId="65331415" w:rsidR="006C209C" w:rsidRPr="00FC0268" w:rsidRDefault="008047DF"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7404EA">
        <w:rPr>
          <w:rFonts w:ascii="Wingdings" w:eastAsia="Wingdings" w:hAnsi="Wingdings" w:cs="Wingdings"/>
          <w:b/>
          <w:bCs/>
        </w:rPr>
        <w:t>à</w:t>
      </w:r>
      <w:r w:rsidR="006C209C" w:rsidRPr="00FC0268">
        <w:rPr>
          <w:rFonts w:eastAsia="Calibri"/>
          <w:b/>
          <w:bCs/>
        </w:rPr>
        <w:t xml:space="preserve"> GO TO SEASWTR3_6</w:t>
      </w:r>
    </w:p>
    <w:p w14:paraId="17E69B76" w14:textId="61E5BFEF"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04E6BD43"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22F75A14" w14:textId="575DF6EC"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06478796" w14:textId="1E0B68CA"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01294290" w14:textId="085BA07F"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26EB4337" w14:textId="77777777" w:rsidR="006C209C" w:rsidRDefault="006C209C" w:rsidP="006C209C">
      <w:pPr>
        <w:pStyle w:val="ListParagraph"/>
        <w:spacing w:before="60" w:after="0" w:line="240" w:lineRule="auto"/>
        <w:rPr>
          <w:rFonts w:eastAsia="Calibri"/>
          <w:b/>
          <w:bCs/>
        </w:rPr>
      </w:pPr>
    </w:p>
    <w:p w14:paraId="2A7E519A" w14:textId="7186B375" w:rsidR="006C209C" w:rsidRDefault="006C209C" w:rsidP="006C209C">
      <w:pPr>
        <w:spacing w:after="0" w:line="240" w:lineRule="auto"/>
        <w:rPr>
          <w:rFonts w:eastAsia="Calibri"/>
          <w:b/>
          <w:bCs/>
        </w:rPr>
      </w:pPr>
      <w:r>
        <w:rPr>
          <w:rFonts w:eastAsia="Calibri"/>
          <w:b/>
          <w:bCs/>
        </w:rPr>
        <w:t>[DISPLAY SEASWTR2_6 IF SEASWTR1_6= 2</w:t>
      </w:r>
    </w:p>
    <w:p w14:paraId="4B0D3DE6" w14:textId="77CA20CF" w:rsidR="006C209C" w:rsidRPr="00A64F12" w:rsidRDefault="006C209C" w:rsidP="006C209C">
      <w:pPr>
        <w:spacing w:after="0" w:line="240" w:lineRule="auto"/>
        <w:rPr>
          <w:rFonts w:eastAsia="Calibri" w:cstheme="minorHAnsi"/>
        </w:rPr>
      </w:pPr>
      <w:r>
        <w:rPr>
          <w:rFonts w:eastAsia="Calibri"/>
          <w:b/>
          <w:bCs/>
        </w:rPr>
        <w:t>ELSE, GO TO SEASWTR3_6]</w:t>
      </w:r>
    </w:p>
    <w:p w14:paraId="560C848C" w14:textId="67FE50AF"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[SEASWTR2_6] </w:t>
      </w:r>
      <w:r w:rsidRPr="12E4BECE">
        <w:rPr>
          <w:rFonts w:eastAsia="Calibri"/>
        </w:rPr>
        <w:t>About how deep was your private well?</w:t>
      </w:r>
    </w:p>
    <w:p w14:paraId="3945C4E1" w14:textId="3510DEAD" w:rsidR="006C209C" w:rsidRPr="00FC0268" w:rsidRDefault="008047DF"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449EB34B"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17512FFF"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20AB04C2"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5BE24604"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12A4E27E"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5A91C9D9"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5F96E03" w14:textId="2B89AA3E"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SEASWTR3_6</w:t>
      </w:r>
    </w:p>
    <w:p w14:paraId="6CFE3D4F" w14:textId="77777777" w:rsidR="006C209C" w:rsidRDefault="006C209C" w:rsidP="006C209C">
      <w:pPr>
        <w:pStyle w:val="ListParagraph"/>
        <w:spacing w:after="0" w:line="240" w:lineRule="auto"/>
        <w:rPr>
          <w:rFonts w:eastAsia="Calibri"/>
        </w:rPr>
      </w:pPr>
    </w:p>
    <w:p w14:paraId="7082DFD4" w14:textId="6A11C64F"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[SEASWTR3_6] </w:t>
      </w:r>
      <w:r w:rsidRPr="12E4BECE">
        <w:rPr>
          <w:rFonts w:eastAsia="Calibri"/>
        </w:rPr>
        <w:t>What was the main source of water that you drank at [insert address insert address from SEASADD1</w:t>
      </w:r>
      <w:r>
        <w:rPr>
          <w:rFonts w:eastAsia="Calibri"/>
        </w:rPr>
        <w:t>_6</w:t>
      </w:r>
      <w:r w:rsidRPr="12E4BECE">
        <w:rPr>
          <w:rFonts w:eastAsia="Calibri"/>
        </w:rPr>
        <w:t xml:space="preserve"> – SEASADD3</w:t>
      </w:r>
      <w:r>
        <w:rPr>
          <w:rFonts w:eastAsia="Calibri"/>
        </w:rPr>
        <w:t>_6</w:t>
      </w:r>
      <w:r w:rsidRPr="12E4BECE">
        <w:rPr>
          <w:rFonts w:eastAsia="Calibri"/>
        </w:rPr>
        <w:t xml:space="preserve">/ the </w:t>
      </w:r>
      <w:r>
        <w:rPr>
          <w:rFonts w:eastAsia="Calibri"/>
        </w:rPr>
        <w:t>6</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67D1CA04"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763FDAFC" w14:textId="77777777" w:rsidR="006C209C" w:rsidRPr="00AF7794" w:rsidRDefault="006C209C" w:rsidP="006C209C">
      <w:pPr>
        <w:pStyle w:val="ListParagraph"/>
        <w:spacing w:before="60" w:after="0" w:line="240" w:lineRule="auto"/>
        <w:rPr>
          <w:rFonts w:eastAsia="Calibri"/>
        </w:rPr>
      </w:pPr>
      <w:r w:rsidRPr="71CC2ABE">
        <w:rPr>
          <w:rFonts w:eastAsia="Calibri"/>
        </w:rPr>
        <w:lastRenderedPageBreak/>
        <w:t>1</w:t>
      </w:r>
      <w:r>
        <w:tab/>
      </w:r>
      <w:r w:rsidRPr="71CC2ABE">
        <w:rPr>
          <w:rFonts w:eastAsia="Calibri"/>
        </w:rPr>
        <w:t>Water from a refrigerator that has a water filter</w:t>
      </w:r>
    </w:p>
    <w:p w14:paraId="0AC0E618"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547D39A"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4F8D8D37"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046F61C2"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4005FCBC"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40BD870C"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41F2AD87" w14:textId="2378CAE8"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_7</w:t>
      </w:r>
    </w:p>
    <w:p w14:paraId="15F7E98A" w14:textId="77777777" w:rsidR="006C209C" w:rsidRDefault="006C209C" w:rsidP="006C209C">
      <w:pPr>
        <w:spacing w:after="0" w:line="240" w:lineRule="auto"/>
        <w:rPr>
          <w:b/>
          <w:bCs/>
          <w:i/>
          <w:iCs/>
        </w:rPr>
      </w:pPr>
    </w:p>
    <w:p w14:paraId="62C71046" w14:textId="2C742339" w:rsidR="006C209C" w:rsidRDefault="006C209C" w:rsidP="006C209C">
      <w:pPr>
        <w:spacing w:before="60" w:after="0" w:line="240" w:lineRule="auto"/>
        <w:rPr>
          <w:rFonts w:eastAsia="Calibri" w:cstheme="minorHAnsi"/>
          <w:b/>
          <w:bCs/>
          <w:iCs/>
        </w:rPr>
      </w:pPr>
      <w:r>
        <w:rPr>
          <w:rFonts w:eastAsia="Calibri" w:cstheme="minorHAnsi"/>
          <w:b/>
          <w:bCs/>
          <w:iCs/>
        </w:rPr>
        <w:t>[DISPLAY SEASWTR1_7 IF 7</w:t>
      </w:r>
      <w:r w:rsidRPr="00A64F12">
        <w:rPr>
          <w:rFonts w:eastAsia="Calibri" w:cstheme="minorHAnsi"/>
          <w:b/>
          <w:bCs/>
          <w:iCs/>
          <w:vertAlign w:val="superscript"/>
        </w:rPr>
        <w:t>th</w:t>
      </w:r>
      <w:r>
        <w:rPr>
          <w:rFonts w:eastAsia="Calibri" w:cstheme="minorHAnsi"/>
          <w:b/>
          <w:bCs/>
          <w:iCs/>
        </w:rPr>
        <w:t xml:space="preserve"> SEASONAL ADDRESS SECTION DISPLAYED</w:t>
      </w:r>
    </w:p>
    <w:p w14:paraId="09C82FAA" w14:textId="77777777" w:rsidR="006C209C" w:rsidRPr="00A64F12" w:rsidRDefault="006C209C" w:rsidP="006C209C">
      <w:pPr>
        <w:spacing w:after="0" w:line="240" w:lineRule="auto"/>
        <w:rPr>
          <w:b/>
          <w:bCs/>
          <w:i/>
          <w:iCs/>
        </w:rPr>
      </w:pPr>
      <w:r>
        <w:rPr>
          <w:rFonts w:eastAsia="Calibri" w:cstheme="minorHAnsi"/>
          <w:b/>
          <w:bCs/>
          <w:iCs/>
        </w:rPr>
        <w:t>ELSE, GO TO INTROCH]</w:t>
      </w:r>
    </w:p>
    <w:p w14:paraId="3DB1D59A" w14:textId="22426743" w:rsidR="006C209C" w:rsidRPr="00AF7794" w:rsidRDefault="006C209C" w:rsidP="008B16AA">
      <w:pPr>
        <w:pStyle w:val="ListParagraph"/>
        <w:numPr>
          <w:ilvl w:val="0"/>
          <w:numId w:val="7"/>
        </w:numPr>
        <w:spacing w:after="0" w:line="240" w:lineRule="auto"/>
        <w:rPr>
          <w:rFonts w:eastAsia="Calibri"/>
        </w:rPr>
      </w:pPr>
      <w:r w:rsidRPr="12E4BECE">
        <w:rPr>
          <w:rFonts w:eastAsia="Calibri"/>
        </w:rPr>
        <w:t>[SEASWTR1</w:t>
      </w:r>
      <w:r>
        <w:rPr>
          <w:rFonts w:eastAsia="Calibri"/>
        </w:rPr>
        <w:t>_7</w:t>
      </w:r>
      <w:r w:rsidRPr="12E4BECE">
        <w:rPr>
          <w:rFonts w:eastAsia="Calibri"/>
        </w:rPr>
        <w:t>] What was the source of water to [insert address insert address from SEASADD1</w:t>
      </w:r>
      <w:r>
        <w:rPr>
          <w:rFonts w:eastAsia="Calibri"/>
        </w:rPr>
        <w:t>_7</w:t>
      </w:r>
      <w:r w:rsidRPr="12E4BECE">
        <w:rPr>
          <w:rFonts w:eastAsia="Calibri"/>
        </w:rPr>
        <w:t xml:space="preserve"> – SEASADD3</w:t>
      </w:r>
      <w:r>
        <w:rPr>
          <w:rFonts w:eastAsia="Calibri"/>
        </w:rPr>
        <w:t>_7</w:t>
      </w:r>
      <w:r w:rsidRPr="12E4BECE">
        <w:rPr>
          <w:rFonts w:eastAsia="Calibri"/>
        </w:rPr>
        <w:t xml:space="preserve">/ the </w:t>
      </w:r>
      <w:r>
        <w:rPr>
          <w:rFonts w:eastAsia="Calibri"/>
        </w:rPr>
        <w:t>7</w:t>
      </w:r>
      <w:r w:rsidRPr="00A64F12">
        <w:rPr>
          <w:rFonts w:eastAsia="Calibri"/>
          <w:vertAlign w:val="superscript"/>
        </w:rPr>
        <w:t>th</w:t>
      </w:r>
      <w:r>
        <w:rPr>
          <w:rFonts w:eastAsia="Calibri"/>
        </w:rPr>
        <w:t xml:space="preserve"> </w:t>
      </w:r>
      <w:r w:rsidRPr="12E4BECE">
        <w:rPr>
          <w:rFonts w:eastAsia="Calibri"/>
        </w:rPr>
        <w:t>address you provided]?</w:t>
      </w:r>
    </w:p>
    <w:p w14:paraId="6A5C5C0B" w14:textId="2E8E778C" w:rsidR="006C209C" w:rsidRPr="00FC0268" w:rsidRDefault="008047DF"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7404EA">
        <w:rPr>
          <w:rFonts w:ascii="Wingdings" w:eastAsia="Wingdings" w:hAnsi="Wingdings" w:cs="Wingdings"/>
          <w:b/>
          <w:bCs/>
        </w:rPr>
        <w:t>à</w:t>
      </w:r>
      <w:r w:rsidR="006C209C" w:rsidRPr="00FC0268">
        <w:rPr>
          <w:rFonts w:eastAsia="Calibri"/>
          <w:b/>
          <w:bCs/>
        </w:rPr>
        <w:t xml:space="preserve"> GO TO SEASWTR3_7</w:t>
      </w:r>
    </w:p>
    <w:p w14:paraId="74440FCC" w14:textId="1E1977AC"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721F0456"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2AF64191" w14:textId="02665340"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443E27ED" w14:textId="4EA7D9FD"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1F8E772E" w14:textId="578E35FE"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377EEF83" w14:textId="77777777" w:rsidR="006C209C" w:rsidRDefault="006C209C" w:rsidP="006C209C">
      <w:pPr>
        <w:pStyle w:val="ListParagraph"/>
        <w:spacing w:before="60" w:after="0" w:line="240" w:lineRule="auto"/>
        <w:rPr>
          <w:rFonts w:eastAsia="Calibri"/>
          <w:b/>
          <w:bCs/>
        </w:rPr>
      </w:pPr>
    </w:p>
    <w:p w14:paraId="1BB7393A" w14:textId="104B018F" w:rsidR="006C209C" w:rsidRDefault="006C209C" w:rsidP="006C209C">
      <w:pPr>
        <w:spacing w:after="0" w:line="240" w:lineRule="auto"/>
        <w:rPr>
          <w:rFonts w:eastAsia="Calibri"/>
          <w:b/>
          <w:bCs/>
        </w:rPr>
      </w:pPr>
      <w:r>
        <w:rPr>
          <w:rFonts w:eastAsia="Calibri"/>
          <w:b/>
          <w:bCs/>
        </w:rPr>
        <w:t>[DISPLAY SEASWTR2_7 IF SEASWTR1_7= 2</w:t>
      </w:r>
    </w:p>
    <w:p w14:paraId="5F1B283B" w14:textId="03CDC304" w:rsidR="006C209C" w:rsidRPr="00A64F12" w:rsidRDefault="006C209C" w:rsidP="006C209C">
      <w:pPr>
        <w:spacing w:after="0" w:line="240" w:lineRule="auto"/>
        <w:rPr>
          <w:rFonts w:eastAsia="Calibri" w:cstheme="minorHAnsi"/>
        </w:rPr>
      </w:pPr>
      <w:r>
        <w:rPr>
          <w:rFonts w:eastAsia="Calibri"/>
          <w:b/>
          <w:bCs/>
        </w:rPr>
        <w:t>ELSE, GO TO SEASWTR3_7]</w:t>
      </w:r>
    </w:p>
    <w:p w14:paraId="2FE3482F" w14:textId="50502863"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[SEASWTR2_7] </w:t>
      </w:r>
      <w:r w:rsidRPr="12E4BECE">
        <w:rPr>
          <w:rFonts w:eastAsia="Calibri"/>
        </w:rPr>
        <w:t>About how deep was your private well?</w:t>
      </w:r>
    </w:p>
    <w:p w14:paraId="3D550A5E" w14:textId="16EF540D" w:rsidR="006C209C" w:rsidRPr="00FC0268" w:rsidRDefault="007404EA"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027B8315"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57606251"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27A8A548"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0BD97C33"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317E571E"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56E0E247"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C55A978" w14:textId="3670DCE3"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SEASWTR3_7</w:t>
      </w:r>
    </w:p>
    <w:p w14:paraId="4D5314BE" w14:textId="77777777" w:rsidR="006C209C" w:rsidRDefault="006C209C" w:rsidP="006C209C">
      <w:pPr>
        <w:pStyle w:val="ListParagraph"/>
        <w:spacing w:after="0" w:line="240" w:lineRule="auto"/>
        <w:rPr>
          <w:rFonts w:eastAsia="Calibri"/>
        </w:rPr>
      </w:pPr>
    </w:p>
    <w:p w14:paraId="074FA70D" w14:textId="5EBE5476"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[SEASWTR3_7] </w:t>
      </w:r>
      <w:r w:rsidRPr="12E4BECE">
        <w:rPr>
          <w:rFonts w:eastAsia="Calibri"/>
        </w:rPr>
        <w:t>What was the main source of water that you drank at [insert address insert address from SEASADD1</w:t>
      </w:r>
      <w:r>
        <w:rPr>
          <w:rFonts w:eastAsia="Calibri"/>
        </w:rPr>
        <w:t>_7</w:t>
      </w:r>
      <w:r w:rsidRPr="12E4BECE">
        <w:rPr>
          <w:rFonts w:eastAsia="Calibri"/>
        </w:rPr>
        <w:t xml:space="preserve"> – SEASADD3</w:t>
      </w:r>
      <w:r>
        <w:rPr>
          <w:rFonts w:eastAsia="Calibri"/>
        </w:rPr>
        <w:t>_7</w:t>
      </w:r>
      <w:r w:rsidRPr="12E4BECE">
        <w:rPr>
          <w:rFonts w:eastAsia="Calibri"/>
        </w:rPr>
        <w:t xml:space="preserve">/ the </w:t>
      </w:r>
      <w:r>
        <w:rPr>
          <w:rFonts w:eastAsia="Calibri"/>
        </w:rPr>
        <w:t>7</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15C85207"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40FF81C7"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252281B7"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37D71BD4"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52535F65"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637F7530"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2BBFA7ED"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729A01BE"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941BD47" w14:textId="6D7EBF79"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3C054C">
        <w:rPr>
          <w:b/>
          <w:bCs/>
          <w:i/>
          <w:iCs/>
        </w:rPr>
        <w:t>8</w:t>
      </w:r>
    </w:p>
    <w:p w14:paraId="0A070BF6" w14:textId="77777777" w:rsidR="006C209C" w:rsidRDefault="006C209C" w:rsidP="006C209C">
      <w:pPr>
        <w:spacing w:after="0" w:line="240" w:lineRule="auto"/>
        <w:rPr>
          <w:b/>
          <w:bCs/>
          <w:i/>
          <w:iCs/>
        </w:rPr>
      </w:pPr>
    </w:p>
    <w:p w14:paraId="4B629490" w14:textId="2FDF86DF" w:rsidR="006C209C" w:rsidRDefault="006C209C" w:rsidP="006C209C">
      <w:pPr>
        <w:spacing w:before="60" w:after="0" w:line="240" w:lineRule="auto"/>
        <w:rPr>
          <w:rFonts w:eastAsia="Calibri" w:cstheme="minorHAnsi"/>
          <w:b/>
          <w:bCs/>
          <w:iCs/>
        </w:rPr>
      </w:pPr>
      <w:r>
        <w:rPr>
          <w:rFonts w:eastAsia="Calibri" w:cstheme="minorHAnsi"/>
          <w:b/>
          <w:bCs/>
          <w:iCs/>
        </w:rPr>
        <w:lastRenderedPageBreak/>
        <w:t>[DISPLAY SEASWTR1_</w:t>
      </w:r>
      <w:r w:rsidR="003C054C">
        <w:rPr>
          <w:rFonts w:eastAsia="Calibri" w:cstheme="minorHAnsi"/>
          <w:b/>
          <w:bCs/>
          <w:iCs/>
        </w:rPr>
        <w:t>8</w:t>
      </w:r>
      <w:r>
        <w:rPr>
          <w:rFonts w:eastAsia="Calibri" w:cstheme="minorHAnsi"/>
          <w:b/>
          <w:bCs/>
          <w:iCs/>
        </w:rPr>
        <w:t xml:space="preserve"> IF </w:t>
      </w:r>
      <w:r w:rsidR="003C054C">
        <w:rPr>
          <w:rFonts w:eastAsia="Calibri" w:cstheme="minorHAnsi"/>
          <w:b/>
          <w:bCs/>
          <w:iCs/>
        </w:rPr>
        <w:t>8</w:t>
      </w:r>
      <w:r w:rsidRPr="00A64F12">
        <w:rPr>
          <w:rFonts w:eastAsia="Calibri" w:cstheme="minorHAnsi"/>
          <w:b/>
          <w:bCs/>
          <w:iCs/>
          <w:vertAlign w:val="superscript"/>
        </w:rPr>
        <w:t>th</w:t>
      </w:r>
      <w:r>
        <w:rPr>
          <w:rFonts w:eastAsia="Calibri" w:cstheme="minorHAnsi"/>
          <w:b/>
          <w:bCs/>
          <w:iCs/>
        </w:rPr>
        <w:t xml:space="preserve"> SEASONAL ADDRESS SECTION DISPLAYED</w:t>
      </w:r>
    </w:p>
    <w:p w14:paraId="1FEA3AFF" w14:textId="77777777" w:rsidR="006C209C" w:rsidRPr="00A64F12" w:rsidRDefault="006C209C" w:rsidP="006C209C">
      <w:pPr>
        <w:spacing w:after="0" w:line="240" w:lineRule="auto"/>
        <w:rPr>
          <w:b/>
          <w:bCs/>
          <w:i/>
          <w:iCs/>
        </w:rPr>
      </w:pPr>
      <w:r>
        <w:rPr>
          <w:rFonts w:eastAsia="Calibri" w:cstheme="minorHAnsi"/>
          <w:b/>
          <w:bCs/>
          <w:iCs/>
        </w:rPr>
        <w:t>ELSE, GO TO INTROCH]</w:t>
      </w:r>
    </w:p>
    <w:p w14:paraId="626281F0" w14:textId="2CBBBC0C" w:rsidR="006C209C" w:rsidRPr="00AF7794" w:rsidRDefault="006C209C" w:rsidP="008B16AA">
      <w:pPr>
        <w:pStyle w:val="ListParagraph"/>
        <w:numPr>
          <w:ilvl w:val="0"/>
          <w:numId w:val="7"/>
        </w:numPr>
        <w:spacing w:after="0" w:line="240" w:lineRule="auto"/>
        <w:rPr>
          <w:rFonts w:eastAsia="Calibri"/>
        </w:rPr>
      </w:pPr>
      <w:r w:rsidRPr="12E4BECE">
        <w:rPr>
          <w:rFonts w:eastAsia="Calibri"/>
        </w:rPr>
        <w:t>[SEASWTR1</w:t>
      </w:r>
      <w:r>
        <w:rPr>
          <w:rFonts w:eastAsia="Calibri"/>
        </w:rPr>
        <w:t>_</w:t>
      </w:r>
      <w:r w:rsidR="003C054C">
        <w:rPr>
          <w:rFonts w:eastAsia="Calibri"/>
        </w:rPr>
        <w:t>8</w:t>
      </w:r>
      <w:r w:rsidRPr="12E4BECE">
        <w:rPr>
          <w:rFonts w:eastAsia="Calibri"/>
        </w:rPr>
        <w:t>] What was the source of water to [insert address insert address from SEASADD1</w:t>
      </w:r>
      <w:r>
        <w:rPr>
          <w:rFonts w:eastAsia="Calibri"/>
        </w:rPr>
        <w:t>_</w:t>
      </w:r>
      <w:r w:rsidR="003C054C">
        <w:rPr>
          <w:rFonts w:eastAsia="Calibri"/>
        </w:rPr>
        <w:t>8</w:t>
      </w:r>
      <w:r w:rsidRPr="12E4BECE">
        <w:rPr>
          <w:rFonts w:eastAsia="Calibri"/>
        </w:rPr>
        <w:t xml:space="preserve"> – SEASADD3</w:t>
      </w:r>
      <w:r>
        <w:rPr>
          <w:rFonts w:eastAsia="Calibri"/>
        </w:rPr>
        <w:t>_</w:t>
      </w:r>
      <w:r w:rsidR="003C054C">
        <w:rPr>
          <w:rFonts w:eastAsia="Calibri"/>
        </w:rPr>
        <w:t>8</w:t>
      </w:r>
      <w:r w:rsidRPr="12E4BECE">
        <w:rPr>
          <w:rFonts w:eastAsia="Calibri"/>
        </w:rPr>
        <w:t xml:space="preserve">/ the </w:t>
      </w:r>
      <w:r w:rsidR="003C054C">
        <w:rPr>
          <w:rFonts w:eastAsia="Calibri"/>
        </w:rPr>
        <w:t>8</w:t>
      </w:r>
      <w:r w:rsidRPr="00A64F12">
        <w:rPr>
          <w:rFonts w:eastAsia="Calibri"/>
          <w:vertAlign w:val="superscript"/>
        </w:rPr>
        <w:t>th</w:t>
      </w:r>
      <w:r>
        <w:rPr>
          <w:rFonts w:eastAsia="Calibri"/>
        </w:rPr>
        <w:t xml:space="preserve"> </w:t>
      </w:r>
      <w:r w:rsidRPr="12E4BECE">
        <w:rPr>
          <w:rFonts w:eastAsia="Calibri"/>
        </w:rPr>
        <w:t>address you provided]?</w:t>
      </w:r>
    </w:p>
    <w:p w14:paraId="781FB4EB" w14:textId="7E117C24" w:rsidR="006C209C" w:rsidRPr="00FC0268" w:rsidRDefault="007404EA"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B63B2C">
        <w:rPr>
          <w:rFonts w:ascii="Wingdings" w:eastAsia="Wingdings" w:hAnsi="Wingdings" w:cs="Wingdings"/>
          <w:b/>
          <w:bCs/>
        </w:rPr>
        <w:t>à</w:t>
      </w:r>
      <w:r w:rsidR="006C209C" w:rsidRPr="00FC0268">
        <w:rPr>
          <w:rFonts w:eastAsia="Calibri"/>
          <w:b/>
          <w:bCs/>
        </w:rPr>
        <w:t xml:space="preserve"> GO TO </w:t>
      </w:r>
      <w:r w:rsidR="003C054C" w:rsidRPr="00FC0268">
        <w:rPr>
          <w:rFonts w:eastAsia="Calibri"/>
          <w:b/>
          <w:bCs/>
        </w:rPr>
        <w:t>SEASWTR3_8</w:t>
      </w:r>
    </w:p>
    <w:p w14:paraId="736C8850" w14:textId="7697A411"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25B66976"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61F8AC35" w14:textId="74F6EDD0"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1BF34D04" w14:textId="5F1A8CF6"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5FDE4B2C" w14:textId="36AA57EE"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6DF6C414" w14:textId="77777777" w:rsidR="006C209C" w:rsidRDefault="006C209C" w:rsidP="006C209C">
      <w:pPr>
        <w:pStyle w:val="ListParagraph"/>
        <w:spacing w:before="60" w:after="0" w:line="240" w:lineRule="auto"/>
        <w:rPr>
          <w:rFonts w:eastAsia="Calibri"/>
          <w:b/>
          <w:bCs/>
        </w:rPr>
      </w:pPr>
    </w:p>
    <w:p w14:paraId="2ECD1F17" w14:textId="7CCA4B9B" w:rsidR="006C209C" w:rsidRDefault="006C209C" w:rsidP="006C209C">
      <w:pPr>
        <w:spacing w:after="0" w:line="240" w:lineRule="auto"/>
        <w:rPr>
          <w:rFonts w:eastAsia="Calibri"/>
          <w:b/>
          <w:bCs/>
        </w:rPr>
      </w:pPr>
      <w:r>
        <w:rPr>
          <w:rFonts w:eastAsia="Calibri"/>
          <w:b/>
          <w:bCs/>
        </w:rPr>
        <w:t>[DISPLAY SEASWTR2_</w:t>
      </w:r>
      <w:r w:rsidR="003C054C">
        <w:rPr>
          <w:rFonts w:eastAsia="Calibri"/>
          <w:b/>
          <w:bCs/>
        </w:rPr>
        <w:t>8</w:t>
      </w:r>
      <w:r>
        <w:rPr>
          <w:rFonts w:eastAsia="Calibri"/>
          <w:b/>
          <w:bCs/>
        </w:rPr>
        <w:t xml:space="preserve"> IF SEASWTR1_</w:t>
      </w:r>
      <w:r w:rsidR="003C054C">
        <w:rPr>
          <w:rFonts w:eastAsia="Calibri"/>
          <w:b/>
          <w:bCs/>
        </w:rPr>
        <w:t>8</w:t>
      </w:r>
      <w:r>
        <w:rPr>
          <w:rFonts w:eastAsia="Calibri"/>
          <w:b/>
          <w:bCs/>
        </w:rPr>
        <w:t>= 2</w:t>
      </w:r>
    </w:p>
    <w:p w14:paraId="0E2E7785" w14:textId="4CEB9724" w:rsidR="006C209C" w:rsidRPr="00A64F12" w:rsidRDefault="006C209C" w:rsidP="006C209C">
      <w:pPr>
        <w:spacing w:after="0" w:line="240" w:lineRule="auto"/>
        <w:rPr>
          <w:rFonts w:eastAsia="Calibri" w:cstheme="minorHAnsi"/>
        </w:rPr>
      </w:pPr>
      <w:r>
        <w:rPr>
          <w:rFonts w:eastAsia="Calibri"/>
          <w:b/>
          <w:bCs/>
        </w:rPr>
        <w:t xml:space="preserve">ELSE, GO TO </w:t>
      </w:r>
      <w:r w:rsidR="003C054C">
        <w:rPr>
          <w:rFonts w:eastAsia="Calibri"/>
          <w:b/>
          <w:bCs/>
        </w:rPr>
        <w:t>SEASWTR3_8</w:t>
      </w:r>
      <w:r>
        <w:rPr>
          <w:rFonts w:eastAsia="Calibri"/>
          <w:b/>
          <w:bCs/>
        </w:rPr>
        <w:t>]</w:t>
      </w:r>
    </w:p>
    <w:p w14:paraId="27ABEBB4" w14:textId="73290E6A" w:rsidR="006C209C" w:rsidRPr="00AF7794" w:rsidRDefault="006C209C" w:rsidP="008B16AA">
      <w:pPr>
        <w:pStyle w:val="ListParagraph"/>
        <w:numPr>
          <w:ilvl w:val="0"/>
          <w:numId w:val="7"/>
        </w:numPr>
        <w:spacing w:after="0" w:line="240" w:lineRule="auto"/>
        <w:rPr>
          <w:rFonts w:eastAsia="Calibri"/>
        </w:rPr>
      </w:pPr>
      <w:r>
        <w:rPr>
          <w:rFonts w:eastAsia="Calibri"/>
        </w:rPr>
        <w:t>[SEASWTR2_</w:t>
      </w:r>
      <w:r w:rsidR="00E73DED">
        <w:rPr>
          <w:rFonts w:eastAsia="Calibri"/>
        </w:rPr>
        <w:t>8</w:t>
      </w:r>
      <w:r>
        <w:rPr>
          <w:rFonts w:eastAsia="Calibri"/>
        </w:rPr>
        <w:t xml:space="preserve">] </w:t>
      </w:r>
      <w:r w:rsidRPr="12E4BECE">
        <w:rPr>
          <w:rFonts w:eastAsia="Calibri"/>
        </w:rPr>
        <w:t>About how deep was your private well?</w:t>
      </w:r>
    </w:p>
    <w:p w14:paraId="097E2FB0" w14:textId="376CD206" w:rsidR="006C209C" w:rsidRPr="00FC0268" w:rsidRDefault="00724823"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48F81781"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70AA7BEA"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5760A7DB"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32147379"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559EA68C"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42682E8A"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31CE2A44" w14:textId="1A249887"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3C054C">
        <w:rPr>
          <w:b/>
          <w:bCs/>
          <w:i/>
          <w:iCs/>
        </w:rPr>
        <w:t>SEASWTR3_8</w:t>
      </w:r>
    </w:p>
    <w:p w14:paraId="4D384D24" w14:textId="77777777" w:rsidR="006C209C" w:rsidRDefault="006C209C" w:rsidP="006C209C">
      <w:pPr>
        <w:pStyle w:val="ListParagraph"/>
        <w:spacing w:after="0" w:line="240" w:lineRule="auto"/>
        <w:rPr>
          <w:rFonts w:eastAsia="Calibri"/>
        </w:rPr>
      </w:pPr>
    </w:p>
    <w:p w14:paraId="03F44123" w14:textId="7EA328A8" w:rsidR="006C209C" w:rsidRPr="00AF7794" w:rsidRDefault="006C209C" w:rsidP="008B16AA">
      <w:pPr>
        <w:pStyle w:val="ListParagraph"/>
        <w:numPr>
          <w:ilvl w:val="0"/>
          <w:numId w:val="7"/>
        </w:numPr>
        <w:spacing w:after="0" w:line="240" w:lineRule="auto"/>
        <w:rPr>
          <w:rFonts w:eastAsia="Calibri"/>
        </w:rPr>
      </w:pPr>
      <w:r>
        <w:rPr>
          <w:rFonts w:eastAsia="Calibri"/>
        </w:rPr>
        <w:t>[</w:t>
      </w:r>
      <w:r w:rsidR="003C054C">
        <w:rPr>
          <w:rFonts w:eastAsia="Calibri"/>
        </w:rPr>
        <w:t>SEASWTR3_8</w:t>
      </w:r>
      <w:r>
        <w:rPr>
          <w:rFonts w:eastAsia="Calibri"/>
        </w:rPr>
        <w:t xml:space="preserve">] </w:t>
      </w:r>
      <w:r w:rsidRPr="12E4BECE">
        <w:rPr>
          <w:rFonts w:eastAsia="Calibri"/>
        </w:rPr>
        <w:t>What was the main source of water that you drank at [insert address insert address from SEASADD1</w:t>
      </w:r>
      <w:r>
        <w:rPr>
          <w:rFonts w:eastAsia="Calibri"/>
        </w:rPr>
        <w:t>_</w:t>
      </w:r>
      <w:r w:rsidR="003C054C">
        <w:rPr>
          <w:rFonts w:eastAsia="Calibri"/>
        </w:rPr>
        <w:t>8</w:t>
      </w:r>
      <w:r w:rsidRPr="12E4BECE">
        <w:rPr>
          <w:rFonts w:eastAsia="Calibri"/>
        </w:rPr>
        <w:t xml:space="preserve"> – SEASADD3</w:t>
      </w:r>
      <w:r>
        <w:rPr>
          <w:rFonts w:eastAsia="Calibri"/>
        </w:rPr>
        <w:t>_</w:t>
      </w:r>
      <w:r w:rsidR="003C054C">
        <w:rPr>
          <w:rFonts w:eastAsia="Calibri"/>
        </w:rPr>
        <w:t>8</w:t>
      </w:r>
      <w:r w:rsidRPr="12E4BECE">
        <w:rPr>
          <w:rFonts w:eastAsia="Calibri"/>
        </w:rPr>
        <w:t xml:space="preserve">/ the </w:t>
      </w:r>
      <w:r w:rsidR="003C054C">
        <w:rPr>
          <w:rFonts w:eastAsia="Calibri"/>
        </w:rPr>
        <w:t>8</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4C739423"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0906D3F1"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65FD7421"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475CFCF1"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5560730E"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702AC131"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33425E3A"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1425A06E"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28848C6" w14:textId="7159C413"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3C054C">
        <w:rPr>
          <w:b/>
          <w:bCs/>
          <w:i/>
          <w:iCs/>
        </w:rPr>
        <w:t>9</w:t>
      </w:r>
    </w:p>
    <w:p w14:paraId="415C78DF" w14:textId="77777777" w:rsidR="006C209C" w:rsidRDefault="006C209C" w:rsidP="006C209C">
      <w:pPr>
        <w:spacing w:after="0" w:line="240" w:lineRule="auto"/>
        <w:rPr>
          <w:b/>
          <w:bCs/>
          <w:i/>
          <w:iCs/>
        </w:rPr>
      </w:pPr>
    </w:p>
    <w:p w14:paraId="1395CB8C" w14:textId="2831283B" w:rsidR="006C209C" w:rsidRDefault="006C209C" w:rsidP="006C209C">
      <w:pPr>
        <w:spacing w:before="60" w:after="0" w:line="240" w:lineRule="auto"/>
        <w:rPr>
          <w:rFonts w:eastAsia="Calibri" w:cstheme="minorHAnsi"/>
          <w:b/>
          <w:bCs/>
          <w:iCs/>
        </w:rPr>
      </w:pPr>
      <w:r>
        <w:rPr>
          <w:rFonts w:eastAsia="Calibri" w:cstheme="minorHAnsi"/>
          <w:b/>
          <w:bCs/>
          <w:iCs/>
        </w:rPr>
        <w:t>[DISPLAY SEASWTR1_</w:t>
      </w:r>
      <w:r w:rsidR="003C054C">
        <w:rPr>
          <w:rFonts w:eastAsia="Calibri" w:cstheme="minorHAnsi"/>
          <w:b/>
          <w:bCs/>
          <w:iCs/>
        </w:rPr>
        <w:t>9</w:t>
      </w:r>
      <w:r>
        <w:rPr>
          <w:rFonts w:eastAsia="Calibri" w:cstheme="minorHAnsi"/>
          <w:b/>
          <w:bCs/>
          <w:iCs/>
        </w:rPr>
        <w:t xml:space="preserve"> IF </w:t>
      </w:r>
      <w:r w:rsidR="003C054C">
        <w:rPr>
          <w:rFonts w:eastAsia="Calibri" w:cstheme="minorHAnsi"/>
          <w:b/>
          <w:bCs/>
          <w:iCs/>
        </w:rPr>
        <w:t>9</w:t>
      </w:r>
      <w:r w:rsidRPr="00A64F12">
        <w:rPr>
          <w:rFonts w:eastAsia="Calibri" w:cstheme="minorHAnsi"/>
          <w:b/>
          <w:bCs/>
          <w:iCs/>
          <w:vertAlign w:val="superscript"/>
        </w:rPr>
        <w:t>th</w:t>
      </w:r>
      <w:r>
        <w:rPr>
          <w:rFonts w:eastAsia="Calibri" w:cstheme="minorHAnsi"/>
          <w:b/>
          <w:bCs/>
          <w:iCs/>
        </w:rPr>
        <w:t xml:space="preserve"> SEASONAL ADDRESS SECTION DISPLAYED</w:t>
      </w:r>
    </w:p>
    <w:p w14:paraId="283D30B7" w14:textId="15FB1458" w:rsidR="00B5230D" w:rsidRPr="00FC0268" w:rsidRDefault="006C209C" w:rsidP="00FC0268">
      <w:pPr>
        <w:spacing w:after="0" w:line="240" w:lineRule="auto"/>
        <w:rPr>
          <w:b/>
          <w:bCs/>
          <w:i/>
          <w:iCs/>
        </w:rPr>
      </w:pPr>
      <w:r>
        <w:rPr>
          <w:rFonts w:eastAsia="Calibri" w:cstheme="minorHAnsi"/>
          <w:b/>
          <w:bCs/>
          <w:iCs/>
        </w:rPr>
        <w:t>ELSE, GO TO INTROCH]</w:t>
      </w:r>
    </w:p>
    <w:p w14:paraId="57E6FC16" w14:textId="2B0218E7" w:rsidR="00E73DED" w:rsidRPr="00AF7794" w:rsidRDefault="00E73DED" w:rsidP="008B16AA">
      <w:pPr>
        <w:pStyle w:val="ListParagraph"/>
        <w:numPr>
          <w:ilvl w:val="0"/>
          <w:numId w:val="7"/>
        </w:numPr>
        <w:spacing w:after="0" w:line="240" w:lineRule="auto"/>
        <w:rPr>
          <w:rFonts w:eastAsia="Calibri"/>
        </w:rPr>
      </w:pPr>
      <w:r w:rsidRPr="12E4BECE">
        <w:rPr>
          <w:rFonts w:eastAsia="Calibri"/>
        </w:rPr>
        <w:t>[SEASWTR1</w:t>
      </w:r>
      <w:r>
        <w:rPr>
          <w:rFonts w:eastAsia="Calibri"/>
        </w:rPr>
        <w:t>_9</w:t>
      </w:r>
      <w:r w:rsidRPr="12E4BECE">
        <w:rPr>
          <w:rFonts w:eastAsia="Calibri"/>
        </w:rPr>
        <w:t>] What was the source of water to [insert address insert address from SEASADD1</w:t>
      </w:r>
      <w:r>
        <w:rPr>
          <w:rFonts w:eastAsia="Calibri"/>
        </w:rPr>
        <w:t>_9</w:t>
      </w:r>
      <w:r w:rsidRPr="12E4BECE">
        <w:rPr>
          <w:rFonts w:eastAsia="Calibri"/>
        </w:rPr>
        <w:t xml:space="preserve"> – SEASADD3</w:t>
      </w:r>
      <w:r>
        <w:rPr>
          <w:rFonts w:eastAsia="Calibri"/>
        </w:rPr>
        <w:t>_9</w:t>
      </w:r>
      <w:r w:rsidRPr="12E4BECE">
        <w:rPr>
          <w:rFonts w:eastAsia="Calibri"/>
        </w:rPr>
        <w:t xml:space="preserve">/ the </w:t>
      </w:r>
      <w:r>
        <w:rPr>
          <w:rFonts w:eastAsia="Calibri"/>
        </w:rPr>
        <w:t>9</w:t>
      </w:r>
      <w:r w:rsidRPr="00A64F12">
        <w:rPr>
          <w:rFonts w:eastAsia="Calibri"/>
          <w:vertAlign w:val="superscript"/>
        </w:rPr>
        <w:t>th</w:t>
      </w:r>
      <w:r>
        <w:rPr>
          <w:rFonts w:eastAsia="Calibri"/>
        </w:rPr>
        <w:t xml:space="preserve"> </w:t>
      </w:r>
      <w:r w:rsidRPr="12E4BECE">
        <w:rPr>
          <w:rFonts w:eastAsia="Calibri"/>
        </w:rPr>
        <w:t>address you provided]?</w:t>
      </w:r>
    </w:p>
    <w:p w14:paraId="5361C6BC" w14:textId="392362C0" w:rsidR="00E73DED" w:rsidRPr="00FC0268" w:rsidRDefault="006208E1" w:rsidP="00FC0268">
      <w:pPr>
        <w:spacing w:before="60" w:after="0" w:line="240" w:lineRule="auto"/>
        <w:ind w:firstLine="720"/>
        <w:rPr>
          <w:rFonts w:eastAsia="Calibri"/>
        </w:rPr>
      </w:pPr>
      <w:r>
        <w:rPr>
          <w:rFonts w:eastAsia="Calibri"/>
        </w:rPr>
        <w:t>0</w:t>
      </w:r>
      <w:r>
        <w:rPr>
          <w:rFonts w:eastAsia="Calibri"/>
        </w:rPr>
        <w:tab/>
      </w:r>
      <w:r w:rsidR="00E73DED" w:rsidRPr="00FC0268">
        <w:rPr>
          <w:rFonts w:eastAsia="Calibri"/>
        </w:rPr>
        <w:t xml:space="preserve">A public or municipal water supply </w:t>
      </w:r>
      <w:r w:rsidR="00E73DED" w:rsidRPr="00B63B2C">
        <w:rPr>
          <w:rFonts w:ascii="Wingdings" w:eastAsia="Wingdings" w:hAnsi="Wingdings" w:cs="Wingdings"/>
          <w:b/>
          <w:bCs/>
        </w:rPr>
        <w:t>à</w:t>
      </w:r>
      <w:r w:rsidR="00E73DED" w:rsidRPr="00FC0268">
        <w:rPr>
          <w:rFonts w:eastAsia="Calibri"/>
          <w:b/>
          <w:bCs/>
        </w:rPr>
        <w:t xml:space="preserve"> GO TO SEASWTR3_9</w:t>
      </w:r>
    </w:p>
    <w:p w14:paraId="691205F7" w14:textId="44D19CC6" w:rsidR="00E73DED" w:rsidRPr="00AF7794" w:rsidRDefault="00E73DED" w:rsidP="00E73DE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737BD59B" w14:textId="77777777" w:rsidR="00E73DED" w:rsidRPr="00AF7794" w:rsidRDefault="00E73DED" w:rsidP="00E73DE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70BE8554" w14:textId="5A4DE58B" w:rsidR="00E73DED" w:rsidRPr="00E07E3D" w:rsidRDefault="00E73DED" w:rsidP="00E73DE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580DE89E" w14:textId="45B4CADA" w:rsidR="00E73DED" w:rsidRPr="00E07E3D" w:rsidRDefault="00E73DED" w:rsidP="00E73DED">
      <w:pPr>
        <w:pStyle w:val="ListParagraph"/>
        <w:spacing w:before="60" w:after="0" w:line="240" w:lineRule="auto"/>
        <w:rPr>
          <w:rFonts w:eastAsia="Calibri"/>
        </w:rPr>
      </w:pPr>
      <w:r w:rsidRPr="71CC2ABE">
        <w:rPr>
          <w:rFonts w:eastAsia="Calibri"/>
        </w:rPr>
        <w:lastRenderedPageBreak/>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28A1CE0A" w14:textId="5A96260C" w:rsidR="00E73DED" w:rsidRDefault="00E73DED" w:rsidP="00E73DE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626A2AE6" w14:textId="77777777" w:rsidR="00E73DED" w:rsidRDefault="00E73DED" w:rsidP="00E73DED">
      <w:pPr>
        <w:pStyle w:val="ListParagraph"/>
        <w:spacing w:before="60" w:after="0" w:line="240" w:lineRule="auto"/>
        <w:rPr>
          <w:rFonts w:eastAsia="Calibri"/>
          <w:b/>
          <w:bCs/>
        </w:rPr>
      </w:pPr>
    </w:p>
    <w:p w14:paraId="1DFCAE85" w14:textId="7E6783F1" w:rsidR="00E73DED" w:rsidRDefault="00E73DED" w:rsidP="00E73DED">
      <w:pPr>
        <w:spacing w:after="0" w:line="240" w:lineRule="auto"/>
        <w:rPr>
          <w:rFonts w:eastAsia="Calibri"/>
          <w:b/>
          <w:bCs/>
        </w:rPr>
      </w:pPr>
      <w:r>
        <w:rPr>
          <w:rFonts w:eastAsia="Calibri"/>
          <w:b/>
          <w:bCs/>
        </w:rPr>
        <w:t>[DISPLAY SEASWTR2_9 IF SEASWTR1_9= 2</w:t>
      </w:r>
    </w:p>
    <w:p w14:paraId="01BFEC8D" w14:textId="04C6DB01" w:rsidR="00E73DED" w:rsidRPr="00A64F12" w:rsidRDefault="00E73DED" w:rsidP="00E73DED">
      <w:pPr>
        <w:spacing w:after="0" w:line="240" w:lineRule="auto"/>
        <w:rPr>
          <w:rFonts w:eastAsia="Calibri" w:cstheme="minorHAnsi"/>
        </w:rPr>
      </w:pPr>
      <w:r>
        <w:rPr>
          <w:rFonts w:eastAsia="Calibri"/>
          <w:b/>
          <w:bCs/>
        </w:rPr>
        <w:t>ELSE, GO TO SEASWTR3_9]</w:t>
      </w:r>
    </w:p>
    <w:p w14:paraId="3AE29498" w14:textId="4D311CF0" w:rsidR="00E73DED" w:rsidRPr="00AF7794" w:rsidRDefault="00E73DED" w:rsidP="008B16AA">
      <w:pPr>
        <w:pStyle w:val="ListParagraph"/>
        <w:numPr>
          <w:ilvl w:val="0"/>
          <w:numId w:val="7"/>
        </w:numPr>
        <w:spacing w:after="0" w:line="240" w:lineRule="auto"/>
        <w:rPr>
          <w:rFonts w:eastAsia="Calibri"/>
        </w:rPr>
      </w:pPr>
      <w:r>
        <w:rPr>
          <w:rFonts w:eastAsia="Calibri"/>
        </w:rPr>
        <w:t xml:space="preserve">[SEASWTR2_9] </w:t>
      </w:r>
      <w:r w:rsidRPr="12E4BECE">
        <w:rPr>
          <w:rFonts w:eastAsia="Calibri"/>
        </w:rPr>
        <w:t>About how deep was your private well?</w:t>
      </w:r>
    </w:p>
    <w:p w14:paraId="216B6DFB" w14:textId="6D183384" w:rsidR="00E73DED" w:rsidRPr="00FC0268" w:rsidRDefault="00B63B2C" w:rsidP="00FC0268">
      <w:pPr>
        <w:spacing w:before="60" w:after="0" w:line="240" w:lineRule="auto"/>
        <w:ind w:firstLine="720"/>
        <w:rPr>
          <w:rFonts w:eastAsia="Calibri"/>
        </w:rPr>
      </w:pPr>
      <w:r>
        <w:rPr>
          <w:rFonts w:eastAsia="Calibri"/>
        </w:rPr>
        <w:t>0</w:t>
      </w:r>
      <w:r>
        <w:rPr>
          <w:rFonts w:eastAsia="Calibri"/>
        </w:rPr>
        <w:tab/>
      </w:r>
      <w:r w:rsidR="00E73DED" w:rsidRPr="00FC0268">
        <w:rPr>
          <w:rFonts w:eastAsia="Calibri"/>
        </w:rPr>
        <w:t>Less than 50 feet</w:t>
      </w:r>
    </w:p>
    <w:p w14:paraId="3166E9BC" w14:textId="77777777" w:rsidR="00E73DED" w:rsidRPr="00AF7794" w:rsidRDefault="00E73DED" w:rsidP="00E73DED">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5421A9F0" w14:textId="77777777" w:rsidR="00E73DED" w:rsidRPr="00AF7794" w:rsidRDefault="00E73DED" w:rsidP="00E73DED">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2A813175" w14:textId="77777777" w:rsidR="00E73DED" w:rsidRPr="00AF7794" w:rsidRDefault="00E73DED" w:rsidP="00E73DED">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3953241B" w14:textId="77777777" w:rsidR="00E73DED" w:rsidRPr="00AF7794" w:rsidRDefault="00E73DED" w:rsidP="00E73DED">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459CE80A" w14:textId="77777777" w:rsidR="00E73DED" w:rsidRPr="00AF7794" w:rsidRDefault="00E73DED" w:rsidP="00E73DED">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2F7EA55F" w14:textId="77777777" w:rsidR="00E73DED" w:rsidRPr="00AF7794"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89AE9E8" w14:textId="2C146B06" w:rsidR="00E73DED" w:rsidRPr="00AF7794" w:rsidRDefault="00E73DED" w:rsidP="00E73DED">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SEASWTR3_9</w:t>
      </w:r>
    </w:p>
    <w:p w14:paraId="5A0C2C31" w14:textId="77777777" w:rsidR="00E73DED" w:rsidRDefault="00E73DED" w:rsidP="00E73DED">
      <w:pPr>
        <w:pStyle w:val="ListParagraph"/>
        <w:spacing w:after="0" w:line="240" w:lineRule="auto"/>
        <w:rPr>
          <w:rFonts w:eastAsia="Calibri"/>
        </w:rPr>
      </w:pPr>
    </w:p>
    <w:p w14:paraId="20083582" w14:textId="395CDDBF" w:rsidR="00E73DED" w:rsidRPr="00AF7794" w:rsidRDefault="00E73DED" w:rsidP="008B16AA">
      <w:pPr>
        <w:pStyle w:val="ListParagraph"/>
        <w:numPr>
          <w:ilvl w:val="0"/>
          <w:numId w:val="7"/>
        </w:numPr>
        <w:spacing w:after="0" w:line="240" w:lineRule="auto"/>
        <w:rPr>
          <w:rFonts w:eastAsia="Calibri"/>
        </w:rPr>
      </w:pPr>
      <w:r>
        <w:rPr>
          <w:rFonts w:eastAsia="Calibri"/>
        </w:rPr>
        <w:t xml:space="preserve">[SEASWTR3_9] </w:t>
      </w:r>
      <w:r w:rsidRPr="12E4BECE">
        <w:rPr>
          <w:rFonts w:eastAsia="Calibri"/>
        </w:rPr>
        <w:t>What was the main source of water that you drank at [insert address insert address from SEASADD1</w:t>
      </w:r>
      <w:r>
        <w:rPr>
          <w:rFonts w:eastAsia="Calibri"/>
        </w:rPr>
        <w:t>_9</w:t>
      </w:r>
      <w:r w:rsidRPr="12E4BECE">
        <w:rPr>
          <w:rFonts w:eastAsia="Calibri"/>
        </w:rPr>
        <w:t xml:space="preserve"> – SEASADD3</w:t>
      </w:r>
      <w:r>
        <w:rPr>
          <w:rFonts w:eastAsia="Calibri"/>
        </w:rPr>
        <w:t>_9</w:t>
      </w:r>
      <w:r w:rsidRPr="12E4BECE">
        <w:rPr>
          <w:rFonts w:eastAsia="Calibri"/>
        </w:rPr>
        <w:t xml:space="preserve">/ the </w:t>
      </w:r>
      <w:r>
        <w:rPr>
          <w:rFonts w:eastAsia="Calibri"/>
        </w:rPr>
        <w:t>9</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75F990AB" w14:textId="77777777" w:rsidR="00E73DED" w:rsidRPr="00AF7794" w:rsidRDefault="00E73DED" w:rsidP="00E73DE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022FE52A" w14:textId="77777777" w:rsidR="00E73DED" w:rsidRPr="00AF7794" w:rsidRDefault="00E73DED" w:rsidP="00E73DE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0277253F" w14:textId="77777777" w:rsidR="00E73DED" w:rsidRPr="00AF7794" w:rsidRDefault="00E73DED" w:rsidP="00E73DE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FDCA314" w14:textId="77777777" w:rsidR="00E73DED" w:rsidRPr="00AF7794" w:rsidRDefault="00E73DED" w:rsidP="00E73DE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3E6901CA" w14:textId="77777777" w:rsidR="00E73DED" w:rsidRPr="00AF7794" w:rsidRDefault="00E73DED" w:rsidP="00E73DE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5D76782D" w14:textId="77777777" w:rsidR="00E73DED" w:rsidRPr="00AF7794" w:rsidRDefault="00E73DED" w:rsidP="00E73DED">
      <w:pPr>
        <w:pStyle w:val="ListParagraph"/>
        <w:spacing w:before="60" w:after="0" w:line="240" w:lineRule="auto"/>
        <w:rPr>
          <w:rFonts w:eastAsia="Calibri"/>
        </w:rPr>
      </w:pPr>
      <w:r w:rsidRPr="71CC2ABE">
        <w:rPr>
          <w:rFonts w:eastAsia="Calibri"/>
        </w:rPr>
        <w:t>5</w:t>
      </w:r>
      <w:r>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24ED2F5D" w14:textId="77777777" w:rsidR="00E73DED" w:rsidRPr="00AF7794" w:rsidRDefault="00E73DED" w:rsidP="00E73DE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3A3ED488" w14:textId="77777777" w:rsidR="00E73DED" w:rsidRPr="00AF7794"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76C45C4" w14:textId="5F7AB29A" w:rsidR="00E73DED" w:rsidRDefault="00E73DED" w:rsidP="00E73DE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_10</w:t>
      </w:r>
    </w:p>
    <w:p w14:paraId="2FBD3A4F" w14:textId="77777777" w:rsidR="00E73DED" w:rsidRDefault="00E73DED" w:rsidP="00E73DED">
      <w:pPr>
        <w:spacing w:after="0" w:line="240" w:lineRule="auto"/>
        <w:rPr>
          <w:b/>
          <w:bCs/>
          <w:i/>
          <w:iCs/>
        </w:rPr>
      </w:pPr>
    </w:p>
    <w:p w14:paraId="0972B4D4" w14:textId="072073F0" w:rsidR="00E73DED" w:rsidRDefault="00E73DED" w:rsidP="00E73DED">
      <w:pPr>
        <w:spacing w:before="60" w:after="0" w:line="240" w:lineRule="auto"/>
        <w:rPr>
          <w:rFonts w:eastAsia="Calibri" w:cstheme="minorHAnsi"/>
          <w:b/>
          <w:bCs/>
          <w:iCs/>
        </w:rPr>
      </w:pPr>
      <w:r>
        <w:rPr>
          <w:rFonts w:eastAsia="Calibri" w:cstheme="minorHAnsi"/>
          <w:b/>
          <w:bCs/>
          <w:iCs/>
        </w:rPr>
        <w:t>[DISPLAY SEASWTR1_10 IF 10</w:t>
      </w:r>
      <w:r w:rsidRPr="00A64F12">
        <w:rPr>
          <w:rFonts w:eastAsia="Calibri" w:cstheme="minorHAnsi"/>
          <w:b/>
          <w:bCs/>
          <w:iCs/>
          <w:vertAlign w:val="superscript"/>
        </w:rPr>
        <w:t>th</w:t>
      </w:r>
      <w:r>
        <w:rPr>
          <w:rFonts w:eastAsia="Calibri" w:cstheme="minorHAnsi"/>
          <w:b/>
          <w:bCs/>
          <w:iCs/>
        </w:rPr>
        <w:t xml:space="preserve"> SEASONAL ADDRESS SECTION DISPLAYED</w:t>
      </w:r>
    </w:p>
    <w:p w14:paraId="0CE724FA" w14:textId="1DC0CD90" w:rsidR="003C054C" w:rsidRPr="00FC0268" w:rsidRDefault="00E73DED" w:rsidP="00FC0268">
      <w:pPr>
        <w:spacing w:after="0" w:line="240" w:lineRule="auto"/>
        <w:rPr>
          <w:b/>
          <w:bCs/>
          <w:i/>
          <w:iCs/>
        </w:rPr>
      </w:pPr>
      <w:r>
        <w:rPr>
          <w:rFonts w:eastAsia="Calibri" w:cstheme="minorHAnsi"/>
          <w:b/>
          <w:bCs/>
          <w:iCs/>
        </w:rPr>
        <w:t>ELSE, GO TO INTROCH]</w:t>
      </w:r>
    </w:p>
    <w:p w14:paraId="533E8584" w14:textId="47B13ECD" w:rsidR="00E73DED" w:rsidRPr="00AF7794" w:rsidRDefault="005321E2" w:rsidP="008B16AA">
      <w:pPr>
        <w:pStyle w:val="ListParagraph"/>
        <w:numPr>
          <w:ilvl w:val="0"/>
          <w:numId w:val="7"/>
        </w:numPr>
        <w:spacing w:after="0" w:line="240" w:lineRule="auto"/>
        <w:rPr>
          <w:rFonts w:eastAsia="Calibri"/>
        </w:rPr>
      </w:pPr>
      <w:r>
        <w:rPr>
          <w:rFonts w:eastAsia="Calibri"/>
        </w:rPr>
        <w:t xml:space="preserve">[SEASWTR1_10] </w:t>
      </w:r>
      <w:r w:rsidR="00E73DED" w:rsidRPr="12E4BECE">
        <w:rPr>
          <w:rFonts w:eastAsia="Calibri"/>
        </w:rPr>
        <w:t>What was the source of water to [insert address insert address from SEASADD1</w:t>
      </w:r>
      <w:r w:rsidR="00E73DED">
        <w:rPr>
          <w:rFonts w:eastAsia="Calibri"/>
        </w:rPr>
        <w:t>_10</w:t>
      </w:r>
      <w:r w:rsidR="00E73DED" w:rsidRPr="12E4BECE">
        <w:rPr>
          <w:rFonts w:eastAsia="Calibri"/>
        </w:rPr>
        <w:t xml:space="preserve"> – SEASADD3</w:t>
      </w:r>
      <w:r w:rsidR="00E73DED">
        <w:rPr>
          <w:rFonts w:eastAsia="Calibri"/>
        </w:rPr>
        <w:t>_10</w:t>
      </w:r>
      <w:r w:rsidR="00E73DED" w:rsidRPr="12E4BECE">
        <w:rPr>
          <w:rFonts w:eastAsia="Calibri"/>
        </w:rPr>
        <w:t xml:space="preserve">/ the </w:t>
      </w:r>
      <w:r w:rsidR="00E73DED">
        <w:rPr>
          <w:rFonts w:eastAsia="Calibri"/>
        </w:rPr>
        <w:t>10</w:t>
      </w:r>
      <w:r w:rsidR="00E73DED" w:rsidRPr="00A64F12">
        <w:rPr>
          <w:rFonts w:eastAsia="Calibri"/>
          <w:vertAlign w:val="superscript"/>
        </w:rPr>
        <w:t>th</w:t>
      </w:r>
      <w:r w:rsidR="00E73DED">
        <w:rPr>
          <w:rFonts w:eastAsia="Calibri"/>
        </w:rPr>
        <w:t xml:space="preserve"> </w:t>
      </w:r>
      <w:r w:rsidR="00E73DED" w:rsidRPr="12E4BECE">
        <w:rPr>
          <w:rFonts w:eastAsia="Calibri"/>
        </w:rPr>
        <w:t>address you provided]?</w:t>
      </w:r>
    </w:p>
    <w:p w14:paraId="20950035" w14:textId="4E0E8770" w:rsidR="00E73DED" w:rsidRPr="00FC0268" w:rsidRDefault="00B63B2C" w:rsidP="00FC0268">
      <w:pPr>
        <w:spacing w:before="60" w:after="0" w:line="240" w:lineRule="auto"/>
        <w:ind w:firstLine="720"/>
        <w:rPr>
          <w:rFonts w:eastAsia="Calibri"/>
        </w:rPr>
      </w:pPr>
      <w:r>
        <w:rPr>
          <w:rFonts w:eastAsia="Calibri"/>
        </w:rPr>
        <w:t>0</w:t>
      </w:r>
      <w:r>
        <w:rPr>
          <w:rFonts w:eastAsia="Calibri"/>
        </w:rPr>
        <w:tab/>
      </w:r>
      <w:r w:rsidR="00E73DED" w:rsidRPr="00FC0268">
        <w:rPr>
          <w:rFonts w:eastAsia="Calibri"/>
        </w:rPr>
        <w:t xml:space="preserve">A public or municipal water supply </w:t>
      </w:r>
      <w:r w:rsidR="00E73DED" w:rsidRPr="00AA5548">
        <w:rPr>
          <w:rFonts w:ascii="Wingdings" w:eastAsia="Wingdings" w:hAnsi="Wingdings" w:cs="Wingdings"/>
          <w:b/>
          <w:bCs/>
        </w:rPr>
        <w:t>à</w:t>
      </w:r>
      <w:r w:rsidR="00E73DED" w:rsidRPr="00FC0268">
        <w:rPr>
          <w:rFonts w:eastAsia="Calibri"/>
          <w:b/>
          <w:bCs/>
        </w:rPr>
        <w:t xml:space="preserve"> GO TO SEASWTR3_</w:t>
      </w:r>
      <w:r w:rsidR="001E4278" w:rsidRPr="00FC0268">
        <w:rPr>
          <w:rFonts w:eastAsia="Calibri"/>
          <w:b/>
          <w:bCs/>
        </w:rPr>
        <w:t>10</w:t>
      </w:r>
    </w:p>
    <w:p w14:paraId="0F35B046" w14:textId="54B545EF" w:rsidR="00E73DED" w:rsidRPr="00AF7794" w:rsidRDefault="00E73DED" w:rsidP="00E73DE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19B817B1" w14:textId="77777777" w:rsidR="00E73DED" w:rsidRPr="00AF7794" w:rsidRDefault="00E73DED" w:rsidP="00E73DE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4671A5DC" w14:textId="59DEAA15" w:rsidR="00E73DED" w:rsidRPr="00E07E3D" w:rsidRDefault="00E73DED" w:rsidP="00E73DE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10F4CA7B" w14:textId="1B39C56E" w:rsidR="00E73DED" w:rsidRPr="00E07E3D"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1A089732" w14:textId="3ECBF85B" w:rsidR="00E73DED" w:rsidRDefault="00E73DED" w:rsidP="00E73DE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569D09B7" w14:textId="77777777" w:rsidR="00E73DED" w:rsidRDefault="00E73DED" w:rsidP="00E73DED">
      <w:pPr>
        <w:pStyle w:val="ListParagraph"/>
        <w:spacing w:before="60" w:after="0" w:line="240" w:lineRule="auto"/>
        <w:rPr>
          <w:rFonts w:eastAsia="Calibri"/>
          <w:b/>
          <w:bCs/>
        </w:rPr>
      </w:pPr>
    </w:p>
    <w:p w14:paraId="618AA64B" w14:textId="143B602C" w:rsidR="00E73DED" w:rsidRDefault="00E73DED" w:rsidP="00E73DED">
      <w:pPr>
        <w:spacing w:after="0" w:line="240" w:lineRule="auto"/>
        <w:rPr>
          <w:rFonts w:eastAsia="Calibri"/>
          <w:b/>
          <w:bCs/>
        </w:rPr>
      </w:pPr>
      <w:r>
        <w:rPr>
          <w:rFonts w:eastAsia="Calibri"/>
          <w:b/>
          <w:bCs/>
        </w:rPr>
        <w:t>[DISPLAY SEASWTR2_</w:t>
      </w:r>
      <w:r w:rsidR="001E4278">
        <w:rPr>
          <w:rFonts w:eastAsia="Calibri"/>
          <w:b/>
          <w:bCs/>
        </w:rPr>
        <w:t>10</w:t>
      </w:r>
      <w:r>
        <w:rPr>
          <w:rFonts w:eastAsia="Calibri"/>
          <w:b/>
          <w:bCs/>
        </w:rPr>
        <w:t xml:space="preserve"> IF SEASWTR1_</w:t>
      </w:r>
      <w:r w:rsidR="001E4278">
        <w:rPr>
          <w:rFonts w:eastAsia="Calibri"/>
          <w:b/>
          <w:bCs/>
        </w:rPr>
        <w:t>10</w:t>
      </w:r>
      <w:r>
        <w:rPr>
          <w:rFonts w:eastAsia="Calibri"/>
          <w:b/>
          <w:bCs/>
        </w:rPr>
        <w:t>= 2</w:t>
      </w:r>
    </w:p>
    <w:p w14:paraId="2000F286" w14:textId="67E44E0E" w:rsidR="005321E2" w:rsidRPr="00FC0268" w:rsidRDefault="00E73DED" w:rsidP="00FC0268">
      <w:pPr>
        <w:spacing w:after="0" w:line="240" w:lineRule="auto"/>
        <w:rPr>
          <w:rFonts w:eastAsia="Calibri" w:cstheme="minorHAnsi"/>
        </w:rPr>
      </w:pPr>
      <w:r>
        <w:rPr>
          <w:rFonts w:eastAsia="Calibri"/>
          <w:b/>
          <w:bCs/>
        </w:rPr>
        <w:t>ELSE, GO TO SEASWTR3_</w:t>
      </w:r>
      <w:r w:rsidR="001E4278">
        <w:rPr>
          <w:rFonts w:eastAsia="Calibri"/>
          <w:b/>
          <w:bCs/>
        </w:rPr>
        <w:t>10</w:t>
      </w:r>
      <w:r>
        <w:rPr>
          <w:rFonts w:eastAsia="Calibri"/>
          <w:b/>
          <w:bCs/>
        </w:rPr>
        <w:t>]</w:t>
      </w:r>
    </w:p>
    <w:p w14:paraId="50A25041" w14:textId="590A6D61" w:rsidR="00B2356B" w:rsidRPr="00AF7794" w:rsidRDefault="12E4BECE" w:rsidP="008B16AA">
      <w:pPr>
        <w:pStyle w:val="ListParagraph"/>
        <w:numPr>
          <w:ilvl w:val="0"/>
          <w:numId w:val="7"/>
        </w:numPr>
        <w:spacing w:after="0" w:line="240" w:lineRule="auto"/>
        <w:rPr>
          <w:rFonts w:eastAsia="Calibri"/>
        </w:rPr>
      </w:pPr>
      <w:r w:rsidRPr="12E4BECE">
        <w:rPr>
          <w:rFonts w:eastAsia="Calibri"/>
        </w:rPr>
        <w:t>[SEASWTR2</w:t>
      </w:r>
      <w:r w:rsidR="00732C16">
        <w:rPr>
          <w:rFonts w:eastAsia="Calibri"/>
        </w:rPr>
        <w:t>_10</w:t>
      </w:r>
      <w:r w:rsidRPr="12E4BECE">
        <w:rPr>
          <w:rFonts w:eastAsia="Calibri"/>
        </w:rPr>
        <w:t>] About how deep was your private well?</w:t>
      </w:r>
    </w:p>
    <w:p w14:paraId="481A8DBC" w14:textId="21504F69" w:rsidR="00AF517A" w:rsidRPr="00FC0268" w:rsidRDefault="00AA5548" w:rsidP="00FC0268">
      <w:pPr>
        <w:spacing w:before="60" w:after="0" w:line="240" w:lineRule="auto"/>
        <w:ind w:firstLine="720"/>
        <w:rPr>
          <w:rFonts w:eastAsia="Calibri"/>
        </w:rPr>
      </w:pPr>
      <w:r>
        <w:rPr>
          <w:rFonts w:eastAsia="Calibri"/>
        </w:rPr>
        <w:t>0</w:t>
      </w:r>
      <w:r>
        <w:rPr>
          <w:rFonts w:eastAsia="Calibri"/>
        </w:rPr>
        <w:tab/>
      </w:r>
      <w:r w:rsidR="71CC2ABE" w:rsidRPr="00FC0268">
        <w:rPr>
          <w:rFonts w:eastAsia="Calibri"/>
        </w:rPr>
        <w:t>Less than 50 feet</w:t>
      </w:r>
    </w:p>
    <w:p w14:paraId="3DBC2EA7" w14:textId="6012824D" w:rsidR="00AF517A" w:rsidRPr="00AF7794" w:rsidRDefault="0FC45AAF" w:rsidP="71CC2ABE">
      <w:pPr>
        <w:pStyle w:val="ListParagraph"/>
        <w:spacing w:before="60" w:after="0" w:line="240" w:lineRule="auto"/>
        <w:rPr>
          <w:rFonts w:eastAsia="Calibri"/>
        </w:rPr>
      </w:pPr>
      <w:r w:rsidRPr="0FC45AAF">
        <w:rPr>
          <w:rFonts w:eastAsia="Calibri"/>
        </w:rPr>
        <w:t>1</w:t>
      </w:r>
      <w:r w:rsidR="00436DBD">
        <w:tab/>
      </w:r>
      <w:r w:rsidRPr="0FC45AAF">
        <w:rPr>
          <w:rFonts w:eastAsia="Calibri"/>
        </w:rPr>
        <w:t>50 to 100 feet</w:t>
      </w:r>
    </w:p>
    <w:p w14:paraId="77568FD6" w14:textId="138B5430" w:rsidR="00AF517A" w:rsidRPr="00AF7794" w:rsidRDefault="0FC45AAF" w:rsidP="71CC2ABE">
      <w:pPr>
        <w:pStyle w:val="ListParagraph"/>
        <w:spacing w:before="60" w:after="0" w:line="240" w:lineRule="auto"/>
        <w:rPr>
          <w:rFonts w:eastAsia="Calibri"/>
        </w:rPr>
      </w:pPr>
      <w:r w:rsidRPr="0FC45AAF">
        <w:rPr>
          <w:rFonts w:eastAsia="Calibri"/>
        </w:rPr>
        <w:t>2</w:t>
      </w:r>
      <w:r w:rsidR="00436DBD">
        <w:tab/>
      </w:r>
      <w:r w:rsidRPr="0FC45AAF">
        <w:rPr>
          <w:rFonts w:eastAsia="Calibri"/>
        </w:rPr>
        <w:t>101 to 150 feet</w:t>
      </w:r>
    </w:p>
    <w:p w14:paraId="4ED8F668" w14:textId="4D21BA95" w:rsidR="00AF517A" w:rsidRPr="00AF7794" w:rsidRDefault="0FC45AAF" w:rsidP="71CC2ABE">
      <w:pPr>
        <w:pStyle w:val="ListParagraph"/>
        <w:spacing w:before="60" w:after="0" w:line="240" w:lineRule="auto"/>
        <w:rPr>
          <w:rFonts w:eastAsia="Calibri"/>
        </w:rPr>
      </w:pPr>
      <w:r w:rsidRPr="0FC45AAF">
        <w:rPr>
          <w:rFonts w:eastAsia="Calibri"/>
        </w:rPr>
        <w:lastRenderedPageBreak/>
        <w:t>3</w:t>
      </w:r>
      <w:r w:rsidR="00436DBD">
        <w:tab/>
      </w:r>
      <w:r w:rsidRPr="0FC45AAF">
        <w:rPr>
          <w:rFonts w:eastAsia="Calibri"/>
        </w:rPr>
        <w:t>151 to 250 feet</w:t>
      </w:r>
    </w:p>
    <w:p w14:paraId="7471E2BF" w14:textId="275153AA" w:rsidR="00AF517A" w:rsidRPr="00AF7794" w:rsidRDefault="0FC45AAF" w:rsidP="71CC2ABE">
      <w:pPr>
        <w:pStyle w:val="ListParagraph"/>
        <w:spacing w:before="60" w:after="0" w:line="240" w:lineRule="auto"/>
        <w:rPr>
          <w:rFonts w:eastAsia="Calibri"/>
        </w:rPr>
      </w:pPr>
      <w:r w:rsidRPr="0FC45AAF">
        <w:rPr>
          <w:rFonts w:eastAsia="Calibri"/>
        </w:rPr>
        <w:t>4</w:t>
      </w:r>
      <w:r w:rsidR="00436DBD">
        <w:tab/>
      </w:r>
      <w:r w:rsidRPr="0FC45AAF">
        <w:rPr>
          <w:rFonts w:eastAsia="Calibri"/>
        </w:rPr>
        <w:t>251 to 500 feet</w:t>
      </w:r>
    </w:p>
    <w:p w14:paraId="5014B9F7" w14:textId="44B34F42" w:rsidR="00AF517A" w:rsidRPr="00AF7794" w:rsidRDefault="71CC2ABE" w:rsidP="71CC2ABE">
      <w:pPr>
        <w:pStyle w:val="ListParagraph"/>
        <w:spacing w:before="60" w:after="0" w:line="240" w:lineRule="auto"/>
        <w:rPr>
          <w:rFonts w:eastAsia="Calibri"/>
        </w:rPr>
      </w:pPr>
      <w:r w:rsidRPr="71CC2ABE">
        <w:rPr>
          <w:rFonts w:eastAsia="Calibri"/>
        </w:rPr>
        <w:t>5</w:t>
      </w:r>
      <w:r w:rsidR="00436DBD">
        <w:tab/>
      </w:r>
      <w:r w:rsidRPr="71CC2ABE">
        <w:rPr>
          <w:rFonts w:eastAsia="Calibri"/>
        </w:rPr>
        <w:t>More than 500 feet</w:t>
      </w:r>
    </w:p>
    <w:p w14:paraId="462F06E1" w14:textId="6A59729E" w:rsidR="00AF517A" w:rsidRPr="00AF7794" w:rsidRDefault="71CC2ABE" w:rsidP="71CC2ABE">
      <w:pPr>
        <w:pStyle w:val="ListParagraph"/>
        <w:spacing w:before="60" w:after="0" w:line="240" w:lineRule="auto"/>
        <w:rPr>
          <w:rFonts w:eastAsia="Calibri"/>
        </w:rPr>
      </w:pPr>
      <w:r w:rsidRPr="71CC2ABE">
        <w:rPr>
          <w:rFonts w:eastAsia="Calibri"/>
        </w:rPr>
        <w:t>77</w:t>
      </w:r>
      <w:r w:rsidR="00385756">
        <w:tab/>
      </w:r>
      <w:r w:rsidRPr="71CC2ABE">
        <w:rPr>
          <w:rFonts w:eastAsia="Calibri"/>
        </w:rPr>
        <w:t>Don’t know</w:t>
      </w:r>
    </w:p>
    <w:p w14:paraId="221FA669" w14:textId="3365552E" w:rsidR="0099371B" w:rsidRPr="00AF7794" w:rsidRDefault="71CC2ABE" w:rsidP="71CC2ABE">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r w:rsidR="00BD4A27">
        <w:rPr>
          <w:b/>
          <w:bCs/>
          <w:i/>
          <w:iCs/>
        </w:rPr>
        <w:t>_10</w:t>
      </w:r>
    </w:p>
    <w:p w14:paraId="01F0AE1E" w14:textId="77777777" w:rsidR="00AF517A" w:rsidRPr="00AF7794" w:rsidRDefault="00AF517A" w:rsidP="00AF517A">
      <w:pPr>
        <w:pStyle w:val="ListParagraph"/>
        <w:spacing w:after="0" w:line="240" w:lineRule="auto"/>
        <w:ind w:left="360"/>
        <w:rPr>
          <w:rFonts w:eastAsia="Calibri" w:cstheme="minorHAnsi"/>
        </w:rPr>
      </w:pPr>
    </w:p>
    <w:p w14:paraId="08DA1E25" w14:textId="57AF3FF7" w:rsidR="00AF517A" w:rsidRPr="00AF7794" w:rsidRDefault="12E4BECE" w:rsidP="008B16AA">
      <w:pPr>
        <w:pStyle w:val="ListParagraph"/>
        <w:numPr>
          <w:ilvl w:val="0"/>
          <w:numId w:val="7"/>
        </w:numPr>
        <w:spacing w:after="0" w:line="240" w:lineRule="auto"/>
        <w:rPr>
          <w:rFonts w:eastAsia="Calibri"/>
        </w:rPr>
      </w:pPr>
      <w:r w:rsidRPr="12E4BECE">
        <w:rPr>
          <w:rFonts w:eastAsia="Calibri"/>
        </w:rPr>
        <w:t>[SEASWTR3</w:t>
      </w:r>
      <w:r w:rsidR="00732C16">
        <w:rPr>
          <w:rFonts w:eastAsia="Calibri"/>
        </w:rPr>
        <w:t>_10</w:t>
      </w:r>
      <w:r w:rsidRPr="12E4BECE">
        <w:rPr>
          <w:rFonts w:eastAsia="Calibri"/>
        </w:rPr>
        <w:t>] What was the main source of water that you drank at [insert address insert address from SEASADD1</w:t>
      </w:r>
      <w:r w:rsidR="00C272AD">
        <w:rPr>
          <w:rFonts w:eastAsia="Calibri"/>
        </w:rPr>
        <w:t>_10</w:t>
      </w:r>
      <w:r w:rsidRPr="12E4BECE">
        <w:rPr>
          <w:rFonts w:eastAsia="Calibri"/>
        </w:rPr>
        <w:t xml:space="preserve"> – SEASADD3</w:t>
      </w:r>
      <w:r w:rsidR="00C272AD">
        <w:rPr>
          <w:rFonts w:eastAsia="Calibri"/>
        </w:rPr>
        <w:t>_10</w:t>
      </w:r>
      <w:r w:rsidRPr="12E4BECE">
        <w:rPr>
          <w:rFonts w:eastAsia="Calibri"/>
        </w:rPr>
        <w:t xml:space="preserve">/ the </w:t>
      </w:r>
      <w:r w:rsidR="00C272AD">
        <w:rPr>
          <w:rFonts w:eastAsia="Calibri"/>
        </w:rPr>
        <w:t>10</w:t>
      </w:r>
      <w:r w:rsidR="00C272AD" w:rsidRPr="00FC0268">
        <w:rPr>
          <w:rFonts w:eastAsia="Calibri"/>
          <w:vertAlign w:val="superscript"/>
        </w:rPr>
        <w:t>th</w:t>
      </w:r>
      <w:r w:rsidR="00C272AD">
        <w:rPr>
          <w:rFonts w:eastAsia="Calibri"/>
        </w:rPr>
        <w:t xml:space="preserve"> </w:t>
      </w:r>
      <w:r w:rsidRPr="12E4BECE">
        <w:rPr>
          <w:rFonts w:eastAsia="Calibri"/>
        </w:rPr>
        <w:t>address you provided]? Please think about water you used to make drinks such as coffee and tea, and plain water that you drank.</w:t>
      </w:r>
    </w:p>
    <w:p w14:paraId="2A4BE1F9" w14:textId="443288F8" w:rsidR="00AF517A" w:rsidRPr="00AF7794" w:rsidRDefault="71CC2ABE" w:rsidP="71CC2ABE">
      <w:pPr>
        <w:pStyle w:val="ListParagraph"/>
        <w:spacing w:before="60" w:after="0" w:line="240" w:lineRule="auto"/>
        <w:rPr>
          <w:rFonts w:eastAsia="Calibri"/>
        </w:rPr>
      </w:pPr>
      <w:r w:rsidRPr="71CC2ABE">
        <w:rPr>
          <w:rFonts w:eastAsia="Calibri"/>
        </w:rPr>
        <w:t>0</w:t>
      </w:r>
      <w:r w:rsidR="00E7181B">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3C28E5F3" w14:textId="02194DC5" w:rsidR="00AF517A" w:rsidRPr="00AF7794" w:rsidRDefault="71CC2ABE" w:rsidP="71CC2ABE">
      <w:pPr>
        <w:pStyle w:val="ListParagraph"/>
        <w:spacing w:before="60" w:after="0" w:line="240" w:lineRule="auto"/>
        <w:rPr>
          <w:rFonts w:eastAsia="Calibri"/>
        </w:rPr>
      </w:pPr>
      <w:r w:rsidRPr="71CC2ABE">
        <w:rPr>
          <w:rFonts w:eastAsia="Calibri"/>
        </w:rPr>
        <w:t>1</w:t>
      </w:r>
      <w:r w:rsidR="00E7181B">
        <w:tab/>
      </w:r>
      <w:r w:rsidRPr="71CC2ABE">
        <w:rPr>
          <w:rFonts w:eastAsia="Calibri"/>
        </w:rPr>
        <w:t>Water from a refrigerator that has a water filter</w:t>
      </w:r>
    </w:p>
    <w:p w14:paraId="080A629D" w14:textId="1E76C29A" w:rsidR="00AF517A" w:rsidRPr="00AF7794" w:rsidRDefault="71CC2ABE" w:rsidP="71CC2ABE">
      <w:pPr>
        <w:pStyle w:val="ListParagraph"/>
        <w:spacing w:before="60" w:after="0" w:line="240" w:lineRule="auto"/>
        <w:rPr>
          <w:rFonts w:eastAsiaTheme="minorEastAsia"/>
        </w:rPr>
      </w:pPr>
      <w:r w:rsidRPr="71CC2ABE">
        <w:rPr>
          <w:rFonts w:eastAsia="Calibri"/>
        </w:rPr>
        <w:t>2</w:t>
      </w:r>
      <w:r w:rsidR="00E7181B">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175D184" w14:textId="60EC63AA" w:rsidR="00AF517A" w:rsidRPr="00AF7794" w:rsidRDefault="71CC2ABE" w:rsidP="71CC2ABE">
      <w:pPr>
        <w:pStyle w:val="ListParagraph"/>
        <w:spacing w:before="60" w:after="0" w:line="240" w:lineRule="auto"/>
        <w:rPr>
          <w:rFonts w:eastAsia="Calibri"/>
        </w:rPr>
      </w:pPr>
      <w:r w:rsidRPr="71CC2ABE">
        <w:rPr>
          <w:rFonts w:eastAsia="Calibri"/>
        </w:rPr>
        <w:t>3</w:t>
      </w:r>
      <w:r w:rsidR="00E7181B">
        <w:tab/>
      </w:r>
      <w:r w:rsidRPr="71CC2ABE">
        <w:rPr>
          <w:rFonts w:eastAsia="Calibri"/>
        </w:rPr>
        <w:t>Water that was filtered using reverse osmosis (under sink or whole house)</w:t>
      </w:r>
    </w:p>
    <w:p w14:paraId="6FF37C6F" w14:textId="3C444D46" w:rsidR="00AF517A" w:rsidRPr="00AF7794" w:rsidRDefault="71CC2ABE" w:rsidP="71CC2ABE">
      <w:pPr>
        <w:pStyle w:val="ListParagraph"/>
        <w:spacing w:before="60" w:after="0" w:line="240" w:lineRule="auto"/>
        <w:rPr>
          <w:rFonts w:eastAsia="Calibri"/>
        </w:rPr>
      </w:pPr>
      <w:r w:rsidRPr="71CC2ABE">
        <w:rPr>
          <w:rFonts w:eastAsia="Calibri"/>
        </w:rPr>
        <w:t>4</w:t>
      </w:r>
      <w:r w:rsidR="00E7181B">
        <w:tab/>
      </w:r>
      <w:r w:rsidRPr="71CC2ABE">
        <w:rPr>
          <w:rFonts w:eastAsia="Calibri"/>
        </w:rPr>
        <w:t>Water that was filtered with another type of filter (under sink or whole house)</w:t>
      </w:r>
    </w:p>
    <w:p w14:paraId="6AF9931A" w14:textId="5C608D7C" w:rsidR="00AF517A" w:rsidRPr="00AF7794" w:rsidRDefault="71CC2ABE" w:rsidP="71CC2ABE">
      <w:pPr>
        <w:pStyle w:val="ListParagraph"/>
        <w:spacing w:before="60" w:after="0" w:line="240" w:lineRule="auto"/>
        <w:rPr>
          <w:rFonts w:eastAsia="Calibri"/>
        </w:rPr>
      </w:pPr>
      <w:r w:rsidRPr="71CC2ABE">
        <w:rPr>
          <w:rFonts w:eastAsia="Calibri"/>
        </w:rPr>
        <w:t>5</w:t>
      </w:r>
      <w:r w:rsidR="00E7181B">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038D3221" w14:textId="570DBF1D" w:rsidR="00AF517A" w:rsidRPr="00AF7794" w:rsidRDefault="71CC2ABE" w:rsidP="71CC2ABE">
      <w:pPr>
        <w:pStyle w:val="ListParagraph"/>
        <w:spacing w:before="60" w:after="0" w:line="240" w:lineRule="auto"/>
        <w:rPr>
          <w:rFonts w:eastAsia="Calibri"/>
        </w:rPr>
      </w:pPr>
      <w:r w:rsidRPr="71CC2ABE">
        <w:rPr>
          <w:rFonts w:eastAsia="Calibri"/>
        </w:rPr>
        <w:t>55</w:t>
      </w:r>
      <w:r w:rsidR="00A06BF6">
        <w:tab/>
      </w:r>
      <w:r w:rsidRPr="71CC2ABE">
        <w:rPr>
          <w:rFonts w:eastAsia="Calibri"/>
        </w:rPr>
        <w:t xml:space="preserve">Other: Please describe [text box] </w:t>
      </w:r>
    </w:p>
    <w:p w14:paraId="651F64E2" w14:textId="3EF6C45C" w:rsidR="00677A06" w:rsidRPr="00AF7794" w:rsidRDefault="71CC2ABE" w:rsidP="71CC2ABE">
      <w:pPr>
        <w:pStyle w:val="ListParagraph"/>
        <w:spacing w:before="60" w:after="0" w:line="240" w:lineRule="auto"/>
        <w:rPr>
          <w:rFonts w:eastAsia="Calibri"/>
        </w:rPr>
      </w:pPr>
      <w:r w:rsidRPr="71CC2ABE">
        <w:rPr>
          <w:rFonts w:eastAsia="Calibri"/>
        </w:rPr>
        <w:t>77</w:t>
      </w:r>
      <w:r w:rsidR="00A06BF6">
        <w:tab/>
      </w:r>
      <w:r w:rsidRPr="71CC2ABE">
        <w:rPr>
          <w:rFonts w:eastAsia="Calibri"/>
        </w:rPr>
        <w:t>Don’t know</w:t>
      </w:r>
    </w:p>
    <w:p w14:paraId="0A268531" w14:textId="71B23658" w:rsidR="0099371B"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FB5746">
        <w:rPr>
          <w:b/>
          <w:bCs/>
          <w:i/>
          <w:iCs/>
        </w:rPr>
        <w:t>INTROCH</w:t>
      </w:r>
    </w:p>
    <w:p w14:paraId="3488F0AA" w14:textId="77777777" w:rsidR="00D225F0" w:rsidRPr="00AF7794" w:rsidRDefault="00D225F0" w:rsidP="00EB58B1">
      <w:pPr>
        <w:spacing w:before="60" w:after="0" w:line="240" w:lineRule="auto"/>
        <w:rPr>
          <w:rFonts w:eastAsia="Calibri" w:cstheme="minorHAnsi"/>
          <w:b/>
          <w:sz w:val="28"/>
        </w:rPr>
      </w:pPr>
    </w:p>
    <w:p w14:paraId="18A84504" w14:textId="5B490A18" w:rsidR="00EB58B1" w:rsidRPr="00AF7794" w:rsidRDefault="00FB5746" w:rsidP="001D0CF4">
      <w:pPr>
        <w:pStyle w:val="Heading1"/>
        <w:spacing w:after="0"/>
        <w:rPr>
          <w:rFonts w:eastAsia="Calibri"/>
        </w:rPr>
      </w:pPr>
      <w:r>
        <w:rPr>
          <w:rFonts w:eastAsia="Calibri"/>
        </w:rPr>
        <w:t>[</w:t>
      </w:r>
      <w:r w:rsidRPr="00FB5746">
        <w:rPr>
          <w:rFonts w:eastAsia="Calibri"/>
        </w:rPr>
        <w:t>INTROCH]</w:t>
      </w:r>
      <w:r>
        <w:rPr>
          <w:rFonts w:eastAsia="Calibri"/>
        </w:rPr>
        <w:t xml:space="preserve"> </w:t>
      </w:r>
      <w:r w:rsidR="71CC2ABE" w:rsidRPr="71CC2ABE">
        <w:rPr>
          <w:rFonts w:eastAsia="Calibri"/>
        </w:rPr>
        <w:t>Childhood Home</w:t>
      </w:r>
    </w:p>
    <w:p w14:paraId="01E2232C" w14:textId="145E4D01" w:rsidR="7DFB0838" w:rsidRDefault="0FC45AAF" w:rsidP="71CC2ABE">
      <w:pPr>
        <w:spacing w:line="240" w:lineRule="auto"/>
        <w:rPr>
          <w:rFonts w:eastAsia="Calibri"/>
        </w:rPr>
      </w:pPr>
      <w:r w:rsidRPr="0FC45AAF">
        <w:rPr>
          <w:rFonts w:eastAsia="Calibri"/>
        </w:rPr>
        <w:t>The next questions ask about where you lived as a child.</w:t>
      </w:r>
    </w:p>
    <w:p w14:paraId="0A6C7203" w14:textId="1E8FE358" w:rsidR="00EB58B1" w:rsidRPr="00AF7794" w:rsidRDefault="12E4BECE" w:rsidP="008B16AA">
      <w:pPr>
        <w:pStyle w:val="ListParagraph"/>
        <w:numPr>
          <w:ilvl w:val="0"/>
          <w:numId w:val="7"/>
        </w:numPr>
        <w:spacing w:after="0" w:line="240" w:lineRule="auto"/>
        <w:rPr>
          <w:rFonts w:eastAsia="Calibri"/>
        </w:rPr>
      </w:pPr>
      <w:r w:rsidRPr="12E4BECE">
        <w:rPr>
          <w:rFonts w:eastAsia="Calibri"/>
        </w:rPr>
        <w:t xml:space="preserve">[CHILDADD] What was the street address of your childhood home (where you lived when you were about 13 years old)? </w:t>
      </w:r>
    </w:p>
    <w:p w14:paraId="7D5EA278" w14:textId="29A8B066" w:rsidR="00EB58B1" w:rsidRPr="00AF7794" w:rsidRDefault="12E4BECE" w:rsidP="12E4BECE">
      <w:pPr>
        <w:pStyle w:val="ListParagraph"/>
        <w:spacing w:after="0" w:line="240" w:lineRule="auto"/>
        <w:ind w:left="0" w:firstLine="720"/>
        <w:rPr>
          <w:rFonts w:eastAsia="Calibri"/>
          <w:b/>
          <w:bCs/>
        </w:rPr>
      </w:pPr>
      <w:r w:rsidRPr="12E4BECE">
        <w:rPr>
          <w:rFonts w:eastAsia="Calibri"/>
        </w:rPr>
        <w:t>0</w:t>
      </w:r>
      <w:r w:rsidR="00BD0B30">
        <w:tab/>
      </w:r>
      <w:r w:rsidRPr="12E4BECE">
        <w:rPr>
          <w:rFonts w:eastAsia="Calibri"/>
        </w:rPr>
        <w:t xml:space="preserve">I lived at a previous address already entered </w:t>
      </w:r>
      <w:r w:rsidRPr="12E4BECE">
        <w:rPr>
          <w:rFonts w:ascii="Wingdings" w:eastAsia="Wingdings" w:hAnsi="Wingdings" w:cs="Wingdings"/>
          <w:b/>
          <w:bCs/>
        </w:rPr>
        <w:t>à</w:t>
      </w:r>
      <w:r w:rsidRPr="12E4BECE">
        <w:rPr>
          <w:rFonts w:eastAsia="Calibri"/>
          <w:b/>
          <w:bCs/>
        </w:rPr>
        <w:t xml:space="preserve"> GO TO CHILDTEST</w:t>
      </w:r>
    </w:p>
    <w:p w14:paraId="328BDD71" w14:textId="27E2E622" w:rsidR="00EB58B1" w:rsidRPr="00AF7794" w:rsidRDefault="12E4BECE" w:rsidP="7317CCCD">
      <w:pPr>
        <w:pStyle w:val="ListParagraph"/>
        <w:spacing w:after="0" w:line="240" w:lineRule="auto"/>
        <w:ind w:left="0" w:firstLine="720"/>
        <w:rPr>
          <w:rFonts w:eastAsia="Calibri"/>
          <w:b/>
          <w:bCs/>
        </w:rPr>
      </w:pPr>
      <w:r w:rsidRPr="12E4BECE">
        <w:rPr>
          <w:rFonts w:eastAsia="Calibri"/>
        </w:rPr>
        <w:t>1</w:t>
      </w:r>
      <w:r w:rsidR="00832EB2">
        <w:tab/>
      </w:r>
      <w:r w:rsidRPr="12E4BECE">
        <w:rPr>
          <w:rFonts w:eastAsia="Calibri"/>
        </w:rPr>
        <w:t xml:space="preserve">Not listed here </w:t>
      </w:r>
      <w:r w:rsidRPr="12E4BECE">
        <w:rPr>
          <w:rFonts w:eastAsia="Calibri"/>
          <w:b/>
          <w:bCs/>
        </w:rPr>
        <w:t>--&gt; GO TO CHILDADD1</w:t>
      </w:r>
    </w:p>
    <w:p w14:paraId="0FFBFB0B" w14:textId="6EECB685" w:rsidR="00D852DC" w:rsidRPr="00AF7794" w:rsidRDefault="71CC2ABE" w:rsidP="71CC2ABE">
      <w:pPr>
        <w:pStyle w:val="ListParagraph"/>
        <w:spacing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CHILDADD1</w:t>
      </w:r>
    </w:p>
    <w:p w14:paraId="3ABAF7AA" w14:textId="6D1655FC" w:rsidR="00EB58B1" w:rsidRDefault="00EB58B1" w:rsidP="00136999">
      <w:pPr>
        <w:spacing w:after="0" w:line="240" w:lineRule="auto"/>
        <w:rPr>
          <w:rFonts w:eastAsia="Calibri" w:cstheme="minorHAnsi"/>
        </w:rPr>
      </w:pPr>
    </w:p>
    <w:p w14:paraId="0CEDA44E" w14:textId="383876DE" w:rsidR="00136999" w:rsidRDefault="00136999" w:rsidP="00136999">
      <w:pPr>
        <w:spacing w:after="0" w:line="240" w:lineRule="auto"/>
        <w:rPr>
          <w:rFonts w:eastAsia="Calibri" w:cstheme="minorHAnsi"/>
          <w:b/>
          <w:bCs/>
        </w:rPr>
      </w:pPr>
      <w:r>
        <w:rPr>
          <w:rFonts w:eastAsia="Calibri" w:cstheme="minorHAnsi"/>
          <w:b/>
          <w:bCs/>
        </w:rPr>
        <w:t>[DISPLAY CHILDTEST IF CHILDADD= 0</w:t>
      </w:r>
    </w:p>
    <w:p w14:paraId="6934FA3D" w14:textId="45663A3E" w:rsidR="00136999" w:rsidRPr="00FC0268" w:rsidRDefault="00136999" w:rsidP="00FC0268">
      <w:pPr>
        <w:spacing w:after="0" w:line="240" w:lineRule="auto"/>
        <w:rPr>
          <w:rFonts w:eastAsia="Calibri" w:cstheme="minorHAnsi"/>
          <w:b/>
          <w:bCs/>
        </w:rPr>
      </w:pPr>
      <w:r>
        <w:rPr>
          <w:rFonts w:eastAsia="Calibri" w:cstheme="minorHAnsi"/>
          <w:b/>
          <w:bCs/>
        </w:rPr>
        <w:t>ELSE, GO TO CHILDADD1]</w:t>
      </w:r>
    </w:p>
    <w:p w14:paraId="25E29C75" w14:textId="0A914C42" w:rsidR="7317CCCD" w:rsidRPr="0081794C" w:rsidRDefault="12E4BECE" w:rsidP="008B16AA">
      <w:pPr>
        <w:pStyle w:val="ListParagraph"/>
        <w:numPr>
          <w:ilvl w:val="0"/>
          <w:numId w:val="7"/>
        </w:numPr>
        <w:spacing w:after="0" w:line="240" w:lineRule="auto"/>
      </w:pPr>
      <w:r w:rsidRPr="12E4BECE">
        <w:rPr>
          <w:rFonts w:eastAsia="Calibri"/>
        </w:rPr>
        <w:t>[CHILDTEST] Which previously entered address did you live at when you were about 13 years old?</w:t>
      </w:r>
      <w:r w:rsidR="154933FC" w:rsidRPr="0081794C">
        <w:rPr>
          <w:rFonts w:eastAsia="Calibri"/>
          <w:i/>
          <w:iCs/>
        </w:rPr>
        <w:t xml:space="preserve"> </w:t>
      </w:r>
    </w:p>
    <w:p w14:paraId="2CBFEFD5" w14:textId="77777777" w:rsidR="00BB5CF7" w:rsidRPr="00D8632C" w:rsidRDefault="00BB5CF7" w:rsidP="0081794C">
      <w:pPr>
        <w:spacing w:after="0" w:line="240" w:lineRule="auto"/>
        <w:ind w:left="360" w:firstLine="720"/>
        <w:rPr>
          <w:rFonts w:eastAsia="Calibri" w:cstheme="minorHAnsi"/>
        </w:rPr>
      </w:pPr>
      <w:r w:rsidRPr="00D8632C">
        <w:rPr>
          <w:rFonts w:eastAsia="Calibri" w:cstheme="minorHAnsi"/>
        </w:rPr>
        <w:t>[INSERT HOMEADD1_1 – HOMEADD3_1]</w:t>
      </w:r>
    </w:p>
    <w:p w14:paraId="5A607E4B" w14:textId="0DF2B99D" w:rsidR="00BB5CF7" w:rsidRDefault="00BB5CF7" w:rsidP="0081794C">
      <w:pPr>
        <w:spacing w:after="0" w:line="240" w:lineRule="auto"/>
        <w:ind w:left="360" w:firstLine="720"/>
        <w:rPr>
          <w:rFonts w:eastAsia="Calibri" w:cstheme="minorHAnsi"/>
        </w:rPr>
      </w:pPr>
      <w:r w:rsidRPr="00D8632C">
        <w:rPr>
          <w:rFonts w:eastAsia="Calibri" w:cstheme="minorHAnsi"/>
        </w:rPr>
        <w:t>[INSERT HOMEADD1_2 – HOMEADD3_2]</w:t>
      </w:r>
    </w:p>
    <w:p w14:paraId="42D9DAC3" w14:textId="3E9B0820"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3AAA4AAC" w14:textId="217A6B1D"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31FF8E8A" w14:textId="28AC1327"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340C06BF" w14:textId="4858A5F5"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4C6B9338" w14:textId="416DE54D"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55FBB045" w14:textId="2210F205"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33A63A9B" w14:textId="2237E0C3"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0B232999" w14:textId="6C2D4985"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10</w:t>
      </w:r>
      <w:r w:rsidRPr="00D8632C">
        <w:rPr>
          <w:rFonts w:eastAsia="Calibri" w:cstheme="minorHAnsi"/>
        </w:rPr>
        <w:t>– HOMEADD3_</w:t>
      </w:r>
      <w:r>
        <w:rPr>
          <w:rFonts w:eastAsia="Calibri" w:cstheme="minorHAnsi"/>
        </w:rPr>
        <w:t>10</w:t>
      </w:r>
      <w:r w:rsidRPr="00D8632C">
        <w:rPr>
          <w:rFonts w:eastAsia="Calibri" w:cstheme="minorHAnsi"/>
        </w:rPr>
        <w:t>]</w:t>
      </w:r>
    </w:p>
    <w:p w14:paraId="0599B8A2" w14:textId="18C7BDC8" w:rsidR="12E4BECE" w:rsidRDefault="00BB5CF7" w:rsidP="0081794C">
      <w:pPr>
        <w:spacing w:after="0" w:line="240" w:lineRule="auto"/>
        <w:ind w:left="360" w:firstLine="720"/>
        <w:rPr>
          <w:rFonts w:eastAsia="Calibri"/>
          <w:i/>
          <w:iCs/>
        </w:rPr>
      </w:pPr>
      <w:r w:rsidRPr="00D8632C">
        <w:rPr>
          <w:rFonts w:eastAsia="Calibri" w:cstheme="minorHAnsi"/>
        </w:rPr>
        <w:t>[INSERT HOMEADD1_</w:t>
      </w:r>
      <w:r>
        <w:rPr>
          <w:rFonts w:eastAsia="Calibri" w:cstheme="minorHAnsi"/>
        </w:rPr>
        <w:t>11</w:t>
      </w:r>
      <w:r w:rsidRPr="00D8632C">
        <w:rPr>
          <w:rFonts w:eastAsia="Calibri" w:cstheme="minorHAnsi"/>
        </w:rPr>
        <w:t>– HOMEADD3_</w:t>
      </w:r>
      <w:r>
        <w:rPr>
          <w:rFonts w:eastAsia="Calibri" w:cstheme="minorHAnsi"/>
        </w:rPr>
        <w:t>11</w:t>
      </w:r>
      <w:r w:rsidRPr="00D8632C">
        <w:rPr>
          <w:rFonts w:eastAsia="Calibri" w:cstheme="minorHAnsi"/>
        </w:rPr>
        <w:t>]</w:t>
      </w:r>
    </w:p>
    <w:p w14:paraId="106C85DC" w14:textId="0C0111BD" w:rsidR="002425A2" w:rsidRPr="0081794C" w:rsidRDefault="7317CCCD" w:rsidP="0081794C">
      <w:pPr>
        <w:spacing w:after="0" w:line="240" w:lineRule="auto"/>
        <w:ind w:left="360"/>
        <w:rPr>
          <w:rFonts w:eastAsia="Calibri"/>
          <w:b/>
          <w:bCs/>
        </w:rPr>
      </w:pPr>
      <w:r>
        <w:tab/>
      </w:r>
      <w:r w:rsidR="0081794C">
        <w:tab/>
      </w:r>
      <w:r w:rsidRPr="12E4BECE">
        <w:rPr>
          <w:rFonts w:eastAsia="Calibri"/>
          <w:b/>
          <w:bCs/>
          <w:i/>
          <w:iCs/>
        </w:rPr>
        <w:t>--&gt; GO TO CHILDADD4</w:t>
      </w:r>
    </w:p>
    <w:p w14:paraId="2FCF9C2B" w14:textId="43FBF5B6" w:rsidR="7317CCCD" w:rsidRDefault="7317CCCD" w:rsidP="12E4BECE">
      <w:pPr>
        <w:spacing w:after="0" w:line="240" w:lineRule="auto"/>
        <w:rPr>
          <w:rFonts w:eastAsia="Calibri"/>
          <w:b/>
          <w:bCs/>
        </w:rPr>
      </w:pPr>
    </w:p>
    <w:p w14:paraId="340E241B" w14:textId="2EB1F406" w:rsidR="003E0113" w:rsidRDefault="003E0113" w:rsidP="12E4BECE">
      <w:pPr>
        <w:spacing w:after="0" w:line="240" w:lineRule="auto"/>
        <w:rPr>
          <w:rFonts w:eastAsia="Calibri"/>
          <w:b/>
          <w:bCs/>
        </w:rPr>
      </w:pPr>
      <w:r>
        <w:rPr>
          <w:rFonts w:eastAsia="Calibri"/>
          <w:b/>
          <w:bCs/>
        </w:rPr>
        <w:t>[DISPLAY CHILDADD1 IF CHILDADD= 1 OR NR</w:t>
      </w:r>
    </w:p>
    <w:p w14:paraId="7BEB648A" w14:textId="1B59C503" w:rsidR="003E0113" w:rsidRPr="0051638E" w:rsidRDefault="003E0113" w:rsidP="12E4BECE">
      <w:pPr>
        <w:spacing w:after="0" w:line="240" w:lineRule="auto"/>
        <w:rPr>
          <w:rFonts w:eastAsia="Calibri"/>
          <w:b/>
          <w:bCs/>
        </w:rPr>
      </w:pPr>
      <w:r>
        <w:rPr>
          <w:rFonts w:eastAsia="Calibri"/>
          <w:b/>
          <w:bCs/>
        </w:rPr>
        <w:lastRenderedPageBreak/>
        <w:t>ELSE, GO TO CHILDADD4]</w:t>
      </w:r>
    </w:p>
    <w:p w14:paraId="011498C2" w14:textId="0D015436" w:rsidR="00DE208C" w:rsidRPr="0051638E" w:rsidRDefault="12E4BECE" w:rsidP="008B16AA">
      <w:pPr>
        <w:pStyle w:val="ListParagraph"/>
        <w:numPr>
          <w:ilvl w:val="0"/>
          <w:numId w:val="7"/>
        </w:numPr>
        <w:spacing w:after="0" w:line="240" w:lineRule="auto"/>
        <w:rPr>
          <w:rFonts w:eastAsia="Calibri"/>
        </w:rPr>
      </w:pPr>
      <w:r w:rsidRPr="12E4BECE">
        <w:rPr>
          <w:rFonts w:eastAsia="Calibri"/>
        </w:rPr>
        <w:t xml:space="preserve">[CHILDADD1] If the address of your childhood home was not listed in the previous question, please enter it here. If you cannot remember the full address, please share as much information as you can. </w:t>
      </w:r>
    </w:p>
    <w:p w14:paraId="4FEF1F2E" w14:textId="77777777" w:rsidR="00DE208C" w:rsidRDefault="00DE208C" w:rsidP="0051638E">
      <w:pPr>
        <w:pStyle w:val="ListParagraph"/>
        <w:spacing w:after="0" w:line="240" w:lineRule="auto"/>
        <w:ind w:firstLine="720"/>
        <w:rPr>
          <w:rFonts w:eastAsia="Calibri"/>
        </w:rPr>
      </w:pPr>
      <w:r w:rsidRPr="00A64F1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238C0633" w14:textId="77777777" w:rsidR="00DE208C" w:rsidRDefault="00DE208C" w:rsidP="00DE208C">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D687E0" w14:textId="77777777" w:rsidR="00DE208C" w:rsidRDefault="00DE208C" w:rsidP="00DE208C">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A2782CD" w14:textId="77777777" w:rsidR="00DE208C" w:rsidRDefault="00DE208C" w:rsidP="00DE208C">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8D1D7EE" w14:textId="77777777" w:rsidR="00DE208C" w:rsidRDefault="00DE208C" w:rsidP="00DE208C">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55576B0" w14:textId="77777777" w:rsidR="00DE208C" w:rsidRDefault="00DE208C" w:rsidP="00DE208C">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96C71F5" w14:textId="7AE596F4" w:rsidR="00DE208C" w:rsidRPr="00AF7794" w:rsidRDefault="00DE208C" w:rsidP="0051638E">
      <w:pPr>
        <w:pStyle w:val="ListParagraph"/>
        <w:rPr>
          <w:rFonts w:eastAsia="Calibri" w:cstheme="minorHAns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r>
        <w:rPr>
          <w:rFonts w:eastAsia="Calibri" w:cstheme="minorHAnsi"/>
        </w:rPr>
        <w:tab/>
      </w:r>
    </w:p>
    <w:p w14:paraId="7BCF9111" w14:textId="289B2909" w:rsidR="00D852DC" w:rsidRPr="0051638E" w:rsidRDefault="71CC2ABE" w:rsidP="0051638E">
      <w:pPr>
        <w:pStyle w:val="ListParagraph"/>
        <w:ind w:firstLine="720"/>
        <w:rPr>
          <w:rFonts w:eastAsia="Calibri"/>
          <w:i/>
          <w:iCs/>
        </w:rPr>
      </w:pPr>
      <w:r w:rsidRPr="0051638E">
        <w:rPr>
          <w:rFonts w:eastAsia="Calibri"/>
          <w:i/>
          <w:iCs/>
        </w:rPr>
        <w:t xml:space="preserve">NO RESPONSE </w:t>
      </w:r>
      <w:r w:rsidRPr="0051638E">
        <w:rPr>
          <w:rFonts w:ascii="Wingdings" w:eastAsia="Wingdings" w:hAnsi="Wingdings" w:cs="Wingdings"/>
          <w:b/>
          <w:bCs/>
          <w:i/>
          <w:iCs/>
        </w:rPr>
        <w:t>à</w:t>
      </w:r>
      <w:r w:rsidRPr="0051638E">
        <w:rPr>
          <w:b/>
          <w:bCs/>
          <w:i/>
          <w:iCs/>
        </w:rPr>
        <w:t xml:space="preserve"> GO TO CHILDADD2</w:t>
      </w:r>
    </w:p>
    <w:p w14:paraId="5B530C36" w14:textId="3E57F8CE" w:rsidR="00B56A76" w:rsidRDefault="00B56A76" w:rsidP="00B56A76">
      <w:pPr>
        <w:tabs>
          <w:tab w:val="left" w:pos="6480"/>
        </w:tabs>
        <w:spacing w:after="0" w:line="240" w:lineRule="auto"/>
        <w:rPr>
          <w:rFonts w:eastAsia="Calibri" w:cstheme="minorHAnsi"/>
          <w:b/>
        </w:rPr>
      </w:pPr>
      <w:r>
        <w:rPr>
          <w:rFonts w:eastAsia="Calibri" w:cstheme="minorHAnsi"/>
          <w:b/>
        </w:rPr>
        <w:t xml:space="preserve">[DISPLAY </w:t>
      </w:r>
      <w:r w:rsidR="002323CC">
        <w:rPr>
          <w:rFonts w:eastAsia="Calibri" w:cstheme="minorHAnsi"/>
          <w:b/>
        </w:rPr>
        <w:t>CHILD</w:t>
      </w:r>
      <w:r w:rsidRPr="00AF7794">
        <w:rPr>
          <w:rFonts w:eastAsia="Calibri" w:cstheme="minorHAnsi"/>
          <w:b/>
        </w:rPr>
        <w:t>ADD2</w:t>
      </w:r>
      <w:r>
        <w:rPr>
          <w:rFonts w:eastAsia="Calibri" w:cstheme="minorHAnsi"/>
          <w:b/>
        </w:rPr>
        <w:t xml:space="preserve"> IF (</w:t>
      </w:r>
      <w:r w:rsidR="002323CC">
        <w:rPr>
          <w:rFonts w:eastAsia="Calibri" w:cstheme="minorHAnsi"/>
          <w:b/>
        </w:rPr>
        <w:t>CHILD</w:t>
      </w:r>
      <w:r>
        <w:rPr>
          <w:rFonts w:eastAsia="Calibri" w:cstheme="minorHAnsi"/>
          <w:b/>
        </w:rPr>
        <w:t>ADD1: CITY, STATE, ZIP, OR COUNTRY= NR)</w:t>
      </w:r>
    </w:p>
    <w:p w14:paraId="1C084E22" w14:textId="6531A6A1" w:rsidR="00B56A76" w:rsidRDefault="00B56A76" w:rsidP="00B56A76">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2323CC">
        <w:rPr>
          <w:rFonts w:eastAsia="Calibri" w:cstheme="minorHAnsi"/>
          <w:b/>
        </w:rPr>
        <w:t>CHILD</w:t>
      </w:r>
      <w:r>
        <w:rPr>
          <w:rFonts w:eastAsia="Calibri" w:cstheme="minorHAnsi"/>
          <w:b/>
        </w:rPr>
        <w:t>ADD3]</w:t>
      </w:r>
    </w:p>
    <w:p w14:paraId="03E2D734" w14:textId="76DC8136" w:rsidR="005D66CD" w:rsidRPr="00AF7794" w:rsidRDefault="00B56A76" w:rsidP="005D66CD">
      <w:pPr>
        <w:spacing w:after="0" w:line="240" w:lineRule="auto"/>
        <w:rPr>
          <w:rFonts w:eastAsia="Calibri" w:cstheme="minorHAnsi"/>
        </w:rPr>
      </w:pPr>
      <w:r w:rsidRPr="00AF7794">
        <w:rPr>
          <w:rFonts w:eastAsia="Calibri" w:cstheme="minorHAnsi"/>
          <w:b/>
        </w:rPr>
        <w:t xml:space="preserve">[NOTE FOR PROGRAMMERS: ONLY FIELDS THAT WERE NOT ALREADY COMPLETED IN </w:t>
      </w:r>
      <w:r w:rsidR="009A36CF">
        <w:rPr>
          <w:rFonts w:eastAsia="Calibri" w:cstheme="minorHAnsi"/>
          <w:b/>
        </w:rPr>
        <w:t>CHILD</w:t>
      </w:r>
      <w:r w:rsidRPr="00AF7794">
        <w:rPr>
          <w:rFonts w:eastAsia="Calibri" w:cstheme="minorHAnsi"/>
          <w:b/>
        </w:rPr>
        <w:t xml:space="preserve">ADD1 SHOULD BE PRESENTED AS OPEN FIELDS. IF RESPONSE WAS ALREADY PROVIDED TO ANY OF THESE THREE FIELDS IN </w:t>
      </w:r>
      <w:r w:rsidR="009A36CF">
        <w:rPr>
          <w:rFonts w:eastAsia="Calibri" w:cstheme="minorHAnsi"/>
          <w:b/>
        </w:rPr>
        <w:t>CHILD</w:t>
      </w:r>
      <w:r w:rsidRPr="00AF7794">
        <w:rPr>
          <w:rFonts w:eastAsia="Calibri" w:cstheme="minorHAnsi"/>
          <w:b/>
        </w:rPr>
        <w:t xml:space="preserve">ADD1, POPULATE THE FIELD(S) AS PROTECTED, SUMMARIZED INFORMATION IN </w:t>
      </w:r>
      <w:r w:rsidR="009A36CF">
        <w:rPr>
          <w:rFonts w:eastAsia="Calibri" w:cstheme="minorHAnsi"/>
          <w:b/>
        </w:rPr>
        <w:t>CHILD</w:t>
      </w:r>
      <w:r w:rsidRPr="00AF7794">
        <w:rPr>
          <w:rFonts w:eastAsia="Calibri" w:cstheme="minorHAnsi"/>
          <w:b/>
        </w:rPr>
        <w:t>ADD2]</w:t>
      </w:r>
    </w:p>
    <w:p w14:paraId="2ED77BD4" w14:textId="7176E900" w:rsidR="00EB58B1" w:rsidRPr="0051638E" w:rsidRDefault="12E4BECE" w:rsidP="008B16AA">
      <w:pPr>
        <w:pStyle w:val="ListParagraph"/>
        <w:numPr>
          <w:ilvl w:val="0"/>
          <w:numId w:val="7"/>
        </w:numPr>
        <w:spacing w:after="0" w:line="240" w:lineRule="auto"/>
        <w:rPr>
          <w:b/>
          <w:noProof/>
        </w:rPr>
      </w:pPr>
      <w:r w:rsidRPr="12E4BECE">
        <w:rPr>
          <w:rFonts w:eastAsia="Calibri"/>
        </w:rPr>
        <w:t xml:space="preserve"> [CHILDADD2] Please provide the following information:</w:t>
      </w:r>
    </w:p>
    <w:p w14:paraId="426773FB" w14:textId="63A8180B" w:rsidR="00757CFE" w:rsidRDefault="00757CFE" w:rsidP="00757CFE">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D94478" w14:textId="7197DCC1" w:rsidR="00757CFE" w:rsidRDefault="00757CFE" w:rsidP="00757CFE">
      <w:pPr>
        <w:pStyle w:val="ListParagraph"/>
        <w:spacing w:after="0" w:line="240" w:lineRule="auto"/>
        <w:rPr>
          <w:rFonts w:eastAsia="Calibri"/>
        </w:rPr>
      </w:pPr>
      <w:r>
        <w:rPr>
          <w:rFonts w:eastAsia="Calibri"/>
        </w:rPr>
        <w:tab/>
        <w:t xml:space="preserve">State/Province </w:t>
      </w:r>
      <w:r>
        <w:rPr>
          <w:rFonts w:eastAsia="Calibri"/>
        </w:rPr>
        <w:tab/>
      </w:r>
      <w:r w:rsidR="008D37F6">
        <w:rPr>
          <w:rFonts w:eastAsia="Calibri"/>
        </w:rPr>
        <w:tab/>
      </w:r>
      <w:r w:rsidRPr="004E0102">
        <w:rPr>
          <w:rFonts w:eastAsia="Calibri"/>
        </w:rPr>
        <w:t>|_____</w:t>
      </w:r>
      <w:r>
        <w:rPr>
          <w:rFonts w:eastAsia="Calibri"/>
        </w:rPr>
        <w:t>__</w:t>
      </w:r>
      <w:r w:rsidRPr="004E0102">
        <w:rPr>
          <w:rFonts w:eastAsia="Calibri"/>
        </w:rPr>
        <w:t>_|</w:t>
      </w:r>
    </w:p>
    <w:p w14:paraId="4B2472BB" w14:textId="7AB375B0" w:rsidR="00757CFE" w:rsidRDefault="00757CFE" w:rsidP="00757CFE">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052402E" w14:textId="73AA6906" w:rsidR="00757CFE" w:rsidRDefault="00757CFE" w:rsidP="00757CFE">
      <w:pPr>
        <w:pStyle w:val="ListParagraph"/>
        <w:rPr>
          <w:rFonts w:eastAsia="Calibri" w:cstheme="minorHAns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8B10D8" w14:textId="60F4E7EF" w:rsidR="00670A22" w:rsidRPr="00AF7794" w:rsidRDefault="00670A22" w:rsidP="00757CFE">
      <w:pPr>
        <w:pStyle w:val="ListParagraph"/>
        <w:rPr>
          <w:rFonts w:eastAsia="Calibri" w:cstheme="minorHAnsi"/>
        </w:rPr>
      </w:pPr>
      <w:r>
        <w:rPr>
          <w:rFonts w:eastAsia="Calibri" w:cstheme="minorHAnsi"/>
        </w:rPr>
        <w:tab/>
        <w:t>77</w:t>
      </w:r>
      <w:r>
        <w:rPr>
          <w:rFonts w:eastAsia="Calibri" w:cstheme="minorHAnsi"/>
        </w:rPr>
        <w:tab/>
        <w:t>Don’t know</w:t>
      </w:r>
    </w:p>
    <w:p w14:paraId="525124BD" w14:textId="5A174BAB" w:rsidR="00C64A0D" w:rsidRPr="0051638E" w:rsidRDefault="00757CFE" w:rsidP="0051638E">
      <w:pPr>
        <w:pStyle w:val="ListParagraph"/>
        <w:ind w:firstLine="720"/>
        <w:rPr>
          <w:rFonts w:eastAsia="Calibri"/>
          <w:i/>
          <w:iCs/>
        </w:rPr>
      </w:pPr>
      <w:r w:rsidRPr="00A64F12">
        <w:rPr>
          <w:rFonts w:eastAsia="Calibri"/>
          <w:i/>
          <w:iCs/>
        </w:rPr>
        <w:t xml:space="preserve">NO RESPONSE </w:t>
      </w:r>
      <w:r w:rsidRPr="00A64F12">
        <w:rPr>
          <w:rFonts w:ascii="Wingdings" w:eastAsia="Wingdings" w:hAnsi="Wingdings" w:cs="Wingdings"/>
          <w:b/>
          <w:bCs/>
          <w:i/>
          <w:iCs/>
        </w:rPr>
        <w:t>à</w:t>
      </w:r>
      <w:r w:rsidRPr="00A64F12">
        <w:rPr>
          <w:b/>
          <w:bCs/>
          <w:i/>
          <w:iCs/>
        </w:rPr>
        <w:t xml:space="preserve"> GO TO CHILDADD</w:t>
      </w:r>
      <w:r>
        <w:rPr>
          <w:b/>
          <w:bCs/>
          <w:i/>
          <w:iCs/>
        </w:rPr>
        <w:t>3</w:t>
      </w:r>
    </w:p>
    <w:p w14:paraId="441BD806" w14:textId="77777777" w:rsidR="00F46EAC" w:rsidRDefault="00531446" w:rsidP="0051638E">
      <w:pPr>
        <w:pStyle w:val="paragraph"/>
        <w:spacing w:before="0" w:beforeAutospacing="0" w:after="0" w:afterAutospacing="0"/>
        <w:rPr>
          <w:rStyle w:val="normaltextrun"/>
          <w:rFonts w:ascii="Calibri" w:eastAsiaTheme="minorHAnsi" w:hAnsi="Calibri" w:cs="Calibri"/>
          <w:sz w:val="22"/>
          <w:szCs w:val="22"/>
        </w:rPr>
      </w:pPr>
      <w:r>
        <w:rPr>
          <w:rStyle w:val="normaltextrun"/>
          <w:rFonts w:ascii="Calibri" w:hAnsi="Calibri" w:cs="Calibri"/>
          <w:b/>
          <w:bCs/>
          <w:sz w:val="22"/>
          <w:szCs w:val="22"/>
        </w:rPr>
        <w:t>[DISPLAY CHILDADD</w:t>
      </w:r>
      <w:r w:rsidR="00F51E3B">
        <w:rPr>
          <w:rStyle w:val="normaltextrun"/>
          <w:rFonts w:ascii="Calibri" w:hAnsi="Calibri" w:cs="Calibri"/>
          <w:b/>
          <w:bCs/>
          <w:sz w:val="22"/>
          <w:szCs w:val="22"/>
        </w:rPr>
        <w:t>3</w:t>
      </w:r>
      <w:r>
        <w:rPr>
          <w:rStyle w:val="normaltextrun"/>
          <w:rFonts w:ascii="Calibri" w:hAnsi="Calibri" w:cs="Calibri"/>
          <w:b/>
          <w:bCs/>
          <w:sz w:val="22"/>
          <w:szCs w:val="22"/>
        </w:rPr>
        <w:t xml:space="preserve"> IF (</w:t>
      </w:r>
      <w:r w:rsidR="00F51E3B">
        <w:rPr>
          <w:rStyle w:val="normaltextrun"/>
          <w:rFonts w:ascii="Calibri" w:hAnsi="Calibri" w:cs="Calibri"/>
          <w:b/>
          <w:bCs/>
          <w:sz w:val="22"/>
          <w:szCs w:val="22"/>
        </w:rPr>
        <w:t>CHILDADD1</w:t>
      </w:r>
      <w:r>
        <w:rPr>
          <w:rStyle w:val="normaltextrun"/>
          <w:rFonts w:ascii="Calibri" w:hAnsi="Calibri" w:cs="Calibri"/>
          <w:b/>
          <w:bCs/>
          <w:sz w:val="22"/>
          <w:szCs w:val="22"/>
        </w:rPr>
        <w:t xml:space="preserve"> STREET NUMBER= NR AND STREET NAME= NR) AND (CITY, STATE, ZIP, AND/OR COUNTRY ARE ANSWERED IN </w:t>
      </w:r>
      <w:r w:rsidR="00812E21">
        <w:rPr>
          <w:rStyle w:val="normaltextrun"/>
          <w:rFonts w:ascii="Calibri" w:hAnsi="Calibri" w:cs="Calibri"/>
          <w:b/>
          <w:bCs/>
          <w:sz w:val="22"/>
          <w:szCs w:val="22"/>
        </w:rPr>
        <w:t>CHILDADD</w:t>
      </w:r>
      <w:r>
        <w:rPr>
          <w:rStyle w:val="normaltextrun"/>
          <w:rFonts w:ascii="Calibri" w:hAnsi="Calibri" w:cs="Calibri"/>
          <w:b/>
          <w:bCs/>
          <w:sz w:val="22"/>
          <w:szCs w:val="22"/>
        </w:rPr>
        <w:t xml:space="preserve">1 AND/OR </w:t>
      </w:r>
      <w:r w:rsidR="00812E21">
        <w:rPr>
          <w:rStyle w:val="normaltextrun"/>
          <w:rFonts w:ascii="Calibri" w:hAnsi="Calibri" w:cs="Calibri"/>
          <w:b/>
          <w:bCs/>
          <w:sz w:val="22"/>
          <w:szCs w:val="22"/>
        </w:rPr>
        <w:t>CHILDADD2</w:t>
      </w:r>
      <w:r>
        <w:rPr>
          <w:rStyle w:val="normaltextrun"/>
          <w:rFonts w:ascii="Calibri" w:hAnsi="Calibri" w:cs="Calibri"/>
          <w:b/>
          <w:bCs/>
          <w:sz w:val="22"/>
          <w:szCs w:val="22"/>
        </w:rPr>
        <w:t>)</w:t>
      </w:r>
    </w:p>
    <w:p w14:paraId="34616904" w14:textId="6628EB00" w:rsidR="000060F1" w:rsidRPr="00AF7794" w:rsidRDefault="00531446" w:rsidP="0051638E">
      <w:pPr>
        <w:pStyle w:val="paragraph"/>
        <w:spacing w:before="0" w:beforeAutospacing="0" w:after="0" w:afterAutospacing="0"/>
        <w:rPr>
          <w:rFonts w:eastAsia="Calibri" w:cstheme="minorHAnsi"/>
        </w:rPr>
      </w:pPr>
      <w:r>
        <w:rPr>
          <w:rStyle w:val="normaltextrun"/>
          <w:rFonts w:ascii="Calibri" w:hAnsi="Calibri" w:cs="Calibri"/>
          <w:b/>
          <w:bCs/>
          <w:sz w:val="22"/>
          <w:szCs w:val="22"/>
        </w:rPr>
        <w:t xml:space="preserve">ELSE, GO TO </w:t>
      </w:r>
      <w:r w:rsidR="002F60F4">
        <w:rPr>
          <w:rStyle w:val="normaltextrun"/>
          <w:rFonts w:ascii="Calibri" w:hAnsi="Calibri" w:cs="Calibri"/>
          <w:b/>
          <w:bCs/>
          <w:sz w:val="22"/>
          <w:szCs w:val="22"/>
        </w:rPr>
        <w:t>CHILDADD4</w:t>
      </w:r>
      <w:r>
        <w:rPr>
          <w:rStyle w:val="normaltextrun"/>
          <w:rFonts w:ascii="Calibri" w:hAnsi="Calibri" w:cs="Calibri"/>
          <w:b/>
          <w:bCs/>
          <w:sz w:val="22"/>
          <w:szCs w:val="22"/>
        </w:rPr>
        <w:t>]</w:t>
      </w:r>
      <w:r>
        <w:rPr>
          <w:rStyle w:val="eop"/>
          <w:rFonts w:ascii="Calibri" w:hAnsi="Calibri" w:cs="Calibri"/>
          <w:sz w:val="22"/>
          <w:szCs w:val="22"/>
        </w:rPr>
        <w:t> </w:t>
      </w:r>
    </w:p>
    <w:p w14:paraId="5B5FE29C" w14:textId="659A29F7" w:rsidR="00EB58B1" w:rsidRPr="00AF7794" w:rsidRDefault="12E4BECE" w:rsidP="008B16AA">
      <w:pPr>
        <w:pStyle w:val="ListParagraph"/>
        <w:numPr>
          <w:ilvl w:val="0"/>
          <w:numId w:val="7"/>
        </w:numPr>
        <w:spacing w:after="0" w:line="240" w:lineRule="auto"/>
        <w:rPr>
          <w:rFonts w:eastAsia="Calibri"/>
        </w:rPr>
      </w:pPr>
      <w:r>
        <w:t>[CHILDADD3] Please provide the cross streets of the intersection closest to this address:</w:t>
      </w:r>
    </w:p>
    <w:p w14:paraId="08855D35" w14:textId="0CB5486B" w:rsidR="00EB58B1" w:rsidRDefault="00E5463E" w:rsidP="00E5463E">
      <w:pPr>
        <w:pStyle w:val="ListParagraph"/>
        <w:spacing w:after="0" w:line="240" w:lineRule="auto"/>
        <w:ind w:left="1440"/>
        <w:rPr>
          <w:rFonts w:eastAsia="Calibri"/>
        </w:rPr>
      </w:pPr>
      <w:r>
        <w:rPr>
          <w:iCs/>
        </w:rPr>
        <w:t>Full street name #1</w:t>
      </w:r>
      <w:r>
        <w:rPr>
          <w:iCs/>
        </w:rPr>
        <w:tab/>
      </w:r>
      <w:r w:rsidRPr="004E0102">
        <w:rPr>
          <w:rFonts w:eastAsia="Calibri"/>
        </w:rPr>
        <w:t>|_____</w:t>
      </w:r>
      <w:r>
        <w:rPr>
          <w:rFonts w:eastAsia="Calibri"/>
        </w:rPr>
        <w:t>__</w:t>
      </w:r>
      <w:r w:rsidRPr="004E0102">
        <w:rPr>
          <w:rFonts w:eastAsia="Calibri"/>
        </w:rPr>
        <w:t>_|</w:t>
      </w:r>
    </w:p>
    <w:p w14:paraId="29132359" w14:textId="70D08B16" w:rsidR="00E5463E" w:rsidRDefault="00E5463E" w:rsidP="00E5463E">
      <w:pPr>
        <w:pStyle w:val="ListParagraph"/>
        <w:spacing w:after="0" w:line="240" w:lineRule="auto"/>
        <w:ind w:left="1440"/>
        <w:rPr>
          <w:rFonts w:eastAsia="Calibri"/>
        </w:rPr>
      </w:pPr>
      <w:r>
        <w:rPr>
          <w:iCs/>
        </w:rPr>
        <w:t>Full street name #2</w:t>
      </w:r>
      <w:r>
        <w:rPr>
          <w:iCs/>
        </w:rPr>
        <w:tab/>
      </w:r>
      <w:r w:rsidRPr="004E0102">
        <w:rPr>
          <w:rFonts w:eastAsia="Calibri"/>
        </w:rPr>
        <w:t>|_____</w:t>
      </w:r>
      <w:r>
        <w:rPr>
          <w:rFonts w:eastAsia="Calibri"/>
        </w:rPr>
        <w:t>__</w:t>
      </w:r>
      <w:r w:rsidRPr="004E0102">
        <w:rPr>
          <w:rFonts w:eastAsia="Calibri"/>
        </w:rPr>
        <w:t>_|</w:t>
      </w:r>
    </w:p>
    <w:p w14:paraId="7F556842" w14:textId="13AF7701" w:rsidR="00EB58B1" w:rsidRPr="0051638E" w:rsidRDefault="00E5463E" w:rsidP="0051638E">
      <w:pPr>
        <w:pStyle w:val="ListParagraph"/>
        <w:spacing w:after="0" w:line="240" w:lineRule="auto"/>
        <w:ind w:left="1440"/>
        <w:rPr>
          <w:rFonts w:eastAsia="Calibri" w:cstheme="minorHAnsi"/>
        </w:rPr>
      </w:pPr>
      <w:r>
        <w:rPr>
          <w:iCs/>
        </w:rPr>
        <w:t>77</w:t>
      </w:r>
      <w:r>
        <w:rPr>
          <w:iCs/>
        </w:rPr>
        <w:tab/>
        <w:t>Don’t know</w:t>
      </w:r>
    </w:p>
    <w:p w14:paraId="026AE22D" w14:textId="214F7550" w:rsidR="00D852DC" w:rsidRPr="00AF7794" w:rsidRDefault="71CC2ABE" w:rsidP="0051638E">
      <w:pPr>
        <w:spacing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CHILDADD5</w:t>
      </w:r>
    </w:p>
    <w:p w14:paraId="0FBDD12F" w14:textId="77777777" w:rsidR="005D66CD" w:rsidRPr="00AF7794" w:rsidRDefault="005D66CD" w:rsidP="00EB58B1">
      <w:pPr>
        <w:spacing w:after="0" w:line="240" w:lineRule="auto"/>
        <w:rPr>
          <w:rFonts w:eastAsia="Calibri" w:cstheme="minorHAnsi"/>
        </w:rPr>
      </w:pPr>
    </w:p>
    <w:p w14:paraId="565ACA66" w14:textId="1072CDC4" w:rsidR="00C8048B" w:rsidRPr="00AF7794" w:rsidRDefault="12E4BECE" w:rsidP="008B16AA">
      <w:pPr>
        <w:pStyle w:val="ListParagraph"/>
        <w:numPr>
          <w:ilvl w:val="0"/>
          <w:numId w:val="7"/>
        </w:numPr>
        <w:spacing w:after="0" w:line="240" w:lineRule="auto"/>
        <w:rPr>
          <w:rFonts w:eastAsia="Calibri"/>
        </w:rPr>
      </w:pPr>
      <w:r>
        <w:t>[CHILDADD4] Here is the information you gave us for this location: [Insert address information from CHILDADD1 – CHILDADD3</w:t>
      </w:r>
      <w:r w:rsidR="00B72A51">
        <w:t>/</w:t>
      </w:r>
      <w:r w:rsidR="009B48BD">
        <w:t>HOMEADD1 – HOMEADD3 selected at CHILDTEST/</w:t>
      </w:r>
      <w:r w:rsidR="00B72A51">
        <w:t>your childhood home</w:t>
      </w:r>
      <w:r>
        <w:t>]</w:t>
      </w:r>
    </w:p>
    <w:p w14:paraId="7413917B" w14:textId="77777777" w:rsidR="00C8048B" w:rsidRPr="00AF7794" w:rsidRDefault="00C8048B" w:rsidP="00C8048B">
      <w:pPr>
        <w:tabs>
          <w:tab w:val="left" w:pos="8145"/>
        </w:tabs>
        <w:spacing w:after="0" w:line="240" w:lineRule="auto"/>
        <w:rPr>
          <w:rFonts w:eastAsia="Calibri" w:cstheme="minorHAnsi"/>
        </w:rPr>
      </w:pPr>
      <w:r w:rsidRPr="00AF7794">
        <w:rPr>
          <w:rFonts w:eastAsia="Calibri" w:cstheme="minorHAnsi"/>
        </w:rPr>
        <w:tab/>
      </w:r>
    </w:p>
    <w:p w14:paraId="2DC10123" w14:textId="5CF8278C" w:rsidR="00C8048B" w:rsidRPr="00AF7794" w:rsidRDefault="71CC2ABE" w:rsidP="0051638E">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27AD19BE" w14:textId="77777777" w:rsidR="00C8048B" w:rsidRPr="00AF7794" w:rsidRDefault="00C8048B" w:rsidP="00EB58B1">
      <w:pPr>
        <w:spacing w:after="0" w:line="240" w:lineRule="auto"/>
        <w:rPr>
          <w:rFonts w:eastAsia="Calibri" w:cstheme="minorHAnsi"/>
          <w:b/>
        </w:rPr>
      </w:pPr>
    </w:p>
    <w:p w14:paraId="5A3CD644" w14:textId="3AF0F7ED" w:rsidR="00EB58B1" w:rsidRPr="00AF7794" w:rsidRDefault="12E4BECE" w:rsidP="008B16AA">
      <w:pPr>
        <w:pStyle w:val="ListParagraph"/>
        <w:numPr>
          <w:ilvl w:val="0"/>
          <w:numId w:val="7"/>
        </w:numPr>
        <w:spacing w:after="0" w:line="240" w:lineRule="auto"/>
        <w:rPr>
          <w:rFonts w:eastAsia="Calibri"/>
        </w:rPr>
      </w:pPr>
      <w:r w:rsidRPr="12E4BECE">
        <w:rPr>
          <w:rFonts w:eastAsia="Calibri"/>
        </w:rPr>
        <w:t xml:space="preserve">[CHILDADD5] What year did you move into </w:t>
      </w:r>
      <w:r w:rsidRPr="0051638E">
        <w:rPr>
          <w:rFonts w:eastAsia="Calibri"/>
        </w:rPr>
        <w:t>[insert address from CHILDADD1 – CHILDADD3/</w:t>
      </w:r>
      <w:r w:rsidR="0060392E" w:rsidRPr="0051638E">
        <w:rPr>
          <w:rFonts w:eastAsia="Calibri"/>
        </w:rPr>
        <w:t>HOMEADD1 – HOMEADD3 selected at CHILDTEST/</w:t>
      </w:r>
      <w:r w:rsidRPr="0051638E">
        <w:rPr>
          <w:rFonts w:eastAsia="Calibri"/>
        </w:rPr>
        <w:t>your childhood home]?</w:t>
      </w:r>
      <w:r w:rsidRPr="12E4BECE">
        <w:rPr>
          <w:rFonts w:eastAsia="Calibri"/>
        </w:rPr>
        <w:t xml:space="preserve"> </w:t>
      </w:r>
    </w:p>
    <w:p w14:paraId="6AF4C7F1" w14:textId="77777777" w:rsidR="00EB58B1" w:rsidRPr="00AF7794" w:rsidRDefault="00EB58B1" w:rsidP="0051638E">
      <w:pPr>
        <w:pStyle w:val="ListParagraph"/>
        <w:spacing w:after="0" w:line="240" w:lineRule="auto"/>
        <w:ind w:left="1080" w:firstLine="360"/>
        <w:rPr>
          <w:rFonts w:eastAsia="Calibri" w:cstheme="minorHAnsi"/>
        </w:rPr>
      </w:pPr>
      <w:r w:rsidRPr="00AF7794">
        <w:rPr>
          <w:rFonts w:eastAsia="Calibri" w:cstheme="minorHAnsi"/>
        </w:rPr>
        <w:t>|__|__|__|__| Year moved in</w:t>
      </w:r>
    </w:p>
    <w:p w14:paraId="6C965208" w14:textId="4F06089D" w:rsidR="00EB58B1" w:rsidRPr="00AF7794" w:rsidRDefault="71CC2ABE" w:rsidP="0051638E">
      <w:pPr>
        <w:spacing w:after="0" w:line="240" w:lineRule="auto"/>
        <w:ind w:left="1440"/>
        <w:rPr>
          <w:rFonts w:eastAsia="Calibri"/>
        </w:rPr>
      </w:pPr>
      <w:r w:rsidRPr="71CC2ABE">
        <w:rPr>
          <w:rFonts w:eastAsia="Calibri"/>
        </w:rPr>
        <w:t>0</w:t>
      </w:r>
      <w:r w:rsidR="00EB58B1">
        <w:tab/>
      </w:r>
      <w:r w:rsidRPr="71CC2ABE">
        <w:rPr>
          <w:rFonts w:eastAsia="Calibri"/>
        </w:rPr>
        <w:t>Lived there since birth</w:t>
      </w:r>
    </w:p>
    <w:p w14:paraId="7E185B80" w14:textId="12A44824" w:rsidR="00D852DC" w:rsidRPr="00AF7794" w:rsidRDefault="71CC2ABE" w:rsidP="0051638E">
      <w:pPr>
        <w:pStyle w:val="ListParagraph"/>
        <w:spacing w:after="0" w:line="240" w:lineRule="auto"/>
        <w:ind w:left="1440"/>
        <w:rPr>
          <w:rFonts w:eastAsia="Calibri"/>
        </w:rPr>
      </w:pPr>
      <w:r w:rsidRPr="71CC2ABE">
        <w:rPr>
          <w:rFonts w:eastAsia="Calibri"/>
        </w:rPr>
        <w:t>77</w:t>
      </w:r>
      <w:r w:rsidR="0068193B">
        <w:tab/>
      </w:r>
      <w:r w:rsidRPr="71CC2ABE">
        <w:rPr>
          <w:rFonts w:eastAsia="Calibri"/>
        </w:rPr>
        <w:t>Don’t know</w:t>
      </w:r>
    </w:p>
    <w:p w14:paraId="28FEEC80" w14:textId="0A9A5A8A" w:rsidR="00D852DC" w:rsidRPr="00AF7794" w:rsidRDefault="71CC2ABE" w:rsidP="0051638E">
      <w:pPr>
        <w:pStyle w:val="ListParagraph"/>
        <w:spacing w:before="120" w:after="0" w:line="240" w:lineRule="auto"/>
        <w:ind w:left="1440"/>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GO TO CHILDADD6</w:t>
      </w:r>
    </w:p>
    <w:p w14:paraId="75420E28" w14:textId="77777777" w:rsidR="00EB58B1" w:rsidRPr="00AF7794" w:rsidRDefault="00EB58B1" w:rsidP="00EB58B1">
      <w:pPr>
        <w:spacing w:after="0" w:line="240" w:lineRule="auto"/>
        <w:rPr>
          <w:rFonts w:eastAsia="Calibri" w:cstheme="minorHAnsi"/>
        </w:rPr>
      </w:pPr>
    </w:p>
    <w:p w14:paraId="71550462" w14:textId="6663858A" w:rsidR="00EB58B1" w:rsidRPr="00AF7794" w:rsidRDefault="12E4BECE" w:rsidP="008B16AA">
      <w:pPr>
        <w:pStyle w:val="ListParagraph"/>
        <w:numPr>
          <w:ilvl w:val="0"/>
          <w:numId w:val="7"/>
        </w:numPr>
        <w:spacing w:after="0" w:line="240" w:lineRule="auto"/>
        <w:rPr>
          <w:rFonts w:eastAsia="Calibri"/>
        </w:rPr>
      </w:pPr>
      <w:r w:rsidRPr="12E4BECE">
        <w:rPr>
          <w:rFonts w:eastAsia="Calibri"/>
        </w:rPr>
        <w:t xml:space="preserve"> [CHILDADD6] What year did you move out of [insert address from CHILDADD1 – CHILDADD3</w:t>
      </w:r>
      <w:r w:rsidRPr="0060392E">
        <w:rPr>
          <w:rFonts w:eastAsia="Calibri"/>
        </w:rPr>
        <w:t>/</w:t>
      </w:r>
      <w:r w:rsidR="0060392E" w:rsidRPr="0051638E">
        <w:rPr>
          <w:rFonts w:eastAsia="Calibri"/>
        </w:rPr>
        <w:t xml:space="preserve"> HOMEADD1 – HOMEADD3 selected at CHILDTEST/</w:t>
      </w:r>
      <w:r w:rsidRPr="12E4BECE">
        <w:rPr>
          <w:rFonts w:eastAsia="Calibri"/>
        </w:rPr>
        <w:t xml:space="preserve">your childhood home]? </w:t>
      </w:r>
    </w:p>
    <w:p w14:paraId="65961748" w14:textId="77777777" w:rsidR="00EB58B1" w:rsidRPr="00AF7794" w:rsidRDefault="00EB58B1" w:rsidP="0051638E">
      <w:pPr>
        <w:spacing w:before="120" w:after="0" w:line="240" w:lineRule="auto"/>
        <w:ind w:left="1080" w:firstLine="360"/>
        <w:rPr>
          <w:rFonts w:eastAsia="Calibri" w:cstheme="minorHAnsi"/>
        </w:rPr>
      </w:pPr>
      <w:r w:rsidRPr="00AF7794">
        <w:rPr>
          <w:rFonts w:eastAsia="Calibri" w:cstheme="minorHAnsi"/>
        </w:rPr>
        <w:t>|__|__|__|__| Year moved out</w:t>
      </w:r>
    </w:p>
    <w:p w14:paraId="30248A6E" w14:textId="5E9F0435" w:rsidR="00EB58B1" w:rsidRPr="00AF7794" w:rsidRDefault="71CC2ABE" w:rsidP="0051638E">
      <w:pPr>
        <w:spacing w:before="120" w:after="0" w:line="240" w:lineRule="auto"/>
        <w:ind w:left="1440"/>
        <w:rPr>
          <w:rFonts w:eastAsia="Calibri"/>
        </w:rPr>
      </w:pPr>
      <w:r w:rsidRPr="71CC2ABE">
        <w:rPr>
          <w:rFonts w:eastAsia="Calibri"/>
        </w:rPr>
        <w:t xml:space="preserve">0 </w:t>
      </w:r>
      <w:r w:rsidR="00EB58B1">
        <w:tab/>
      </w:r>
      <w:r w:rsidRPr="71CC2ABE">
        <w:rPr>
          <w:rFonts w:eastAsia="Calibri"/>
        </w:rPr>
        <w:t>I still live there</w:t>
      </w:r>
    </w:p>
    <w:p w14:paraId="2CC3593A" w14:textId="294E66B9" w:rsidR="00D852DC" w:rsidRPr="00AF7794" w:rsidRDefault="71CC2ABE" w:rsidP="0051638E">
      <w:pPr>
        <w:pStyle w:val="ListParagraph"/>
        <w:spacing w:after="0" w:line="240" w:lineRule="auto"/>
        <w:ind w:left="1440"/>
        <w:rPr>
          <w:rFonts w:eastAsia="Calibri"/>
        </w:rPr>
      </w:pPr>
      <w:r w:rsidRPr="71CC2ABE">
        <w:rPr>
          <w:rFonts w:eastAsia="Calibri"/>
        </w:rPr>
        <w:t>77</w:t>
      </w:r>
      <w:r w:rsidR="0019251C">
        <w:tab/>
      </w:r>
      <w:r w:rsidRPr="71CC2ABE">
        <w:rPr>
          <w:rFonts w:eastAsia="Calibri"/>
        </w:rPr>
        <w:t>Don’t know</w:t>
      </w:r>
    </w:p>
    <w:p w14:paraId="188C02C5" w14:textId="010566BB" w:rsidR="00D852DC" w:rsidRPr="00AF7794" w:rsidRDefault="71CC2ABE" w:rsidP="0051638E">
      <w:pPr>
        <w:pStyle w:val="ListParagraph"/>
        <w:spacing w:before="120" w:line="240" w:lineRule="auto"/>
        <w:ind w:left="144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CHILDWTR1</w:t>
      </w:r>
    </w:p>
    <w:p w14:paraId="56AD52F3" w14:textId="323284EB" w:rsidR="00EB58B1" w:rsidRDefault="00D852DC" w:rsidP="00F6503D">
      <w:pPr>
        <w:spacing w:after="0" w:line="276" w:lineRule="auto"/>
        <w:ind w:left="1440"/>
        <w:rPr>
          <w:rFonts w:eastAsia="Calibri" w:cstheme="minorHAnsi"/>
          <w:i/>
        </w:rPr>
      </w:pPr>
      <w:r w:rsidRPr="00AF7794">
        <w:rPr>
          <w:rFonts w:eastAsia="Calibri" w:cstheme="minorHAnsi"/>
          <w:i/>
        </w:rPr>
        <w:t>[</w:t>
      </w:r>
      <w:r w:rsidR="00EB58B1" w:rsidRPr="00AF7794">
        <w:rPr>
          <w:rFonts w:eastAsia="Calibri" w:cstheme="minorHAnsi"/>
          <w:i/>
        </w:rPr>
        <w:t>Information</w:t>
      </w:r>
      <w:r w:rsidR="00154877" w:rsidRPr="00AF7794">
        <w:rPr>
          <w:rFonts w:eastAsia="Calibri" w:cstheme="minorHAnsi"/>
          <w:i/>
        </w:rPr>
        <w:t>al text</w:t>
      </w:r>
      <w:r w:rsidRPr="00AF7794">
        <w:rPr>
          <w:rFonts w:eastAsia="Calibri" w:cstheme="minorHAnsi"/>
          <w:i/>
        </w:rPr>
        <w:t xml:space="preserve"> when “move out” is selected</w:t>
      </w:r>
      <w:r w:rsidR="00EB58B1" w:rsidRPr="00AF7794">
        <w:rPr>
          <w:rFonts w:eastAsia="Calibri" w:cstheme="minorHAnsi"/>
          <w:i/>
        </w:rPr>
        <w:t>: “If you moved from this home to go to college and did not live here again for more than 6 months at a time, enter the year that you went to college.”</w:t>
      </w:r>
      <w:r w:rsidRPr="00AF7794">
        <w:rPr>
          <w:rFonts w:eastAsia="Calibri" w:cstheme="minorHAnsi"/>
          <w:i/>
        </w:rPr>
        <w:t>]</w:t>
      </w:r>
      <w:r w:rsidR="00EB58B1" w:rsidRPr="00AF7794">
        <w:rPr>
          <w:rFonts w:eastAsia="Calibri" w:cstheme="minorHAnsi"/>
          <w:i/>
        </w:rPr>
        <w:t xml:space="preserve">  </w:t>
      </w:r>
    </w:p>
    <w:p w14:paraId="5721EB82" w14:textId="77777777" w:rsidR="000736C0" w:rsidRPr="00AF7794" w:rsidRDefault="000736C0" w:rsidP="0051638E">
      <w:pPr>
        <w:spacing w:after="0" w:line="276" w:lineRule="auto"/>
        <w:rPr>
          <w:rFonts w:eastAsia="Calibri" w:cstheme="minorHAnsi"/>
          <w:i/>
        </w:rPr>
      </w:pPr>
    </w:p>
    <w:p w14:paraId="52542245" w14:textId="1443BA7B" w:rsidR="00EB58B1" w:rsidRPr="00AF7794" w:rsidRDefault="12E4BECE" w:rsidP="008B16AA">
      <w:pPr>
        <w:pStyle w:val="ListParagraph"/>
        <w:numPr>
          <w:ilvl w:val="0"/>
          <w:numId w:val="7"/>
        </w:numPr>
        <w:spacing w:after="0" w:line="240" w:lineRule="auto"/>
        <w:rPr>
          <w:rFonts w:eastAsia="Calibri"/>
        </w:rPr>
      </w:pPr>
      <w:r w:rsidRPr="12E4BECE">
        <w:rPr>
          <w:rFonts w:eastAsia="Calibri"/>
        </w:rPr>
        <w:t>[CHILDWTR1] What was the source of water to [insert address from CHILDADD1 – CHILDADD3/</w:t>
      </w:r>
      <w:r w:rsidR="005F378D" w:rsidRPr="005F378D">
        <w:rPr>
          <w:rFonts w:eastAsia="Calibri"/>
          <w:b/>
          <w:bCs/>
        </w:rPr>
        <w:t xml:space="preserve"> </w:t>
      </w:r>
      <w:r w:rsidR="005F378D" w:rsidRPr="00F6503D">
        <w:rPr>
          <w:rFonts w:eastAsia="Calibri"/>
        </w:rPr>
        <w:t>HOMEADD1 – HOMEADD3 selected at CHILDTEST/</w:t>
      </w:r>
      <w:r w:rsidRPr="005F378D">
        <w:rPr>
          <w:rFonts w:eastAsia="Calibri"/>
        </w:rPr>
        <w:t>your</w:t>
      </w:r>
      <w:r w:rsidRPr="12E4BECE">
        <w:rPr>
          <w:rFonts w:eastAsia="Calibri"/>
        </w:rPr>
        <w:t xml:space="preserve"> childhood home]?</w:t>
      </w:r>
    </w:p>
    <w:p w14:paraId="00B3A3C9" w14:textId="603E17C9" w:rsidR="00EB58B1" w:rsidRPr="00AF7794" w:rsidRDefault="71CC2ABE" w:rsidP="00F6503D">
      <w:pPr>
        <w:pStyle w:val="ListParagraph"/>
        <w:spacing w:before="60" w:after="0" w:line="240" w:lineRule="auto"/>
        <w:ind w:left="1440"/>
        <w:rPr>
          <w:rFonts w:eastAsia="Calibri"/>
        </w:rPr>
      </w:pPr>
      <w:r w:rsidRPr="71CC2ABE">
        <w:rPr>
          <w:rFonts w:eastAsia="Calibri"/>
        </w:rPr>
        <w:t>0</w:t>
      </w:r>
      <w:r w:rsidR="00E758B8">
        <w:tab/>
      </w:r>
      <w:r w:rsidRPr="71CC2ABE">
        <w:rPr>
          <w:rFonts w:eastAsia="Calibri"/>
        </w:rPr>
        <w:t>A public or municipal water supply</w:t>
      </w:r>
    </w:p>
    <w:p w14:paraId="069F0D05" w14:textId="728C18B9" w:rsidR="00EB58B1" w:rsidRPr="00AF7794" w:rsidRDefault="71CC2ABE" w:rsidP="00F6503D">
      <w:pPr>
        <w:pStyle w:val="ListParagraph"/>
        <w:spacing w:before="60" w:after="0" w:line="240" w:lineRule="auto"/>
        <w:ind w:left="1440"/>
        <w:rPr>
          <w:rFonts w:eastAsia="Calibri"/>
        </w:rPr>
      </w:pPr>
      <w:r w:rsidRPr="71CC2ABE">
        <w:rPr>
          <w:rFonts w:eastAsia="Calibri"/>
        </w:rPr>
        <w:t>1</w:t>
      </w:r>
      <w:r w:rsidR="00E758B8">
        <w:tab/>
      </w:r>
      <w:r w:rsidRPr="71CC2ABE">
        <w:rPr>
          <w:rFonts w:eastAsia="Calibri"/>
        </w:rPr>
        <w:t xml:space="preserve">A rural water system, community well, or spring serving at least 25 people or 15 </w:t>
      </w:r>
      <w:r w:rsidR="00E758B8">
        <w:tab/>
      </w:r>
      <w:r w:rsidR="00E758B8">
        <w:tab/>
      </w:r>
      <w:r w:rsidRPr="71CC2ABE">
        <w:rPr>
          <w:rFonts w:eastAsia="Calibri"/>
        </w:rPr>
        <w:t>households</w:t>
      </w:r>
    </w:p>
    <w:p w14:paraId="1EC338BC" w14:textId="6D2C5B62" w:rsidR="00EB58B1" w:rsidRPr="00AF7794" w:rsidRDefault="71CC2ABE" w:rsidP="00F6503D">
      <w:pPr>
        <w:pStyle w:val="ListParagraph"/>
        <w:spacing w:before="60" w:after="0" w:line="240" w:lineRule="auto"/>
        <w:ind w:left="1440"/>
        <w:rPr>
          <w:rFonts w:eastAsia="Calibri"/>
        </w:rPr>
      </w:pPr>
      <w:r w:rsidRPr="71CC2ABE">
        <w:rPr>
          <w:rFonts w:eastAsia="Calibri"/>
        </w:rPr>
        <w:t>2</w:t>
      </w:r>
      <w:r w:rsidR="00E758B8">
        <w:tab/>
      </w:r>
      <w:r w:rsidRPr="71CC2ABE">
        <w:rPr>
          <w:rFonts w:eastAsia="Calibri"/>
        </w:rPr>
        <w:t>Private well or spring</w:t>
      </w:r>
    </w:p>
    <w:p w14:paraId="426440F2" w14:textId="4C526402" w:rsidR="00EB58B1" w:rsidRPr="00AF7794" w:rsidRDefault="71CC2ABE" w:rsidP="00F6503D">
      <w:pPr>
        <w:pStyle w:val="ListParagraph"/>
        <w:tabs>
          <w:tab w:val="left" w:pos="1440"/>
          <w:tab w:val="left" w:pos="7380"/>
        </w:tabs>
        <w:spacing w:before="60" w:after="0" w:line="240" w:lineRule="auto"/>
        <w:ind w:left="1440"/>
        <w:rPr>
          <w:rFonts w:eastAsia="Calibri"/>
        </w:rPr>
      </w:pPr>
      <w:r w:rsidRPr="71CC2ABE">
        <w:rPr>
          <w:rFonts w:eastAsia="Calibri"/>
        </w:rPr>
        <w:t>55</w:t>
      </w:r>
      <w:r w:rsidR="00F6503D">
        <w:t xml:space="preserve">         </w:t>
      </w:r>
      <w:r w:rsidRPr="71CC2ABE">
        <w:rPr>
          <w:rFonts w:eastAsia="Calibri"/>
        </w:rPr>
        <w:t>Other: Please describe [text box]</w:t>
      </w:r>
    </w:p>
    <w:p w14:paraId="1B1C6AC1" w14:textId="6DE58B91" w:rsidR="00EB58B1" w:rsidRPr="00AF7794" w:rsidRDefault="71CC2ABE" w:rsidP="00F6503D">
      <w:pPr>
        <w:pStyle w:val="ListParagraph"/>
        <w:spacing w:before="60" w:after="0" w:line="240" w:lineRule="auto"/>
        <w:ind w:left="1440"/>
        <w:rPr>
          <w:rFonts w:eastAsia="Calibri"/>
        </w:rPr>
      </w:pPr>
      <w:r w:rsidRPr="71CC2ABE">
        <w:rPr>
          <w:rFonts w:eastAsia="Calibri"/>
        </w:rPr>
        <w:t>77</w:t>
      </w:r>
      <w:r w:rsidR="00E758B8">
        <w:tab/>
      </w:r>
      <w:r w:rsidRPr="71CC2ABE">
        <w:rPr>
          <w:rFonts w:eastAsia="Calibri"/>
        </w:rPr>
        <w:t>Don’t know</w:t>
      </w:r>
    </w:p>
    <w:p w14:paraId="43110F9B" w14:textId="42B15A60" w:rsidR="00D852DC" w:rsidRPr="00AF7794" w:rsidRDefault="71CC2ABE" w:rsidP="005363F8">
      <w:pPr>
        <w:pStyle w:val="ListParagraph"/>
        <w:spacing w:before="60"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CHILDWTR2</w:t>
      </w:r>
    </w:p>
    <w:p w14:paraId="2C384063" w14:textId="77777777" w:rsidR="00EB58B1" w:rsidRPr="00AF7794" w:rsidRDefault="00EB58B1" w:rsidP="00EB58B1">
      <w:pPr>
        <w:pStyle w:val="ListParagraph"/>
        <w:spacing w:before="60" w:after="0" w:line="240" w:lineRule="auto"/>
        <w:rPr>
          <w:rFonts w:eastAsia="Calibri" w:cstheme="minorHAnsi"/>
        </w:rPr>
      </w:pPr>
    </w:p>
    <w:p w14:paraId="050ADA61" w14:textId="42E7D616" w:rsidR="00EB58B1" w:rsidRPr="00AF7794" w:rsidRDefault="12E4BECE" w:rsidP="008B16AA">
      <w:pPr>
        <w:pStyle w:val="ListParagraph"/>
        <w:numPr>
          <w:ilvl w:val="0"/>
          <w:numId w:val="7"/>
        </w:numPr>
        <w:spacing w:after="0" w:line="240" w:lineRule="auto"/>
        <w:rPr>
          <w:rFonts w:eastAsia="Calibri"/>
        </w:rPr>
      </w:pPr>
      <w:r w:rsidRPr="12E4BECE">
        <w:rPr>
          <w:rFonts w:eastAsia="Calibri"/>
        </w:rPr>
        <w:t>[CHILDWTR2] What was the main source of water that you drank at [insert address from CHILDADD1 – CHILDADD3/</w:t>
      </w:r>
      <w:r w:rsidR="00DF139E" w:rsidRPr="00DF139E">
        <w:rPr>
          <w:rFonts w:eastAsia="Calibri"/>
        </w:rPr>
        <w:t xml:space="preserve"> </w:t>
      </w:r>
      <w:r w:rsidR="00DF139E" w:rsidRPr="00A64F12">
        <w:rPr>
          <w:rFonts w:eastAsia="Calibri"/>
        </w:rPr>
        <w:t>HOMEADD1 – HOMEADD3 selected at CHILDTEST/</w:t>
      </w:r>
      <w:r w:rsidRPr="12E4BECE">
        <w:rPr>
          <w:rFonts w:eastAsia="Calibri"/>
        </w:rPr>
        <w:t xml:space="preserve">your childhood home]? Please think about water used to make drinks such as juice and tea, and plain water that you drank.           </w:t>
      </w:r>
    </w:p>
    <w:p w14:paraId="0C686880" w14:textId="02A1CFF9" w:rsidR="00EB58B1" w:rsidRPr="00AF7794" w:rsidRDefault="71CC2ABE" w:rsidP="71CC2ABE">
      <w:pPr>
        <w:pStyle w:val="ListParagraph"/>
        <w:spacing w:before="60" w:after="0" w:line="240" w:lineRule="auto"/>
        <w:rPr>
          <w:rFonts w:eastAsia="Calibri"/>
        </w:rPr>
      </w:pPr>
      <w:r w:rsidRPr="71CC2ABE">
        <w:rPr>
          <w:rFonts w:eastAsia="Calibri"/>
        </w:rPr>
        <w:t>0</w:t>
      </w:r>
      <w:r w:rsidR="00C83C31">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1C7D9EE4" w14:textId="3A87763B" w:rsidR="00EB58B1" w:rsidRPr="00AF7794" w:rsidRDefault="71CC2ABE" w:rsidP="71CC2ABE">
      <w:pPr>
        <w:pStyle w:val="ListParagraph"/>
        <w:spacing w:before="60" w:after="0" w:line="240" w:lineRule="auto"/>
        <w:rPr>
          <w:rFonts w:eastAsia="Calibri"/>
        </w:rPr>
      </w:pPr>
      <w:r w:rsidRPr="71CC2ABE">
        <w:rPr>
          <w:rFonts w:eastAsia="Calibri"/>
        </w:rPr>
        <w:t>1</w:t>
      </w:r>
      <w:r w:rsidR="00C83C31">
        <w:tab/>
      </w:r>
      <w:r w:rsidRPr="71CC2ABE">
        <w:rPr>
          <w:rFonts w:eastAsia="Calibri"/>
        </w:rPr>
        <w:t>Water from a refrigerator that has a water filter</w:t>
      </w:r>
    </w:p>
    <w:p w14:paraId="1A4540A3" w14:textId="73C968D8" w:rsidR="00EB58B1" w:rsidRPr="00AF7794" w:rsidRDefault="71CC2ABE" w:rsidP="71CC2ABE">
      <w:pPr>
        <w:pStyle w:val="ListParagraph"/>
        <w:spacing w:before="60" w:after="0" w:line="240" w:lineRule="auto"/>
        <w:rPr>
          <w:rFonts w:eastAsiaTheme="minorEastAsia"/>
        </w:rPr>
      </w:pPr>
      <w:r w:rsidRPr="71CC2ABE">
        <w:rPr>
          <w:rFonts w:eastAsia="Calibri"/>
        </w:rPr>
        <w:t>2</w:t>
      </w:r>
      <w:r w:rsidR="00C83C31">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DCD5C58" w14:textId="6337C107" w:rsidR="00EB58B1" w:rsidRPr="00AF7794" w:rsidRDefault="71CC2ABE" w:rsidP="71CC2ABE">
      <w:pPr>
        <w:pStyle w:val="ListParagraph"/>
        <w:spacing w:before="60" w:after="0" w:line="240" w:lineRule="auto"/>
        <w:rPr>
          <w:rFonts w:eastAsia="Calibri"/>
        </w:rPr>
      </w:pPr>
      <w:r w:rsidRPr="71CC2ABE">
        <w:rPr>
          <w:rFonts w:eastAsia="Calibri"/>
        </w:rPr>
        <w:t>3</w:t>
      </w:r>
      <w:r w:rsidR="00C83C31">
        <w:tab/>
      </w:r>
      <w:r w:rsidRPr="71CC2ABE">
        <w:rPr>
          <w:rFonts w:eastAsia="Calibri"/>
        </w:rPr>
        <w:t>Water that was filtered using reverse osmosis (under sink or whole house)</w:t>
      </w:r>
    </w:p>
    <w:p w14:paraId="7A5C7F78" w14:textId="1DA7FE92" w:rsidR="00EB58B1" w:rsidRPr="00AF7794" w:rsidRDefault="71CC2ABE" w:rsidP="71CC2ABE">
      <w:pPr>
        <w:pStyle w:val="ListParagraph"/>
        <w:spacing w:before="60" w:after="0" w:line="240" w:lineRule="auto"/>
        <w:rPr>
          <w:rFonts w:eastAsia="Calibri"/>
        </w:rPr>
      </w:pPr>
      <w:r w:rsidRPr="71CC2ABE">
        <w:rPr>
          <w:rFonts w:eastAsia="Calibri"/>
        </w:rPr>
        <w:t>4</w:t>
      </w:r>
      <w:r w:rsidR="00C83C31">
        <w:tab/>
      </w:r>
      <w:r w:rsidRPr="71CC2ABE">
        <w:rPr>
          <w:rFonts w:eastAsia="Calibri"/>
        </w:rPr>
        <w:t>Water that was filtered with another type of filter (under sink or whole house)</w:t>
      </w:r>
    </w:p>
    <w:p w14:paraId="49932730" w14:textId="02DB4922" w:rsidR="00EB58B1" w:rsidRPr="00AF7794" w:rsidRDefault="71CC2ABE" w:rsidP="71CC2ABE">
      <w:pPr>
        <w:pStyle w:val="ListParagraph"/>
        <w:spacing w:before="60" w:after="0" w:line="240" w:lineRule="auto"/>
        <w:rPr>
          <w:rFonts w:eastAsia="Calibri"/>
        </w:rPr>
      </w:pPr>
      <w:r w:rsidRPr="71CC2ABE">
        <w:rPr>
          <w:rFonts w:eastAsia="Calibri"/>
        </w:rPr>
        <w:t>5</w:t>
      </w:r>
      <w:r w:rsidR="00C83C31">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2D533B60" w14:textId="27AA2550" w:rsidR="00EB58B1" w:rsidRPr="00AF7794" w:rsidRDefault="71CC2ABE" w:rsidP="71CC2ABE">
      <w:pPr>
        <w:pStyle w:val="ListParagraph"/>
        <w:spacing w:before="60" w:after="0" w:line="240" w:lineRule="auto"/>
        <w:rPr>
          <w:rFonts w:eastAsia="Calibri"/>
        </w:rPr>
      </w:pPr>
      <w:r w:rsidRPr="71CC2ABE">
        <w:rPr>
          <w:rFonts w:eastAsia="Calibri"/>
        </w:rPr>
        <w:t>55</w:t>
      </w:r>
      <w:r w:rsidR="00C83C31">
        <w:tab/>
      </w:r>
      <w:r w:rsidRPr="71CC2ABE">
        <w:rPr>
          <w:rFonts w:eastAsia="Calibri"/>
        </w:rPr>
        <w:t>Other: Please describe [text box]</w:t>
      </w:r>
    </w:p>
    <w:p w14:paraId="6D198AAB" w14:textId="4E6BF422" w:rsidR="00EB58B1" w:rsidRPr="00AF7794" w:rsidRDefault="71CC2ABE" w:rsidP="71CC2ABE">
      <w:pPr>
        <w:pStyle w:val="ListParagraph"/>
        <w:spacing w:before="60" w:after="0" w:line="240" w:lineRule="auto"/>
        <w:rPr>
          <w:rFonts w:eastAsia="Calibri"/>
        </w:rPr>
      </w:pPr>
      <w:r w:rsidRPr="71CC2ABE">
        <w:rPr>
          <w:rFonts w:eastAsia="Calibri"/>
        </w:rPr>
        <w:t>77</w:t>
      </w:r>
      <w:r w:rsidR="00C83C31">
        <w:tab/>
      </w:r>
      <w:r w:rsidRPr="71CC2ABE">
        <w:rPr>
          <w:rFonts w:eastAsia="Calibri"/>
        </w:rPr>
        <w:t>Don’t know</w:t>
      </w:r>
    </w:p>
    <w:p w14:paraId="28E4DB3C" w14:textId="0A26745D" w:rsidR="00D852DC"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TAPWTRINTRO</w:t>
      </w:r>
    </w:p>
    <w:p w14:paraId="2BFF10DA" w14:textId="763B607E" w:rsidR="00EB58B1" w:rsidRPr="00AF7794" w:rsidRDefault="00EB58B1" w:rsidP="00EB58B1">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00CE2E86" w:rsidRPr="00AF7794">
        <w:rPr>
          <w:rFonts w:eastAsia="Calibri" w:cstheme="minorHAnsi"/>
          <w:i/>
        </w:rPr>
        <w:t>]</w:t>
      </w:r>
    </w:p>
    <w:p w14:paraId="1129F8E9" w14:textId="77777777" w:rsidR="00B75EA8" w:rsidRPr="00AF7794" w:rsidRDefault="00B75EA8" w:rsidP="00EB58B1">
      <w:pPr>
        <w:spacing w:before="60" w:after="0" w:line="240" w:lineRule="auto"/>
        <w:rPr>
          <w:rFonts w:eastAsia="Calibri" w:cstheme="minorHAnsi"/>
          <w:i/>
        </w:rPr>
      </w:pPr>
    </w:p>
    <w:p w14:paraId="0D674EB6" w14:textId="2E559436" w:rsidR="00B75EA8" w:rsidRPr="00AF7794" w:rsidRDefault="002C6371" w:rsidP="001D0CF4">
      <w:pPr>
        <w:pStyle w:val="Heading1"/>
        <w:spacing w:after="0"/>
        <w:rPr>
          <w:rFonts w:eastAsia="Calibri"/>
        </w:rPr>
      </w:pPr>
      <w:r>
        <w:t xml:space="preserve">[TAPWTRINTRO] </w:t>
      </w:r>
      <w:r w:rsidR="71CC2ABE" w:rsidRPr="71CC2ABE">
        <w:rPr>
          <w:rFonts w:eastAsia="Calibri"/>
        </w:rPr>
        <w:t>Adult Tap Water Intake and Use</w:t>
      </w:r>
    </w:p>
    <w:p w14:paraId="4F4361CD" w14:textId="558F19DD" w:rsidR="00B75EA8" w:rsidRDefault="71CC2ABE" w:rsidP="002C6371">
      <w:pPr>
        <w:spacing w:after="0" w:line="240" w:lineRule="auto"/>
      </w:pPr>
      <w:r>
        <w:t xml:space="preserve">The water we drink and use for showering and bathing can also affect our health. In this section, we ask about how much tap water you usually drink and how often you shower or bathe at home. As you think about your answers, please think about a usual day or week. </w:t>
      </w:r>
    </w:p>
    <w:p w14:paraId="0F67AFEF" w14:textId="77777777" w:rsidR="00672872" w:rsidRPr="00AF7794" w:rsidRDefault="00672872" w:rsidP="005363F8">
      <w:pPr>
        <w:spacing w:after="0" w:line="240" w:lineRule="auto"/>
      </w:pPr>
    </w:p>
    <w:p w14:paraId="79C155DA" w14:textId="22FD886B" w:rsidR="001468EA" w:rsidRPr="00AF7794" w:rsidRDefault="06059A50" w:rsidP="008B16AA">
      <w:pPr>
        <w:pStyle w:val="ListParagraph"/>
        <w:numPr>
          <w:ilvl w:val="0"/>
          <w:numId w:val="7"/>
        </w:numPr>
        <w:spacing w:after="0" w:line="240" w:lineRule="auto"/>
        <w:rPr>
          <w:rFonts w:eastAsia="Calibri"/>
        </w:rPr>
      </w:pPr>
      <w:r w:rsidRPr="06059A50">
        <w:rPr>
          <w:rFonts w:eastAsia="Calibri"/>
        </w:rPr>
        <w:t>[DRINKSWTR2A]</w:t>
      </w:r>
      <w:r w:rsidRPr="06059A50">
        <w:rPr>
          <w:rFonts w:eastAsia="Calibri"/>
          <w:color w:val="00B050"/>
        </w:rPr>
        <w:t xml:space="preserve"> </w:t>
      </w:r>
      <w:r w:rsidRPr="06059A50">
        <w:rPr>
          <w:rFonts w:eastAsia="Calibri"/>
        </w:rPr>
        <w:t xml:space="preserve">In a </w:t>
      </w:r>
      <w:r w:rsidRPr="06059A50">
        <w:rPr>
          <w:rFonts w:eastAsia="Calibri"/>
          <w:b/>
          <w:bCs/>
        </w:rPr>
        <w:t>usual week</w:t>
      </w:r>
      <w:r w:rsidRPr="06059A50">
        <w:rPr>
          <w:rFonts w:eastAsia="Calibri"/>
        </w:rPr>
        <w:t>, about how often do you drink tap water from your home?</w:t>
      </w:r>
      <w:ins w:id="2" w:author="Julie Cusack" w:date="2023-02-16T20:27:00Z">
        <w:r w:rsidRPr="06059A50">
          <w:rPr>
            <w:rFonts w:eastAsia="Calibri"/>
          </w:rPr>
          <w:t xml:space="preserve"> We are interested </w:t>
        </w:r>
      </w:ins>
      <w:ins w:id="3" w:author="Julie Cusack" w:date="2023-02-16T20:28:00Z">
        <w:r w:rsidRPr="06059A50">
          <w:rPr>
            <w:rFonts w:eastAsia="Calibri"/>
          </w:rPr>
          <w:t>in a</w:t>
        </w:r>
      </w:ins>
      <w:ins w:id="4" w:author="Julie Cusack" w:date="2023-02-24T18:52:00Z">
        <w:r w:rsidRPr="06059A50">
          <w:rPr>
            <w:rFonts w:eastAsia="Calibri"/>
          </w:rPr>
          <w:t>ll</w:t>
        </w:r>
      </w:ins>
      <w:ins w:id="5" w:author="Julie Cusack" w:date="2023-02-16T20:28:00Z">
        <w:r w:rsidRPr="06059A50">
          <w:rPr>
            <w:rFonts w:eastAsia="Calibri"/>
          </w:rPr>
          <w:t xml:space="preserve"> tap water,</w:t>
        </w:r>
      </w:ins>
      <w:ins w:id="6" w:author="Julie Cusack" w:date="2023-02-24T18:52:00Z">
        <w:r w:rsidRPr="06059A50">
          <w:rPr>
            <w:rFonts w:eastAsia="Calibri"/>
          </w:rPr>
          <w:t xml:space="preserve"> </w:t>
        </w:r>
      </w:ins>
      <w:proofErr w:type="gramStart"/>
      <w:ins w:id="7" w:author="Julie Cusack" w:date="2023-02-16T20:28:00Z">
        <w:r w:rsidRPr="06059A50">
          <w:rPr>
            <w:rFonts w:eastAsia="Calibri"/>
          </w:rPr>
          <w:t xml:space="preserve">whether </w:t>
        </w:r>
      </w:ins>
      <w:ins w:id="8" w:author="Julie Cusack" w:date="2023-02-24T18:52:00Z">
        <w:r w:rsidRPr="06059A50">
          <w:rPr>
            <w:rFonts w:eastAsia="Calibri"/>
          </w:rPr>
          <w:t>or not</w:t>
        </w:r>
        <w:proofErr w:type="gramEnd"/>
        <w:r w:rsidRPr="06059A50">
          <w:rPr>
            <w:rFonts w:eastAsia="Calibri"/>
          </w:rPr>
          <w:t xml:space="preserve"> </w:t>
        </w:r>
      </w:ins>
      <w:ins w:id="9" w:author="Julie Cusack" w:date="2023-02-16T20:28:00Z">
        <w:r w:rsidRPr="06059A50">
          <w:rPr>
            <w:rFonts w:eastAsia="Calibri"/>
          </w:rPr>
          <w:t>it has been filtered</w:t>
        </w:r>
      </w:ins>
      <w:ins w:id="10" w:author="Julie Cusack" w:date="2023-02-16T20:29:00Z">
        <w:r w:rsidRPr="06059A50">
          <w:rPr>
            <w:rFonts w:eastAsia="Calibri"/>
          </w:rPr>
          <w:t xml:space="preserve"> or treated.</w:t>
        </w:r>
      </w:ins>
    </w:p>
    <w:p w14:paraId="09077B3E" w14:textId="3DC519C4" w:rsidR="001468EA" w:rsidRPr="00AF7794" w:rsidRDefault="0FC45AAF" w:rsidP="71CC2ABE">
      <w:pPr>
        <w:pStyle w:val="ListParagraph"/>
        <w:spacing w:before="60" w:after="0" w:line="240" w:lineRule="auto"/>
        <w:rPr>
          <w:rFonts w:eastAsia="Calibri"/>
        </w:rPr>
      </w:pPr>
      <w:r w:rsidRPr="0FC45AAF">
        <w:rPr>
          <w:rFonts w:eastAsia="Calibri"/>
        </w:rPr>
        <w:t>0</w:t>
      </w:r>
      <w:r w:rsidR="0045294C">
        <w:tab/>
      </w:r>
      <w:r w:rsidRPr="0FC45AAF">
        <w:rPr>
          <w:rFonts w:eastAsia="Calibri"/>
        </w:rPr>
        <w:t>___times per day</w:t>
      </w:r>
    </w:p>
    <w:p w14:paraId="7F0FB47D" w14:textId="5D30D314" w:rsidR="001468EA" w:rsidRPr="00AF7794" w:rsidRDefault="0FC45AAF" w:rsidP="71CC2ABE">
      <w:pPr>
        <w:pStyle w:val="ListParagraph"/>
        <w:spacing w:before="60" w:after="0" w:line="240" w:lineRule="auto"/>
        <w:rPr>
          <w:rFonts w:eastAsia="Calibri"/>
        </w:rPr>
      </w:pPr>
      <w:r w:rsidRPr="0FC45AAF">
        <w:rPr>
          <w:rFonts w:eastAsia="Calibri"/>
        </w:rPr>
        <w:t>1</w:t>
      </w:r>
      <w:r w:rsidR="0045294C">
        <w:tab/>
      </w:r>
      <w:r w:rsidRPr="0FC45AAF">
        <w:rPr>
          <w:rFonts w:eastAsia="Calibri"/>
        </w:rPr>
        <w:t>5 to 6 times per week</w:t>
      </w:r>
    </w:p>
    <w:p w14:paraId="188C1DBE" w14:textId="5F339172" w:rsidR="001468EA" w:rsidRPr="00AF7794" w:rsidRDefault="0FC45AAF" w:rsidP="71CC2ABE">
      <w:pPr>
        <w:pStyle w:val="ListParagraph"/>
        <w:spacing w:before="60" w:after="0" w:line="240" w:lineRule="auto"/>
        <w:rPr>
          <w:rFonts w:eastAsia="Calibri"/>
        </w:rPr>
      </w:pPr>
      <w:r w:rsidRPr="0FC45AAF">
        <w:rPr>
          <w:rFonts w:eastAsia="Calibri"/>
        </w:rPr>
        <w:t>2</w:t>
      </w:r>
      <w:r w:rsidR="0045294C">
        <w:tab/>
      </w:r>
      <w:r w:rsidRPr="0FC45AAF">
        <w:rPr>
          <w:rFonts w:eastAsia="Calibri"/>
        </w:rPr>
        <w:t>3 to 4 times per week</w:t>
      </w:r>
    </w:p>
    <w:p w14:paraId="525DBF17" w14:textId="433A4A51" w:rsidR="001468EA" w:rsidRPr="00AF7794" w:rsidRDefault="0FC45AAF" w:rsidP="71CC2ABE">
      <w:pPr>
        <w:pStyle w:val="ListParagraph"/>
        <w:spacing w:before="60" w:after="0" w:line="240" w:lineRule="auto"/>
        <w:rPr>
          <w:rFonts w:eastAsia="Calibri"/>
        </w:rPr>
      </w:pPr>
      <w:r w:rsidRPr="0FC45AAF">
        <w:rPr>
          <w:rFonts w:eastAsia="Calibri"/>
        </w:rPr>
        <w:t>3</w:t>
      </w:r>
      <w:r w:rsidR="0045294C">
        <w:tab/>
      </w:r>
      <w:r w:rsidRPr="0FC45AAF">
        <w:rPr>
          <w:rFonts w:eastAsia="Calibri"/>
        </w:rPr>
        <w:t>1 to 2 times per week</w:t>
      </w:r>
    </w:p>
    <w:p w14:paraId="7178B09E" w14:textId="3B57ACF6" w:rsidR="001468EA" w:rsidRPr="00AF7794" w:rsidRDefault="71CC2ABE" w:rsidP="71CC2ABE">
      <w:pPr>
        <w:pStyle w:val="ListParagraph"/>
        <w:spacing w:before="60" w:after="0" w:line="240" w:lineRule="auto"/>
        <w:rPr>
          <w:rFonts w:eastAsia="Calibri"/>
        </w:rPr>
      </w:pPr>
      <w:r w:rsidRPr="71CC2ABE">
        <w:rPr>
          <w:rFonts w:eastAsia="Calibri"/>
        </w:rPr>
        <w:t>4</w:t>
      </w:r>
      <w:r w:rsidR="0045294C">
        <w:tab/>
      </w:r>
      <w:r w:rsidRPr="71CC2ABE">
        <w:rPr>
          <w:rFonts w:eastAsia="Calibri"/>
        </w:rPr>
        <w:t>Less than once a week</w:t>
      </w:r>
    </w:p>
    <w:p w14:paraId="3E1C8061" w14:textId="10AAF645" w:rsidR="001468EA" w:rsidRPr="00AF7794" w:rsidRDefault="71CC2ABE" w:rsidP="71CC2ABE">
      <w:pPr>
        <w:pStyle w:val="ListParagraph"/>
        <w:spacing w:before="60" w:after="0" w:line="240" w:lineRule="auto"/>
        <w:rPr>
          <w:rFonts w:eastAsia="Calibri"/>
        </w:rPr>
      </w:pPr>
      <w:r w:rsidRPr="71CC2ABE">
        <w:rPr>
          <w:rFonts w:eastAsia="Calibri"/>
        </w:rPr>
        <w:t>5</w:t>
      </w:r>
      <w:r w:rsidR="0045294C">
        <w:tab/>
      </w:r>
      <w:r w:rsidRPr="71CC2ABE">
        <w:rPr>
          <w:rFonts w:eastAsia="Calibri"/>
        </w:rPr>
        <w:t>I drink tap water but don’t know how often</w:t>
      </w:r>
    </w:p>
    <w:p w14:paraId="6675E121" w14:textId="252A0E23" w:rsidR="001468EA"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DRINKSWTR1</w:t>
      </w:r>
    </w:p>
    <w:p w14:paraId="6DCEDA6B" w14:textId="77777777" w:rsidR="001468EA" w:rsidRDefault="001468EA" w:rsidP="001468EA">
      <w:pPr>
        <w:pStyle w:val="ListParagraph"/>
        <w:spacing w:after="0" w:line="240" w:lineRule="auto"/>
        <w:ind w:left="360"/>
        <w:rPr>
          <w:rFonts w:eastAsia="Calibri" w:cstheme="minorHAnsi"/>
        </w:rPr>
      </w:pPr>
      <w:r w:rsidRPr="00AF7794">
        <w:rPr>
          <w:rFonts w:eastAsia="Calibri" w:cstheme="minorHAnsi"/>
        </w:rPr>
        <w:t xml:space="preserve"> </w:t>
      </w:r>
    </w:p>
    <w:p w14:paraId="3690B4A0" w14:textId="2C6702B1" w:rsidR="00B75EA8" w:rsidRPr="00AF7794" w:rsidRDefault="06059A50" w:rsidP="008B16AA">
      <w:pPr>
        <w:pStyle w:val="ListParagraph"/>
        <w:numPr>
          <w:ilvl w:val="0"/>
          <w:numId w:val="7"/>
        </w:numPr>
        <w:spacing w:after="0" w:line="240" w:lineRule="auto"/>
        <w:rPr>
          <w:rFonts w:eastAsia="Calibri"/>
        </w:rPr>
      </w:pPr>
      <w:r w:rsidRPr="06059A50">
        <w:rPr>
          <w:rFonts w:eastAsia="Calibri"/>
        </w:rPr>
        <w:t xml:space="preserve">[DRINKSWTR1] In a </w:t>
      </w:r>
      <w:r w:rsidRPr="06059A50">
        <w:rPr>
          <w:rFonts w:eastAsia="Calibri"/>
          <w:b/>
          <w:bCs/>
        </w:rPr>
        <w:t>usual week</w:t>
      </w:r>
      <w:r w:rsidRPr="06059A50">
        <w:rPr>
          <w:rFonts w:eastAsia="Calibri"/>
        </w:rPr>
        <w:t>, which of these beverages do you make with tap water from your home?</w:t>
      </w:r>
      <w:r w:rsidRPr="06059A50">
        <w:rPr>
          <w:rFonts w:eastAsia="Calibri"/>
          <w:color w:val="00B050"/>
        </w:rPr>
        <w:t xml:space="preserve"> </w:t>
      </w:r>
      <w:ins w:id="11" w:author="Julie Cusack" w:date="2023-02-24T18:54:00Z">
        <w:r w:rsidRPr="06059A50">
          <w:rPr>
            <w:rFonts w:eastAsia="Calibri"/>
          </w:rPr>
          <w:t xml:space="preserve">We are interested in all tap water, </w:t>
        </w:r>
        <w:proofErr w:type="gramStart"/>
        <w:r w:rsidRPr="06059A50">
          <w:rPr>
            <w:rFonts w:eastAsia="Calibri"/>
          </w:rPr>
          <w:t>whether or not</w:t>
        </w:r>
        <w:proofErr w:type="gramEnd"/>
        <w:r w:rsidRPr="06059A50">
          <w:rPr>
            <w:rFonts w:eastAsia="Calibri"/>
          </w:rPr>
          <w:t xml:space="preserve"> it has been filtered or treated.</w:t>
        </w:r>
      </w:ins>
      <w:ins w:id="12" w:author="Julie Cusack" w:date="2023-02-16T20:30:00Z">
        <w:r w:rsidRPr="06059A50">
          <w:rPr>
            <w:rFonts w:eastAsia="Calibri"/>
          </w:rPr>
          <w:t xml:space="preserve"> </w:t>
        </w:r>
      </w:ins>
      <w:r w:rsidRPr="06059A50">
        <w:rPr>
          <w:rFonts w:eastAsia="Calibri"/>
        </w:rPr>
        <w:t>Select all that apply.</w:t>
      </w:r>
    </w:p>
    <w:p w14:paraId="0AEF1B29" w14:textId="36DEB190" w:rsidR="00B75EA8" w:rsidRPr="00AF7794" w:rsidRDefault="71CC2ABE" w:rsidP="71CC2ABE">
      <w:pPr>
        <w:pStyle w:val="ListParagraph"/>
        <w:spacing w:before="60" w:after="0" w:line="240" w:lineRule="auto"/>
        <w:rPr>
          <w:rFonts w:eastAsia="Calibri"/>
        </w:rPr>
      </w:pPr>
      <w:r w:rsidRPr="71CC2ABE">
        <w:rPr>
          <w:rFonts w:eastAsia="Calibri"/>
        </w:rPr>
        <w:t>0</w:t>
      </w:r>
      <w:r w:rsidR="00462E4F">
        <w:tab/>
      </w:r>
      <w:r w:rsidRPr="71CC2ABE">
        <w:rPr>
          <w:rFonts w:eastAsia="Calibri"/>
        </w:rPr>
        <w:t>A cup of coffee</w:t>
      </w:r>
    </w:p>
    <w:p w14:paraId="51F7888E" w14:textId="0D038DB9" w:rsidR="00B75EA8" w:rsidRPr="00AF7794" w:rsidRDefault="71CC2ABE" w:rsidP="71CC2ABE">
      <w:pPr>
        <w:pStyle w:val="ListParagraph"/>
        <w:spacing w:before="60" w:after="0" w:line="240" w:lineRule="auto"/>
        <w:rPr>
          <w:rFonts w:eastAsia="Calibri"/>
        </w:rPr>
      </w:pPr>
      <w:r w:rsidRPr="71CC2ABE">
        <w:rPr>
          <w:rFonts w:eastAsia="Calibri"/>
        </w:rPr>
        <w:t>1</w:t>
      </w:r>
      <w:r w:rsidR="00462E4F">
        <w:tab/>
      </w:r>
      <w:r w:rsidRPr="71CC2ABE">
        <w:rPr>
          <w:rFonts w:eastAsia="Calibri"/>
        </w:rPr>
        <w:t>A cup of hot tea</w:t>
      </w:r>
    </w:p>
    <w:p w14:paraId="4763F3F2" w14:textId="3A70BA93" w:rsidR="00B75EA8" w:rsidRPr="00AF7794" w:rsidRDefault="71CC2ABE" w:rsidP="71CC2ABE">
      <w:pPr>
        <w:pStyle w:val="ListParagraph"/>
        <w:spacing w:before="60" w:after="0" w:line="240" w:lineRule="auto"/>
        <w:rPr>
          <w:rFonts w:eastAsia="Calibri"/>
        </w:rPr>
      </w:pPr>
      <w:r w:rsidRPr="71CC2ABE">
        <w:rPr>
          <w:rFonts w:eastAsia="Calibri"/>
        </w:rPr>
        <w:t>2</w:t>
      </w:r>
      <w:r w:rsidR="00462E4F">
        <w:tab/>
      </w:r>
      <w:r w:rsidRPr="71CC2ABE">
        <w:rPr>
          <w:rFonts w:eastAsia="Calibri"/>
        </w:rPr>
        <w:t>A glass of iced tea</w:t>
      </w:r>
    </w:p>
    <w:p w14:paraId="05686CA3" w14:textId="7D807933" w:rsidR="00B75EA8" w:rsidRPr="00AF7794" w:rsidRDefault="71CC2ABE" w:rsidP="71CC2ABE">
      <w:pPr>
        <w:pStyle w:val="ListParagraph"/>
        <w:spacing w:before="60" w:after="0" w:line="240" w:lineRule="auto"/>
        <w:rPr>
          <w:rFonts w:eastAsia="Calibri"/>
        </w:rPr>
      </w:pPr>
      <w:r w:rsidRPr="71CC2ABE">
        <w:rPr>
          <w:rFonts w:eastAsia="Calibri"/>
        </w:rPr>
        <w:t>3</w:t>
      </w:r>
      <w:r w:rsidR="00462E4F">
        <w:tab/>
      </w:r>
      <w:r w:rsidRPr="71CC2ABE">
        <w:rPr>
          <w:rFonts w:eastAsia="Calibri"/>
        </w:rPr>
        <w:t xml:space="preserve">Any other beverage or soup made with your tap water (such as fruit juice made from </w:t>
      </w:r>
      <w:r w:rsidR="00462E4F">
        <w:tab/>
      </w:r>
      <w:r w:rsidR="00462E4F">
        <w:tab/>
      </w:r>
      <w:r w:rsidRPr="71CC2ABE">
        <w:rPr>
          <w:rFonts w:eastAsia="Calibri"/>
        </w:rPr>
        <w:t>concentrate and beverages made from powder)</w:t>
      </w:r>
    </w:p>
    <w:p w14:paraId="5CDBF038" w14:textId="4D85B5F9" w:rsidR="00B75EA8" w:rsidRPr="00AF7794" w:rsidRDefault="71CC2ABE" w:rsidP="71CC2ABE">
      <w:pPr>
        <w:pStyle w:val="ListParagraph"/>
        <w:spacing w:before="60" w:after="0" w:line="240" w:lineRule="auto"/>
        <w:rPr>
          <w:rFonts w:eastAsia="Calibri"/>
        </w:rPr>
      </w:pPr>
      <w:r w:rsidRPr="71CC2ABE">
        <w:rPr>
          <w:rFonts w:eastAsia="Calibri"/>
        </w:rPr>
        <w:t>55</w:t>
      </w:r>
      <w:r w:rsidR="00462E4F">
        <w:tab/>
      </w:r>
      <w:r w:rsidRPr="71CC2ABE">
        <w:rPr>
          <w:rFonts w:eastAsia="Calibri"/>
        </w:rPr>
        <w:t>Other: Please describe [text box]</w:t>
      </w:r>
    </w:p>
    <w:p w14:paraId="2CF0FA95" w14:textId="69F8B1F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0D38D517" w14:textId="77777777" w:rsidR="002D66D1" w:rsidRPr="001468EA" w:rsidRDefault="002D66D1" w:rsidP="001468EA">
      <w:pPr>
        <w:spacing w:before="60" w:after="0" w:line="240" w:lineRule="auto"/>
        <w:rPr>
          <w:rFonts w:eastAsia="Calibri" w:cstheme="minorHAnsi"/>
        </w:rPr>
      </w:pPr>
    </w:p>
    <w:p w14:paraId="5A55077C" w14:textId="77777777" w:rsidR="0038113A" w:rsidRDefault="71CC2ABE" w:rsidP="71CC2ABE">
      <w:pPr>
        <w:spacing w:after="0" w:line="240" w:lineRule="auto"/>
        <w:rPr>
          <w:rFonts w:eastAsia="Calibri"/>
          <w:b/>
          <w:bCs/>
        </w:rPr>
      </w:pPr>
      <w:r w:rsidRPr="71CC2ABE">
        <w:rPr>
          <w:rFonts w:eastAsia="Calibri"/>
          <w:b/>
          <w:bCs/>
        </w:rPr>
        <w:t>[DISPLAY DRINKWTR2B IF DRINKSWTR1 = 0</w:t>
      </w:r>
    </w:p>
    <w:p w14:paraId="6C3396D4" w14:textId="16888AAE" w:rsidR="001468EA" w:rsidRPr="00CD4B7F" w:rsidRDefault="0038113A" w:rsidP="71CC2ABE">
      <w:pPr>
        <w:spacing w:after="0" w:line="240" w:lineRule="auto"/>
        <w:rPr>
          <w:rFonts w:eastAsia="Calibri"/>
          <w:b/>
          <w:bCs/>
        </w:rPr>
      </w:pPr>
      <w:r>
        <w:rPr>
          <w:rFonts w:eastAsia="Calibri"/>
          <w:b/>
          <w:bCs/>
        </w:rPr>
        <w:t>ELSE, GO TO DRINKSWTR2C</w:t>
      </w:r>
      <w:r w:rsidR="71CC2ABE" w:rsidRPr="71CC2ABE">
        <w:rPr>
          <w:rFonts w:eastAsia="Calibri"/>
          <w:b/>
          <w:bCs/>
        </w:rPr>
        <w:t>]</w:t>
      </w:r>
    </w:p>
    <w:p w14:paraId="55E66C0F" w14:textId="6116AD07" w:rsidR="00FD1D70" w:rsidRPr="00AF7794" w:rsidRDefault="06059A50" w:rsidP="008B16AA">
      <w:pPr>
        <w:pStyle w:val="ListParagraph"/>
        <w:numPr>
          <w:ilvl w:val="0"/>
          <w:numId w:val="7"/>
        </w:numPr>
        <w:spacing w:after="0" w:line="240" w:lineRule="auto"/>
        <w:rPr>
          <w:rFonts w:eastAsia="Calibri"/>
        </w:rPr>
      </w:pPr>
      <w:r w:rsidRPr="06059A50">
        <w:rPr>
          <w:rFonts w:eastAsia="Calibri"/>
        </w:rPr>
        <w:t xml:space="preserve">[DRINKSWTR2B] In a </w:t>
      </w:r>
      <w:r w:rsidRPr="06059A50">
        <w:rPr>
          <w:rFonts w:eastAsia="Calibri"/>
          <w:b/>
          <w:bCs/>
        </w:rPr>
        <w:t>usual week</w:t>
      </w:r>
      <w:r w:rsidRPr="06059A50">
        <w:rPr>
          <w:rFonts w:eastAsia="Calibri"/>
        </w:rPr>
        <w:t>, about how often do you use tap water from your home to make a cup of coffee?</w:t>
      </w:r>
      <w:ins w:id="13" w:author="Julie Cusack" w:date="2023-02-16T20:30:00Z">
        <w:r w:rsidRPr="06059A50">
          <w:rPr>
            <w:rFonts w:eastAsia="Calibri"/>
          </w:rPr>
          <w:t xml:space="preserve"> </w:t>
        </w:r>
      </w:ins>
      <w:ins w:id="14" w:author="Julie Cusack" w:date="2023-02-24T18:54:00Z">
        <w:r w:rsidRPr="06059A50">
          <w:rPr>
            <w:rFonts w:eastAsia="Calibri"/>
          </w:rPr>
          <w:t xml:space="preserve">We are interested in all tap water, </w:t>
        </w:r>
        <w:proofErr w:type="gramStart"/>
        <w:r w:rsidRPr="06059A50">
          <w:rPr>
            <w:rFonts w:eastAsia="Calibri"/>
          </w:rPr>
          <w:t>whether or not</w:t>
        </w:r>
        <w:proofErr w:type="gramEnd"/>
        <w:r w:rsidRPr="06059A50">
          <w:rPr>
            <w:rFonts w:eastAsia="Calibri"/>
          </w:rPr>
          <w:t xml:space="preserve"> it has been filtered or treated.</w:t>
        </w:r>
      </w:ins>
    </w:p>
    <w:p w14:paraId="03CC6208" w14:textId="0E451D04" w:rsidR="00FD1D70" w:rsidRPr="00AF7794" w:rsidRDefault="0FC45AAF" w:rsidP="71CC2ABE">
      <w:pPr>
        <w:pStyle w:val="ListParagraph"/>
        <w:spacing w:before="60" w:after="0" w:line="240" w:lineRule="auto"/>
        <w:rPr>
          <w:rFonts w:eastAsia="Calibri"/>
        </w:rPr>
      </w:pPr>
      <w:r w:rsidRPr="0FC45AAF">
        <w:rPr>
          <w:rFonts w:eastAsia="Calibri"/>
        </w:rPr>
        <w:t>0</w:t>
      </w:r>
      <w:r w:rsidR="00D10956">
        <w:tab/>
      </w:r>
      <w:r w:rsidRPr="0FC45AAF">
        <w:rPr>
          <w:rFonts w:eastAsia="Calibri"/>
        </w:rPr>
        <w:t>___times per day</w:t>
      </w:r>
    </w:p>
    <w:p w14:paraId="52D97392" w14:textId="67D3DEA1" w:rsidR="00FD1D70" w:rsidRPr="00AF7794" w:rsidRDefault="0FC45AAF" w:rsidP="71CC2ABE">
      <w:pPr>
        <w:pStyle w:val="ListParagraph"/>
        <w:spacing w:before="60" w:after="0" w:line="240" w:lineRule="auto"/>
        <w:rPr>
          <w:rFonts w:eastAsia="Calibri"/>
        </w:rPr>
      </w:pPr>
      <w:r w:rsidRPr="0FC45AAF">
        <w:rPr>
          <w:rFonts w:eastAsia="Calibri"/>
        </w:rPr>
        <w:t>1</w:t>
      </w:r>
      <w:r w:rsidR="00D10956">
        <w:tab/>
      </w:r>
      <w:r w:rsidRPr="0FC45AAF">
        <w:rPr>
          <w:rFonts w:eastAsia="Calibri"/>
        </w:rPr>
        <w:t>5 to 6 times per week</w:t>
      </w:r>
    </w:p>
    <w:p w14:paraId="7B337763" w14:textId="1DAFA46A" w:rsidR="00FD1D70" w:rsidRPr="00AF7794" w:rsidRDefault="0FC45AAF" w:rsidP="71CC2ABE">
      <w:pPr>
        <w:pStyle w:val="ListParagraph"/>
        <w:spacing w:before="60" w:after="0" w:line="240" w:lineRule="auto"/>
        <w:rPr>
          <w:rFonts w:eastAsia="Calibri"/>
        </w:rPr>
      </w:pPr>
      <w:r w:rsidRPr="0FC45AAF">
        <w:rPr>
          <w:rFonts w:eastAsia="Calibri"/>
        </w:rPr>
        <w:t>2</w:t>
      </w:r>
      <w:r w:rsidR="00D10956">
        <w:tab/>
      </w:r>
      <w:r w:rsidRPr="0FC45AAF">
        <w:rPr>
          <w:rFonts w:eastAsia="Calibri"/>
        </w:rPr>
        <w:t>3 to 4 times per week</w:t>
      </w:r>
    </w:p>
    <w:p w14:paraId="0077F885" w14:textId="3968A63E" w:rsidR="00FD1D70" w:rsidRPr="00AF7794" w:rsidRDefault="0FC45AAF" w:rsidP="71CC2ABE">
      <w:pPr>
        <w:pStyle w:val="ListParagraph"/>
        <w:spacing w:before="60" w:after="0" w:line="240" w:lineRule="auto"/>
        <w:rPr>
          <w:rFonts w:eastAsia="Calibri"/>
        </w:rPr>
      </w:pPr>
      <w:r w:rsidRPr="0FC45AAF">
        <w:rPr>
          <w:rFonts w:eastAsia="Calibri"/>
        </w:rPr>
        <w:t>3</w:t>
      </w:r>
      <w:r w:rsidR="00D10956">
        <w:tab/>
      </w:r>
      <w:r w:rsidRPr="0FC45AAF">
        <w:rPr>
          <w:rFonts w:eastAsia="Calibri"/>
        </w:rPr>
        <w:t>1 to 2 times per week</w:t>
      </w:r>
    </w:p>
    <w:p w14:paraId="1585BAFE" w14:textId="2F3B3DB0" w:rsidR="00FD1D70" w:rsidRPr="00AF7794" w:rsidRDefault="71CC2ABE" w:rsidP="71CC2ABE">
      <w:pPr>
        <w:pStyle w:val="ListParagraph"/>
        <w:spacing w:before="60" w:after="0" w:line="240" w:lineRule="auto"/>
        <w:rPr>
          <w:rFonts w:eastAsia="Calibri"/>
        </w:rPr>
      </w:pPr>
      <w:r w:rsidRPr="71CC2ABE">
        <w:rPr>
          <w:rFonts w:eastAsia="Calibri"/>
        </w:rPr>
        <w:t>4</w:t>
      </w:r>
      <w:r w:rsidR="00D10956">
        <w:tab/>
      </w:r>
      <w:r w:rsidRPr="71CC2ABE">
        <w:rPr>
          <w:rFonts w:eastAsia="Calibri"/>
        </w:rPr>
        <w:t>Less than once a week</w:t>
      </w:r>
    </w:p>
    <w:p w14:paraId="6FD9F603" w14:textId="601A7BA6" w:rsidR="00FD1D70" w:rsidRPr="00AF7794" w:rsidRDefault="71CC2ABE" w:rsidP="71CC2ABE">
      <w:pPr>
        <w:pStyle w:val="ListParagraph"/>
        <w:spacing w:before="60" w:after="0" w:line="240" w:lineRule="auto"/>
        <w:rPr>
          <w:rFonts w:eastAsia="Calibri"/>
        </w:rPr>
      </w:pPr>
      <w:r w:rsidRPr="71CC2ABE">
        <w:rPr>
          <w:rFonts w:eastAsia="Calibri"/>
        </w:rPr>
        <w:t>5</w:t>
      </w:r>
      <w:r w:rsidR="00D10956">
        <w:tab/>
      </w:r>
      <w:r w:rsidRPr="71CC2ABE">
        <w:rPr>
          <w:rFonts w:eastAsia="Calibri"/>
        </w:rPr>
        <w:t>I drink tap water in coffee but don’t know how often</w:t>
      </w:r>
    </w:p>
    <w:p w14:paraId="249993D2" w14:textId="3B47A579"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DRINKSWTR2C</w:t>
      </w:r>
    </w:p>
    <w:p w14:paraId="6542D7B9" w14:textId="77777777" w:rsidR="002D66D1" w:rsidRPr="00AF7794" w:rsidRDefault="002D66D1" w:rsidP="002D66D1">
      <w:pPr>
        <w:pStyle w:val="ListParagraph"/>
        <w:spacing w:before="60" w:after="0" w:line="240" w:lineRule="auto"/>
        <w:rPr>
          <w:rFonts w:eastAsia="Calibri" w:cstheme="minorHAnsi"/>
        </w:rPr>
      </w:pPr>
    </w:p>
    <w:p w14:paraId="73716569" w14:textId="77777777" w:rsidR="0038113A" w:rsidRDefault="71CC2ABE" w:rsidP="71CC2ABE">
      <w:pPr>
        <w:spacing w:after="0" w:line="240" w:lineRule="auto"/>
        <w:rPr>
          <w:rFonts w:eastAsia="Calibri"/>
          <w:b/>
          <w:bCs/>
        </w:rPr>
      </w:pPr>
      <w:r w:rsidRPr="71CC2ABE">
        <w:rPr>
          <w:rFonts w:eastAsia="Calibri"/>
          <w:b/>
          <w:bCs/>
        </w:rPr>
        <w:t>[DISPLAY DRINKWTR2C IF DRINKSWTR1 = 1</w:t>
      </w:r>
    </w:p>
    <w:p w14:paraId="2CD4A100" w14:textId="645E0517" w:rsidR="001468EA" w:rsidRPr="00CD4B7F" w:rsidRDefault="0038113A" w:rsidP="71CC2ABE">
      <w:pPr>
        <w:spacing w:after="0" w:line="240" w:lineRule="auto"/>
        <w:rPr>
          <w:rFonts w:eastAsia="Calibri"/>
          <w:b/>
          <w:bCs/>
        </w:rPr>
      </w:pPr>
      <w:r>
        <w:rPr>
          <w:rFonts w:eastAsia="Calibri"/>
          <w:b/>
          <w:bCs/>
        </w:rPr>
        <w:t>ELSE, GO TO DRINKSWTR2D</w:t>
      </w:r>
      <w:r w:rsidR="71CC2ABE" w:rsidRPr="71CC2ABE">
        <w:rPr>
          <w:rFonts w:eastAsia="Calibri"/>
          <w:b/>
          <w:bCs/>
        </w:rPr>
        <w:t>]</w:t>
      </w:r>
    </w:p>
    <w:p w14:paraId="5A9803D0" w14:textId="72D826D9" w:rsidR="00FD1D70" w:rsidRPr="00AF7794" w:rsidRDefault="06059A50" w:rsidP="008B16AA">
      <w:pPr>
        <w:pStyle w:val="ListParagraph"/>
        <w:numPr>
          <w:ilvl w:val="0"/>
          <w:numId w:val="7"/>
        </w:numPr>
        <w:spacing w:after="0" w:line="240" w:lineRule="auto"/>
        <w:rPr>
          <w:rFonts w:eastAsia="Calibri"/>
        </w:rPr>
      </w:pPr>
      <w:r w:rsidRPr="06059A50">
        <w:rPr>
          <w:rFonts w:eastAsia="Calibri"/>
        </w:rPr>
        <w:t xml:space="preserve">[DRINKSWTR2C] In a </w:t>
      </w:r>
      <w:r w:rsidRPr="06059A50">
        <w:rPr>
          <w:rFonts w:eastAsia="Calibri"/>
          <w:b/>
          <w:bCs/>
        </w:rPr>
        <w:t>usual week</w:t>
      </w:r>
      <w:r w:rsidRPr="06059A50">
        <w:rPr>
          <w:rFonts w:eastAsia="Calibri"/>
        </w:rPr>
        <w:t>, about how often do you use tap water from your home to make a cup of hot tea?</w:t>
      </w:r>
      <w:ins w:id="15" w:author="Julie Cusack" w:date="2023-02-24T18:54:00Z">
        <w:r w:rsidRPr="06059A50">
          <w:rPr>
            <w:rFonts w:eastAsia="Calibri"/>
          </w:rPr>
          <w:t xml:space="preserve"> We are interested in all tap water, </w:t>
        </w:r>
        <w:proofErr w:type="gramStart"/>
        <w:r w:rsidRPr="06059A50">
          <w:rPr>
            <w:rFonts w:eastAsia="Calibri"/>
          </w:rPr>
          <w:t>whether or not</w:t>
        </w:r>
        <w:proofErr w:type="gramEnd"/>
        <w:r w:rsidRPr="06059A50">
          <w:rPr>
            <w:rFonts w:eastAsia="Calibri"/>
          </w:rPr>
          <w:t xml:space="preserve"> it has been filtered or treated.</w:t>
        </w:r>
      </w:ins>
    </w:p>
    <w:p w14:paraId="14D732A8" w14:textId="0426DE2F"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1EBF26AF" w14:textId="0AD531DC"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263BBE46" w14:textId="4153CF26"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5CFF4DD5" w14:textId="13EFB3CB"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4959CC61" w14:textId="11972F5A"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15028393" w14:textId="5C79FBFB"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hot tea but don’t know how often</w:t>
      </w:r>
    </w:p>
    <w:p w14:paraId="46A3DAAA" w14:textId="66606A8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DRINKSWTR2D</w:t>
      </w:r>
    </w:p>
    <w:p w14:paraId="669D1A19" w14:textId="77777777" w:rsidR="006F1E9B" w:rsidRPr="00CD4B7F" w:rsidRDefault="006F1E9B" w:rsidP="00FD1D70">
      <w:pPr>
        <w:pStyle w:val="ListParagraph"/>
        <w:spacing w:after="0" w:line="240" w:lineRule="auto"/>
        <w:ind w:left="360"/>
        <w:rPr>
          <w:rFonts w:eastAsia="Calibri" w:cstheme="minorHAnsi"/>
        </w:rPr>
      </w:pPr>
    </w:p>
    <w:p w14:paraId="32A3C96A" w14:textId="77777777" w:rsidR="0038113A" w:rsidRDefault="71CC2ABE" w:rsidP="71CC2ABE">
      <w:pPr>
        <w:spacing w:after="0" w:line="240" w:lineRule="auto"/>
        <w:rPr>
          <w:rFonts w:eastAsia="Calibri"/>
          <w:b/>
          <w:bCs/>
        </w:rPr>
      </w:pPr>
      <w:r w:rsidRPr="71CC2ABE">
        <w:rPr>
          <w:rFonts w:eastAsia="Calibri"/>
          <w:b/>
          <w:bCs/>
        </w:rPr>
        <w:lastRenderedPageBreak/>
        <w:t>[DISPLAY DRINKWTR2D IF DRINKSWTR1 = 2</w:t>
      </w:r>
    </w:p>
    <w:p w14:paraId="6809A76A" w14:textId="7B9B0D9C" w:rsidR="001468EA" w:rsidRPr="00CD4B7F" w:rsidRDefault="0038113A" w:rsidP="71CC2ABE">
      <w:pPr>
        <w:spacing w:after="0" w:line="240" w:lineRule="auto"/>
        <w:rPr>
          <w:rFonts w:eastAsia="Calibri"/>
          <w:b/>
          <w:bCs/>
        </w:rPr>
      </w:pPr>
      <w:r>
        <w:rPr>
          <w:rFonts w:eastAsia="Calibri"/>
          <w:b/>
          <w:bCs/>
        </w:rPr>
        <w:t>ELSE, GO TO DRINKSWTR2E</w:t>
      </w:r>
      <w:r w:rsidR="71CC2ABE" w:rsidRPr="71CC2ABE">
        <w:rPr>
          <w:rFonts w:eastAsia="Calibri"/>
          <w:b/>
          <w:bCs/>
        </w:rPr>
        <w:t>]</w:t>
      </w:r>
    </w:p>
    <w:p w14:paraId="78CC8631" w14:textId="5037CAC0" w:rsidR="00FD1D70" w:rsidRPr="00AF7794" w:rsidRDefault="06059A50" w:rsidP="008B16AA">
      <w:pPr>
        <w:pStyle w:val="ListParagraph"/>
        <w:numPr>
          <w:ilvl w:val="0"/>
          <w:numId w:val="7"/>
        </w:numPr>
        <w:spacing w:after="0" w:line="240" w:lineRule="auto"/>
        <w:rPr>
          <w:rFonts w:eastAsia="Calibri"/>
        </w:rPr>
      </w:pPr>
      <w:r w:rsidRPr="06059A50">
        <w:rPr>
          <w:rFonts w:eastAsia="Calibri"/>
        </w:rPr>
        <w:t xml:space="preserve">[DRINKSWTR2D] In a </w:t>
      </w:r>
      <w:r w:rsidRPr="06059A50">
        <w:rPr>
          <w:rFonts w:eastAsia="Calibri"/>
          <w:b/>
          <w:bCs/>
        </w:rPr>
        <w:t>usual week</w:t>
      </w:r>
      <w:r w:rsidRPr="06059A50">
        <w:rPr>
          <w:rFonts w:eastAsia="Calibri"/>
        </w:rPr>
        <w:t>, about how often do you use tap water from your home to make a glass of iced tea?</w:t>
      </w:r>
      <w:ins w:id="16" w:author="Julie Cusack" w:date="2023-02-24T18:54:00Z">
        <w:r w:rsidRPr="06059A50">
          <w:rPr>
            <w:rFonts w:eastAsia="Calibri"/>
          </w:rPr>
          <w:t xml:space="preserve"> We are interested in all tap water, </w:t>
        </w:r>
        <w:proofErr w:type="gramStart"/>
        <w:r w:rsidRPr="06059A50">
          <w:rPr>
            <w:rFonts w:eastAsia="Calibri"/>
          </w:rPr>
          <w:t>whether or not</w:t>
        </w:r>
        <w:proofErr w:type="gramEnd"/>
        <w:r w:rsidRPr="06059A50">
          <w:rPr>
            <w:rFonts w:eastAsia="Calibri"/>
          </w:rPr>
          <w:t xml:space="preserve"> it has been filtered or treated.</w:t>
        </w:r>
      </w:ins>
    </w:p>
    <w:p w14:paraId="594508D9" w14:textId="7FDA22C0"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48716132" w14:textId="0677A3DF"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40AA9860" w14:textId="44F278F2"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6BA47337" w14:textId="39B911E3"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1EE4E4BE" w14:textId="51915AE4"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4E2805E5" w14:textId="04EF271C"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iced tea but don’t know how often</w:t>
      </w:r>
    </w:p>
    <w:p w14:paraId="1B577C90" w14:textId="4D44CAB6" w:rsidR="006F1E9B" w:rsidRPr="00AF7794" w:rsidRDefault="71CC2ABE" w:rsidP="71CC2ABE">
      <w:pPr>
        <w:pStyle w:val="ListParagraph"/>
        <w:spacing w:before="6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DRINKSWTR2E</w:t>
      </w:r>
    </w:p>
    <w:p w14:paraId="0CD80562" w14:textId="77777777" w:rsidR="00811A04" w:rsidRPr="00AF7794" w:rsidRDefault="00811A04" w:rsidP="00811A04">
      <w:pPr>
        <w:pStyle w:val="ListParagraph"/>
        <w:spacing w:before="60" w:line="240" w:lineRule="auto"/>
        <w:rPr>
          <w:rFonts w:eastAsia="Calibri" w:cstheme="minorHAnsi"/>
        </w:rPr>
      </w:pPr>
    </w:p>
    <w:p w14:paraId="551F62F8" w14:textId="77777777" w:rsidR="00667A47" w:rsidRDefault="71CC2ABE" w:rsidP="71CC2ABE">
      <w:pPr>
        <w:spacing w:after="0" w:line="240" w:lineRule="auto"/>
        <w:rPr>
          <w:rFonts w:eastAsia="Calibri"/>
          <w:b/>
          <w:bCs/>
        </w:rPr>
      </w:pPr>
      <w:r w:rsidRPr="71CC2ABE">
        <w:rPr>
          <w:rFonts w:eastAsia="Calibri"/>
          <w:b/>
          <w:bCs/>
        </w:rPr>
        <w:t>[DISPLAY DRINKWTR2E IF DRINKSWTR1 = 3</w:t>
      </w:r>
    </w:p>
    <w:p w14:paraId="605D430F" w14:textId="2C687D4A" w:rsidR="001468EA" w:rsidRPr="00CD4B7F" w:rsidRDefault="00667A47" w:rsidP="71CC2ABE">
      <w:pPr>
        <w:spacing w:after="0" w:line="240" w:lineRule="auto"/>
        <w:rPr>
          <w:rFonts w:eastAsia="Calibri"/>
          <w:b/>
          <w:bCs/>
        </w:rPr>
      </w:pPr>
      <w:r>
        <w:rPr>
          <w:rFonts w:eastAsia="Calibri"/>
          <w:b/>
          <w:bCs/>
        </w:rPr>
        <w:t>ELSE, GO TO DRINKSWTR2F</w:t>
      </w:r>
      <w:r w:rsidR="71CC2ABE" w:rsidRPr="71CC2ABE">
        <w:rPr>
          <w:rFonts w:eastAsia="Calibri"/>
          <w:b/>
          <w:bCs/>
        </w:rPr>
        <w:t>]</w:t>
      </w:r>
    </w:p>
    <w:p w14:paraId="093F2FD1" w14:textId="00EE0E8F" w:rsidR="00FD1D70" w:rsidRPr="00AF7794" w:rsidRDefault="06059A50" w:rsidP="008B16AA">
      <w:pPr>
        <w:pStyle w:val="ListParagraph"/>
        <w:numPr>
          <w:ilvl w:val="0"/>
          <w:numId w:val="7"/>
        </w:numPr>
        <w:spacing w:after="0" w:line="240" w:lineRule="auto"/>
        <w:rPr>
          <w:rFonts w:eastAsia="Calibri"/>
        </w:rPr>
      </w:pPr>
      <w:r w:rsidRPr="06059A50">
        <w:rPr>
          <w:rFonts w:eastAsia="Calibri"/>
        </w:rPr>
        <w:t xml:space="preserve"> [DRINKSWTR2E] In a </w:t>
      </w:r>
      <w:r w:rsidRPr="06059A50">
        <w:rPr>
          <w:rFonts w:eastAsia="Calibri"/>
          <w:b/>
          <w:bCs/>
        </w:rPr>
        <w:t>usual week</w:t>
      </w:r>
      <w:r w:rsidRPr="06059A50">
        <w:rPr>
          <w:rFonts w:eastAsia="Calibri"/>
        </w:rPr>
        <w:t>, about how often do you use tap water from your home to make any other beverages or soup?</w:t>
      </w:r>
      <w:ins w:id="17" w:author="Julie Cusack" w:date="2023-02-24T19:04:00Z">
        <w:r w:rsidRPr="06059A50">
          <w:rPr>
            <w:rFonts w:eastAsia="Calibri"/>
          </w:rPr>
          <w:t xml:space="preserve"> We are interested in all tap water, </w:t>
        </w:r>
        <w:proofErr w:type="gramStart"/>
        <w:r w:rsidRPr="06059A50">
          <w:rPr>
            <w:rFonts w:eastAsia="Calibri"/>
          </w:rPr>
          <w:t>whether or not</w:t>
        </w:r>
        <w:proofErr w:type="gramEnd"/>
        <w:r w:rsidRPr="06059A50">
          <w:rPr>
            <w:rFonts w:eastAsia="Calibri"/>
          </w:rPr>
          <w:t xml:space="preserve"> it has been filtered or treated.</w:t>
        </w:r>
      </w:ins>
    </w:p>
    <w:p w14:paraId="581A1ADF" w14:textId="4EF17B17"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7C85D4D2" w14:textId="379326D7"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35426723" w14:textId="57AB0CFC"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4F7B8474" w14:textId="6224F15A"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50952EB5" w14:textId="140E2951"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062DA40F" w14:textId="5849AE94"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other beverages or soup but don’t know how often</w:t>
      </w:r>
    </w:p>
    <w:p w14:paraId="2A0C7598" w14:textId="0763A524"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DRINKSWTR2F</w:t>
      </w:r>
    </w:p>
    <w:p w14:paraId="74DDF560" w14:textId="36B359EC" w:rsidR="006F1E9B" w:rsidRPr="00AF7794" w:rsidRDefault="006F1E9B" w:rsidP="00FD1D70">
      <w:pPr>
        <w:pStyle w:val="ListParagraph"/>
        <w:spacing w:after="0" w:line="240" w:lineRule="auto"/>
        <w:ind w:left="360"/>
        <w:rPr>
          <w:rFonts w:eastAsia="Calibri" w:cstheme="minorHAnsi"/>
        </w:rPr>
      </w:pPr>
    </w:p>
    <w:p w14:paraId="38A2F7BA" w14:textId="77777777" w:rsidR="007B02A9" w:rsidRDefault="71CC2ABE" w:rsidP="71CC2ABE">
      <w:pPr>
        <w:spacing w:after="0" w:line="240" w:lineRule="auto"/>
        <w:rPr>
          <w:rFonts w:eastAsia="Calibri"/>
          <w:b/>
          <w:bCs/>
        </w:rPr>
      </w:pPr>
      <w:r w:rsidRPr="71CC2ABE">
        <w:rPr>
          <w:rFonts w:eastAsia="Calibri"/>
          <w:b/>
          <w:bCs/>
        </w:rPr>
        <w:t>[DISPLAY DRINKWTR2F IF DRINKSWTR1 = 4</w:t>
      </w:r>
    </w:p>
    <w:p w14:paraId="4B3B228E" w14:textId="01D04A4D" w:rsidR="001468EA" w:rsidRPr="00CD4B7F" w:rsidRDefault="007B02A9" w:rsidP="71CC2ABE">
      <w:pPr>
        <w:spacing w:after="0" w:line="240" w:lineRule="auto"/>
        <w:rPr>
          <w:rFonts w:eastAsia="Calibri"/>
          <w:b/>
          <w:bCs/>
        </w:rPr>
      </w:pPr>
      <w:r>
        <w:rPr>
          <w:rFonts w:eastAsia="Calibri"/>
          <w:b/>
          <w:bCs/>
        </w:rPr>
        <w:t>ELSE, GO TO NUMBATHS</w:t>
      </w:r>
      <w:r w:rsidR="71CC2ABE" w:rsidRPr="71CC2ABE">
        <w:rPr>
          <w:rFonts w:eastAsia="Calibri"/>
          <w:b/>
          <w:bCs/>
        </w:rPr>
        <w:t>]</w:t>
      </w:r>
    </w:p>
    <w:p w14:paraId="6F703327" w14:textId="5BF78C8D" w:rsidR="00FD1D70" w:rsidRPr="00AF7794" w:rsidRDefault="00FD1D70" w:rsidP="00FD1D70">
      <w:pPr>
        <w:spacing w:after="0" w:line="240" w:lineRule="auto"/>
        <w:rPr>
          <w:rFonts w:eastAsia="Calibri" w:cstheme="minorHAnsi"/>
          <w:b/>
        </w:rPr>
      </w:pPr>
      <w:r w:rsidRPr="00AF7794">
        <w:rPr>
          <w:rFonts w:eastAsia="Calibri" w:cstheme="minorHAnsi"/>
          <w:b/>
        </w:rPr>
        <w:t>[FILL RESPONSE FROM DRINKSWTR1</w:t>
      </w:r>
      <w:r w:rsidR="004D0C46" w:rsidRPr="00AF7794">
        <w:rPr>
          <w:rFonts w:eastAsia="Calibri" w:cstheme="minorHAnsi"/>
          <w:b/>
        </w:rPr>
        <w:t>. IF NO RESPONSE PROVIDED, FILL “other beverages”</w:t>
      </w:r>
      <w:r w:rsidRPr="00AF7794">
        <w:rPr>
          <w:rFonts w:eastAsia="Calibri" w:cstheme="minorHAnsi"/>
          <w:b/>
        </w:rPr>
        <w:t>]</w:t>
      </w:r>
    </w:p>
    <w:p w14:paraId="7BB92D75" w14:textId="6F83A4ED" w:rsidR="00FD1D70" w:rsidRPr="00AF7794" w:rsidRDefault="06059A50" w:rsidP="008B16AA">
      <w:pPr>
        <w:pStyle w:val="ListParagraph"/>
        <w:numPr>
          <w:ilvl w:val="0"/>
          <w:numId w:val="7"/>
        </w:numPr>
        <w:spacing w:after="0" w:line="240" w:lineRule="auto"/>
        <w:rPr>
          <w:rFonts w:eastAsia="Calibri"/>
        </w:rPr>
      </w:pPr>
      <w:r w:rsidRPr="06059A50">
        <w:rPr>
          <w:rFonts w:eastAsia="Calibri"/>
        </w:rPr>
        <w:t xml:space="preserve">[DRINKSWTR2F] In a </w:t>
      </w:r>
      <w:r w:rsidRPr="06059A50">
        <w:rPr>
          <w:rFonts w:eastAsia="Calibri"/>
          <w:b/>
          <w:bCs/>
        </w:rPr>
        <w:t>usual week</w:t>
      </w:r>
      <w:r w:rsidRPr="06059A50">
        <w:rPr>
          <w:rFonts w:eastAsia="Calibri"/>
        </w:rPr>
        <w:t>, about how often do you use tap water from your home to make [insert response from DRINKSWTR1/other beverages]?</w:t>
      </w:r>
      <w:ins w:id="18" w:author="Julie Cusack" w:date="2023-02-16T20:30:00Z">
        <w:r w:rsidRPr="06059A50">
          <w:rPr>
            <w:rFonts w:eastAsia="Calibri"/>
          </w:rPr>
          <w:t xml:space="preserve"> </w:t>
        </w:r>
      </w:ins>
      <w:ins w:id="19" w:author="Julie Cusack" w:date="2023-02-24T19:04:00Z">
        <w:r w:rsidRPr="06059A50">
          <w:rPr>
            <w:rFonts w:eastAsia="Calibri"/>
          </w:rPr>
          <w:t xml:space="preserve">We are interested in all tap water, </w:t>
        </w:r>
        <w:proofErr w:type="gramStart"/>
        <w:r w:rsidRPr="06059A50">
          <w:rPr>
            <w:rFonts w:eastAsia="Calibri"/>
          </w:rPr>
          <w:t>whether or not</w:t>
        </w:r>
        <w:proofErr w:type="gramEnd"/>
        <w:r w:rsidRPr="06059A50">
          <w:rPr>
            <w:rFonts w:eastAsia="Calibri"/>
          </w:rPr>
          <w:t xml:space="preserve"> it has been filtered or treated.</w:t>
        </w:r>
      </w:ins>
    </w:p>
    <w:p w14:paraId="0A11D738" w14:textId="14C5B530" w:rsidR="00FD1D70" w:rsidRPr="00AF7794" w:rsidRDefault="0FC45AAF" w:rsidP="71CC2ABE">
      <w:pPr>
        <w:pStyle w:val="ListParagraph"/>
        <w:spacing w:before="60" w:after="0" w:line="240" w:lineRule="auto"/>
        <w:rPr>
          <w:rFonts w:eastAsia="Calibri"/>
        </w:rPr>
      </w:pPr>
      <w:r w:rsidRPr="0FC45AAF">
        <w:rPr>
          <w:rFonts w:eastAsia="Calibri"/>
        </w:rPr>
        <w:t>0</w:t>
      </w:r>
      <w:r w:rsidR="002E536E">
        <w:tab/>
      </w:r>
      <w:r w:rsidRPr="0FC45AAF">
        <w:rPr>
          <w:rFonts w:eastAsia="Calibri"/>
        </w:rPr>
        <w:t>___times per day</w:t>
      </w:r>
    </w:p>
    <w:p w14:paraId="697A409B" w14:textId="0F72F032" w:rsidR="00FD1D70" w:rsidRPr="00AF7794" w:rsidRDefault="0FC45AAF" w:rsidP="71CC2ABE">
      <w:pPr>
        <w:pStyle w:val="ListParagraph"/>
        <w:spacing w:before="60" w:after="0" w:line="240" w:lineRule="auto"/>
        <w:rPr>
          <w:rFonts w:eastAsia="Calibri"/>
        </w:rPr>
      </w:pPr>
      <w:r w:rsidRPr="0FC45AAF">
        <w:rPr>
          <w:rFonts w:eastAsia="Calibri"/>
        </w:rPr>
        <w:t>1</w:t>
      </w:r>
      <w:r w:rsidR="002E536E">
        <w:tab/>
      </w:r>
      <w:r w:rsidRPr="0FC45AAF">
        <w:rPr>
          <w:rFonts w:eastAsia="Calibri"/>
        </w:rPr>
        <w:t>5 to 6 times per week</w:t>
      </w:r>
    </w:p>
    <w:p w14:paraId="120D5C2B" w14:textId="0396225D" w:rsidR="00FD1D70" w:rsidRPr="00AF7794" w:rsidRDefault="0FC45AAF" w:rsidP="71CC2ABE">
      <w:pPr>
        <w:pStyle w:val="ListParagraph"/>
        <w:spacing w:before="60" w:after="0" w:line="240" w:lineRule="auto"/>
        <w:rPr>
          <w:rFonts w:eastAsia="Calibri"/>
        </w:rPr>
      </w:pPr>
      <w:r w:rsidRPr="0FC45AAF">
        <w:rPr>
          <w:rFonts w:eastAsia="Calibri"/>
        </w:rPr>
        <w:t>2</w:t>
      </w:r>
      <w:r w:rsidR="002E536E">
        <w:tab/>
      </w:r>
      <w:r w:rsidRPr="0FC45AAF">
        <w:rPr>
          <w:rFonts w:eastAsia="Calibri"/>
        </w:rPr>
        <w:t>3 to 4 times per week</w:t>
      </w:r>
    </w:p>
    <w:p w14:paraId="259599A4" w14:textId="330CD405" w:rsidR="00FD1D70" w:rsidRPr="00AF7794" w:rsidRDefault="0FC45AAF" w:rsidP="71CC2ABE">
      <w:pPr>
        <w:pStyle w:val="ListParagraph"/>
        <w:spacing w:before="60" w:after="0" w:line="240" w:lineRule="auto"/>
        <w:rPr>
          <w:rFonts w:eastAsia="Calibri"/>
        </w:rPr>
      </w:pPr>
      <w:r w:rsidRPr="0FC45AAF">
        <w:rPr>
          <w:rFonts w:eastAsia="Calibri"/>
        </w:rPr>
        <w:t>3</w:t>
      </w:r>
      <w:r w:rsidR="002E536E">
        <w:tab/>
      </w:r>
      <w:r w:rsidRPr="0FC45AAF">
        <w:rPr>
          <w:rFonts w:eastAsia="Calibri"/>
        </w:rPr>
        <w:t>1 to 2 times per week</w:t>
      </w:r>
    </w:p>
    <w:p w14:paraId="7733EF02" w14:textId="0144B67D" w:rsidR="00FD1D70" w:rsidRPr="00AF7794" w:rsidRDefault="71CC2ABE" w:rsidP="71CC2ABE">
      <w:pPr>
        <w:pStyle w:val="ListParagraph"/>
        <w:spacing w:before="60" w:after="0" w:line="240" w:lineRule="auto"/>
        <w:rPr>
          <w:rFonts w:eastAsia="Calibri"/>
        </w:rPr>
      </w:pPr>
      <w:r w:rsidRPr="71CC2ABE">
        <w:rPr>
          <w:rFonts w:eastAsia="Calibri"/>
        </w:rPr>
        <w:t>4</w:t>
      </w:r>
      <w:r w:rsidR="002E536E">
        <w:tab/>
      </w:r>
      <w:r w:rsidRPr="71CC2ABE">
        <w:rPr>
          <w:rFonts w:eastAsia="Calibri"/>
        </w:rPr>
        <w:t>Less than once a week</w:t>
      </w:r>
    </w:p>
    <w:p w14:paraId="1E65160A" w14:textId="7C22998B" w:rsidR="00FD1D70" w:rsidRPr="00AF7794" w:rsidRDefault="71CC2ABE" w:rsidP="71CC2ABE">
      <w:pPr>
        <w:pStyle w:val="ListParagraph"/>
        <w:spacing w:before="60" w:after="0" w:line="240" w:lineRule="auto"/>
        <w:rPr>
          <w:rFonts w:eastAsia="Calibri"/>
        </w:rPr>
      </w:pPr>
      <w:r w:rsidRPr="71CC2ABE">
        <w:rPr>
          <w:rFonts w:eastAsia="Calibri"/>
        </w:rPr>
        <w:t>5</w:t>
      </w:r>
      <w:r w:rsidR="002E536E">
        <w:tab/>
      </w:r>
      <w:r w:rsidRPr="71CC2ABE">
        <w:rPr>
          <w:rFonts w:eastAsia="Calibri"/>
        </w:rPr>
        <w:t>I drink tap water in [insert response from DRINKSWTR1] but don’t know how often</w:t>
      </w:r>
    </w:p>
    <w:p w14:paraId="63218A6C" w14:textId="2821A621" w:rsidR="002D66D1" w:rsidRPr="00AF7794" w:rsidRDefault="71CC2ABE" w:rsidP="71CC2ABE">
      <w:pPr>
        <w:pStyle w:val="ListParagraph"/>
        <w:spacing w:before="60"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2FE4F1A3" w14:textId="77777777" w:rsidR="00FD1D70" w:rsidRPr="00AF7794" w:rsidRDefault="00FD1D70" w:rsidP="00FD1D70">
      <w:pPr>
        <w:pStyle w:val="ListParagraph"/>
        <w:spacing w:after="0" w:line="240" w:lineRule="auto"/>
        <w:ind w:left="360"/>
        <w:rPr>
          <w:rFonts w:eastAsia="Calibri" w:cstheme="minorHAnsi"/>
        </w:rPr>
      </w:pPr>
    </w:p>
    <w:p w14:paraId="0031628D" w14:textId="0A7FB310" w:rsidR="00B75EA8" w:rsidRPr="00AF7794" w:rsidRDefault="06059A50" w:rsidP="008B16AA">
      <w:pPr>
        <w:pStyle w:val="ListParagraph"/>
        <w:numPr>
          <w:ilvl w:val="0"/>
          <w:numId w:val="7"/>
        </w:numPr>
        <w:spacing w:after="0" w:line="240" w:lineRule="auto"/>
        <w:rPr>
          <w:rFonts w:eastAsia="Calibri"/>
        </w:rPr>
      </w:pPr>
      <w:r w:rsidRPr="06059A50">
        <w:rPr>
          <w:rFonts w:eastAsia="Calibri"/>
        </w:rPr>
        <w:t xml:space="preserve">[NUMBATHS] In a </w:t>
      </w:r>
      <w:r w:rsidRPr="06059A50">
        <w:rPr>
          <w:rFonts w:eastAsia="Calibri"/>
          <w:b/>
          <w:bCs/>
        </w:rPr>
        <w:t>usual week</w:t>
      </w:r>
      <w:r w:rsidRPr="06059A50">
        <w:rPr>
          <w:rFonts w:eastAsia="Calibri"/>
        </w:rPr>
        <w:t>, how many showers or baths do you take in your home?</w:t>
      </w:r>
    </w:p>
    <w:p w14:paraId="019E7239" w14:textId="50D41D27" w:rsidR="00B75EA8" w:rsidRPr="00AF7794" w:rsidRDefault="00B75EA8" w:rsidP="00B75EA8">
      <w:pPr>
        <w:pStyle w:val="ListParagraph"/>
        <w:spacing w:after="0" w:line="240" w:lineRule="auto"/>
        <w:ind w:left="360"/>
        <w:rPr>
          <w:rFonts w:eastAsia="Calibri" w:cstheme="minorHAnsi"/>
        </w:rPr>
      </w:pPr>
      <w:r w:rsidRPr="00AF7794">
        <w:rPr>
          <w:rFonts w:eastAsia="Calibri" w:cstheme="minorHAnsi"/>
        </w:rPr>
        <w:t xml:space="preserve"> </w:t>
      </w:r>
      <w:r w:rsidR="00D53F32" w:rsidRPr="00AF7794">
        <w:rPr>
          <w:rFonts w:eastAsia="Calibri" w:cstheme="minorHAnsi"/>
        </w:rPr>
        <w:t xml:space="preserve">|__|__| </w:t>
      </w:r>
      <w:r w:rsidRPr="00AF7794">
        <w:rPr>
          <w:rFonts w:eastAsia="Calibri" w:cstheme="minorHAnsi"/>
        </w:rPr>
        <w:t>Number of showers or baths per week</w:t>
      </w:r>
    </w:p>
    <w:p w14:paraId="6FE542CE" w14:textId="1BF59D91" w:rsidR="001E6F2A" w:rsidRPr="00AF7794" w:rsidRDefault="71CC2ABE" w:rsidP="71CC2ABE">
      <w:pPr>
        <w:pStyle w:val="ListParagraph"/>
        <w:spacing w:after="0" w:line="240" w:lineRule="auto"/>
        <w:ind w:left="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COMINTRO</w:t>
      </w:r>
    </w:p>
    <w:p w14:paraId="2C6763DB" w14:textId="77777777" w:rsidR="00044184" w:rsidRPr="001E6F2A" w:rsidRDefault="00044184" w:rsidP="001E6F2A">
      <w:pPr>
        <w:pStyle w:val="ListParagraph"/>
        <w:spacing w:after="0" w:line="240" w:lineRule="auto"/>
        <w:ind w:left="360"/>
      </w:pPr>
    </w:p>
    <w:p w14:paraId="428F465F" w14:textId="243201B9" w:rsidR="00044184" w:rsidRPr="00AF7794" w:rsidRDefault="00BC4B85" w:rsidP="001D0CF4">
      <w:pPr>
        <w:pStyle w:val="Heading1"/>
        <w:spacing w:after="0"/>
        <w:rPr>
          <w:rFonts w:eastAsia="Times New Roman"/>
        </w:rPr>
      </w:pPr>
      <w:r w:rsidRPr="71CC2ABE">
        <w:rPr>
          <w:rFonts w:eastAsia="Times New Roman"/>
        </w:rPr>
        <w:lastRenderedPageBreak/>
        <w:t xml:space="preserve">[COMINTRO] </w:t>
      </w:r>
      <w:r w:rsidR="71CC2ABE" w:rsidRPr="71CC2ABE">
        <w:rPr>
          <w:rFonts w:eastAsia="Times New Roman"/>
          <w:szCs w:val="32"/>
        </w:rPr>
        <w:t>Commuting</w:t>
      </w:r>
    </w:p>
    <w:p w14:paraId="7A6E593F" w14:textId="40DF4285" w:rsidR="00044184" w:rsidRPr="00AF7794" w:rsidRDefault="71CC2ABE" w:rsidP="004B1CE7">
      <w:pPr>
        <w:rPr>
          <w:rFonts w:eastAsia="Calibri"/>
          <w:b/>
          <w:bCs/>
          <w:sz w:val="28"/>
          <w:szCs w:val="28"/>
        </w:rPr>
      </w:pPr>
      <w:r w:rsidRPr="71CC2ABE">
        <w:t>In this section, we will ask about your usual commute between your home and places like work and school. The ways we commute and the amount of time we spend commuting can affect our health. The COVID-19 pandemic changed many people’s work and commute.  We want to know about your commute before the pandemic started.</w:t>
      </w:r>
    </w:p>
    <w:p w14:paraId="0E155035" w14:textId="3D543CA2" w:rsidR="51E8062D" w:rsidRDefault="06059A50" w:rsidP="008B16AA">
      <w:pPr>
        <w:pStyle w:val="ListParagraph"/>
        <w:numPr>
          <w:ilvl w:val="0"/>
          <w:numId w:val="7"/>
        </w:numPr>
        <w:spacing w:after="0" w:line="240" w:lineRule="auto"/>
        <w:outlineLvl w:val="0"/>
        <w:rPr>
          <w:rFonts w:eastAsiaTheme="minorEastAsia"/>
        </w:rPr>
      </w:pPr>
      <w:r w:rsidRPr="06059A50">
        <w:rPr>
          <w:rFonts w:eastAsia="Calibri"/>
        </w:rPr>
        <w:t xml:space="preserve">[WORK2019] Did you work for pay in 2019 (before the start of the COVID-19 Pandemic)? </w:t>
      </w:r>
    </w:p>
    <w:p w14:paraId="718A6CF1" w14:textId="394B499E" w:rsidR="51E8062D" w:rsidRDefault="71CC2ABE" w:rsidP="51E8062D">
      <w:pPr>
        <w:spacing w:after="0" w:line="240" w:lineRule="auto"/>
        <w:ind w:left="720"/>
        <w:rPr>
          <w:rFonts w:ascii="Calibri" w:eastAsia="Calibri" w:hAnsi="Calibri" w:cs="Calibri"/>
          <w:color w:val="000000" w:themeColor="text1"/>
        </w:rPr>
      </w:pPr>
      <w:r w:rsidRPr="71CC2ABE">
        <w:rPr>
          <w:rFonts w:eastAsia="Calibri"/>
        </w:rPr>
        <w:t>1</w:t>
      </w:r>
      <w:r w:rsidR="51E8062D">
        <w:tab/>
      </w:r>
      <w:r w:rsidRPr="71CC2ABE">
        <w:rPr>
          <w:rFonts w:eastAsia="Calibri"/>
        </w:rPr>
        <w:t xml:space="preserve">Yes </w:t>
      </w:r>
      <w:r w:rsidRPr="71CC2ABE">
        <w:rPr>
          <w:rFonts w:ascii="Wingdings" w:eastAsia="Wingdings" w:hAnsi="Wingdings"/>
        </w:rPr>
        <w:t>à</w:t>
      </w:r>
      <w:r w:rsidRPr="71CC2ABE">
        <w:rPr>
          <w:rFonts w:eastAsia="Calibri"/>
          <w:b/>
          <w:bCs/>
        </w:rPr>
        <w:t xml:space="preserve"> GO TO </w:t>
      </w:r>
      <w:r w:rsidRPr="71CC2ABE">
        <w:rPr>
          <w:rFonts w:ascii="Calibri" w:eastAsia="Calibri" w:hAnsi="Calibri" w:cs="Calibri"/>
          <w:b/>
          <w:bCs/>
          <w:color w:val="000000" w:themeColor="text1"/>
        </w:rPr>
        <w:t>DAYSWORK</w:t>
      </w:r>
    </w:p>
    <w:p w14:paraId="001C6E05" w14:textId="27A14B24" w:rsidR="51E8062D" w:rsidRDefault="12E4BECE" w:rsidP="12E4BECE">
      <w:pPr>
        <w:spacing w:after="0" w:line="240" w:lineRule="auto"/>
        <w:ind w:left="720"/>
        <w:rPr>
          <w:rFonts w:eastAsia="Calibri"/>
          <w:b/>
          <w:bCs/>
          <w:i/>
          <w:iCs/>
        </w:rPr>
      </w:pPr>
      <w:r w:rsidRPr="12E4BECE">
        <w:rPr>
          <w:rFonts w:eastAsia="Calibri"/>
        </w:rPr>
        <w:t>0</w:t>
      </w:r>
      <w:r w:rsidR="51E8062D">
        <w:tab/>
      </w:r>
      <w:r w:rsidRPr="12E4BECE">
        <w:rPr>
          <w:rFonts w:eastAsia="Calibri"/>
        </w:rPr>
        <w:t xml:space="preserve">No </w:t>
      </w:r>
      <w:r w:rsidRPr="12E4BECE">
        <w:rPr>
          <w:rFonts w:ascii="Wingdings" w:eastAsia="Wingdings" w:hAnsi="Wingdings"/>
          <w:i/>
          <w:iCs/>
        </w:rPr>
        <w:t>à</w:t>
      </w:r>
      <w:r w:rsidRPr="12E4BECE">
        <w:rPr>
          <w:rFonts w:eastAsia="Calibri"/>
          <w:b/>
          <w:bCs/>
          <w:i/>
          <w:iCs/>
        </w:rPr>
        <w:t xml:space="preserve"> GO TO PREWORK</w:t>
      </w:r>
    </w:p>
    <w:p w14:paraId="160314A1" w14:textId="2EC513EC" w:rsidR="51E8062D" w:rsidRDefault="12E4BECE" w:rsidP="12E4BECE">
      <w:pPr>
        <w:spacing w:after="0" w:line="240" w:lineRule="auto"/>
        <w:ind w:left="720"/>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PREWORK</w:t>
      </w:r>
    </w:p>
    <w:p w14:paraId="599A1881" w14:textId="3D1705D4" w:rsidR="002D1D7E" w:rsidRDefault="002D1D7E" w:rsidP="002D1D7E">
      <w:pPr>
        <w:spacing w:after="0" w:line="240" w:lineRule="auto"/>
        <w:rPr>
          <w:rFonts w:eastAsia="Calibri"/>
          <w:i/>
          <w:iCs/>
        </w:rPr>
      </w:pPr>
    </w:p>
    <w:p w14:paraId="37477673" w14:textId="4BEF0904" w:rsidR="002D1D7E" w:rsidRDefault="002D1D7E" w:rsidP="002D1D7E">
      <w:pPr>
        <w:spacing w:after="0" w:line="240" w:lineRule="auto"/>
        <w:rPr>
          <w:rFonts w:eastAsia="Calibri"/>
          <w:b/>
          <w:bCs/>
        </w:rPr>
      </w:pPr>
      <w:r w:rsidRPr="00FC42F4">
        <w:rPr>
          <w:rFonts w:eastAsia="Calibri"/>
          <w:b/>
          <w:bCs/>
        </w:rPr>
        <w:t>[DISPLAY DAYSWORK</w:t>
      </w:r>
      <w:r>
        <w:rPr>
          <w:rFonts w:eastAsia="Calibri"/>
          <w:b/>
          <w:bCs/>
        </w:rPr>
        <w:t xml:space="preserve"> IF WORK2019= 1</w:t>
      </w:r>
    </w:p>
    <w:p w14:paraId="24504B2F" w14:textId="0F1237F6" w:rsidR="51E8062D" w:rsidRDefault="002D1D7E" w:rsidP="00FC42F4">
      <w:pPr>
        <w:spacing w:after="0" w:line="240" w:lineRule="auto"/>
        <w:rPr>
          <w:rFonts w:eastAsia="Calibri"/>
          <w:b/>
          <w:bCs/>
          <w:i/>
          <w:iCs/>
        </w:rPr>
      </w:pPr>
      <w:r>
        <w:rPr>
          <w:rFonts w:eastAsia="Calibri"/>
          <w:b/>
          <w:bCs/>
        </w:rPr>
        <w:t>ELSE, GO TO PREWORK]</w:t>
      </w:r>
    </w:p>
    <w:p w14:paraId="799A89B2" w14:textId="0D44FB03" w:rsidR="51E8062D" w:rsidRDefault="06059A50" w:rsidP="008B16AA">
      <w:pPr>
        <w:pStyle w:val="ListParagraph"/>
        <w:numPr>
          <w:ilvl w:val="0"/>
          <w:numId w:val="7"/>
        </w:numPr>
        <w:spacing w:after="0" w:line="240" w:lineRule="auto"/>
      </w:pPr>
      <w:r w:rsidRPr="06059A50">
        <w:rPr>
          <w:rFonts w:ascii="Calibri" w:eastAsia="Calibri" w:hAnsi="Calibri" w:cs="Calibri"/>
          <w:color w:val="000000" w:themeColor="text1"/>
        </w:rPr>
        <w:t>[DAYSWORK] As you worked on that job, about how many days per week did you usually work for pay? If you cannot remember, please make your best guess.</w:t>
      </w:r>
    </w:p>
    <w:p w14:paraId="3FF5ECD9" w14:textId="6008EB48" w:rsidR="51E8062D" w:rsidRDefault="2C33761D" w:rsidP="2C33761D">
      <w:pPr>
        <w:spacing w:after="0" w:line="240" w:lineRule="auto"/>
        <w:ind w:firstLine="720"/>
        <w:rPr>
          <w:rFonts w:ascii="Calibri" w:eastAsia="Calibri" w:hAnsi="Calibri" w:cs="Calibri"/>
          <w:color w:val="000000" w:themeColor="text1"/>
        </w:rPr>
      </w:pPr>
      <w:r w:rsidRPr="2C33761D">
        <w:rPr>
          <w:rFonts w:ascii="Calibri" w:eastAsia="Calibri" w:hAnsi="Calibri" w:cs="Calibri"/>
          <w:color w:val="000000" w:themeColor="text1"/>
        </w:rPr>
        <w:t>0</w:t>
      </w:r>
      <w:r w:rsidR="51E8062D">
        <w:tab/>
      </w:r>
      <w:r w:rsidRPr="2C33761D">
        <w:rPr>
          <w:rFonts w:ascii="Calibri" w:eastAsia="Calibri" w:hAnsi="Calibri" w:cs="Calibri"/>
          <w:color w:val="000000" w:themeColor="text1"/>
        </w:rPr>
        <w:t>1 day per week</w:t>
      </w:r>
    </w:p>
    <w:p w14:paraId="38B7A261" w14:textId="546D8765" w:rsidR="51E8062D" w:rsidRDefault="2C33761D" w:rsidP="2C33761D">
      <w:pPr>
        <w:spacing w:after="0" w:line="240" w:lineRule="auto"/>
        <w:ind w:firstLine="720"/>
      </w:pPr>
      <w:r>
        <w:t>1</w:t>
      </w:r>
      <w:r w:rsidR="51E8062D">
        <w:tab/>
      </w:r>
      <w:r>
        <w:t>2 days per week</w:t>
      </w:r>
    </w:p>
    <w:p w14:paraId="2DA9B32A" w14:textId="49E68D80" w:rsidR="51E8062D" w:rsidRDefault="2C33761D" w:rsidP="2C33761D">
      <w:pPr>
        <w:spacing w:after="0" w:line="240" w:lineRule="auto"/>
        <w:ind w:firstLine="720"/>
      </w:pPr>
      <w:r>
        <w:t>2</w:t>
      </w:r>
      <w:r w:rsidR="51E8062D">
        <w:tab/>
      </w:r>
      <w:r>
        <w:t>3 days per week</w:t>
      </w:r>
    </w:p>
    <w:p w14:paraId="36E8DE50" w14:textId="13F411DB" w:rsidR="51E8062D" w:rsidRDefault="2C33761D" w:rsidP="2C33761D">
      <w:pPr>
        <w:spacing w:after="0" w:line="240" w:lineRule="auto"/>
        <w:ind w:firstLine="720"/>
      </w:pPr>
      <w:r>
        <w:t>3</w:t>
      </w:r>
      <w:r w:rsidR="51E8062D">
        <w:tab/>
      </w:r>
      <w:r>
        <w:t>4 days per week</w:t>
      </w:r>
    </w:p>
    <w:p w14:paraId="4F856998" w14:textId="62D5290A" w:rsidR="51E8062D" w:rsidRDefault="2C33761D" w:rsidP="2C33761D">
      <w:pPr>
        <w:spacing w:after="0" w:line="240" w:lineRule="auto"/>
        <w:ind w:firstLine="720"/>
      </w:pPr>
      <w:r>
        <w:t>4</w:t>
      </w:r>
      <w:r w:rsidR="51E8062D">
        <w:tab/>
      </w:r>
      <w:r>
        <w:t>5 days per week</w:t>
      </w:r>
    </w:p>
    <w:p w14:paraId="449D9F4C" w14:textId="47226481" w:rsidR="51E8062D" w:rsidRDefault="2C33761D" w:rsidP="2C33761D">
      <w:pPr>
        <w:spacing w:after="0" w:line="240" w:lineRule="auto"/>
        <w:ind w:firstLine="720"/>
      </w:pPr>
      <w:r>
        <w:t>5</w:t>
      </w:r>
      <w:r w:rsidR="51E8062D">
        <w:tab/>
      </w:r>
      <w:r>
        <w:t>6 days per week</w:t>
      </w:r>
    </w:p>
    <w:p w14:paraId="16A138AE" w14:textId="3A3B0480" w:rsidR="51E8062D" w:rsidRDefault="2C33761D" w:rsidP="2C33761D">
      <w:pPr>
        <w:spacing w:after="0" w:line="240" w:lineRule="auto"/>
        <w:ind w:firstLine="720"/>
      </w:pPr>
      <w:r>
        <w:t>6</w:t>
      </w:r>
      <w:r w:rsidR="51E8062D">
        <w:tab/>
      </w:r>
      <w:r>
        <w:t xml:space="preserve">7 days per week  </w:t>
      </w:r>
    </w:p>
    <w:p w14:paraId="4A0DFC7D" w14:textId="714D2FFC" w:rsidR="51E8062D" w:rsidRDefault="51E8062D" w:rsidP="51E8062D">
      <w:pPr>
        <w:spacing w:after="0" w:line="240" w:lineRule="auto"/>
        <w:rPr>
          <w:rFonts w:eastAsia="Calibri"/>
        </w:rPr>
      </w:pPr>
    </w:p>
    <w:p w14:paraId="7DFF11C8" w14:textId="54D2701C" w:rsidR="51E8062D" w:rsidRDefault="71CC2ABE" w:rsidP="51E8062D">
      <w:pPr>
        <w:spacing w:after="0" w:line="240" w:lineRule="auto"/>
        <w:rPr>
          <w:rFonts w:eastAsia="Calibri"/>
          <w:b/>
          <w:bCs/>
          <w:sz w:val="28"/>
          <w:szCs w:val="28"/>
        </w:rPr>
      </w:pPr>
      <w:r w:rsidRPr="71CC2ABE">
        <w:rPr>
          <w:rFonts w:eastAsia="Calibri"/>
          <w:b/>
          <w:bCs/>
          <w:sz w:val="28"/>
          <w:szCs w:val="28"/>
        </w:rPr>
        <w:t>Work Commute Before the COVID-19 Pandemic</w:t>
      </w:r>
    </w:p>
    <w:p w14:paraId="7B37FA8E" w14:textId="15AD4BAD" w:rsidR="00044184" w:rsidRPr="00AF7794" w:rsidRDefault="06059A50" w:rsidP="008B16AA">
      <w:pPr>
        <w:pStyle w:val="ListParagraph"/>
        <w:numPr>
          <w:ilvl w:val="0"/>
          <w:numId w:val="7"/>
        </w:numPr>
        <w:spacing w:after="0" w:line="240" w:lineRule="auto"/>
        <w:rPr>
          <w:rFonts w:eastAsia="Calibri"/>
        </w:rPr>
      </w:pPr>
      <w:r w:rsidRPr="06059A50">
        <w:rPr>
          <w:rFonts w:eastAsia="Calibri"/>
        </w:rPr>
        <w:t>[WORKRES] Did your daily tasks include driving (such as a sales representative, courier, bus driver, or truck driver)?</w:t>
      </w:r>
    </w:p>
    <w:p w14:paraId="2D940A0E" w14:textId="48AD967B" w:rsidR="00044184" w:rsidRPr="00AF7794" w:rsidRDefault="12E4BECE" w:rsidP="12E4BECE">
      <w:pPr>
        <w:spacing w:after="0" w:line="240" w:lineRule="auto"/>
        <w:ind w:left="720"/>
        <w:contextualSpacing/>
        <w:rPr>
          <w:rFonts w:eastAsia="Calibri"/>
          <w:b/>
          <w:bCs/>
        </w:rPr>
      </w:pPr>
      <w:r w:rsidRPr="12E4BECE">
        <w:rPr>
          <w:rFonts w:eastAsia="Calibri"/>
        </w:rPr>
        <w:t>1</w:t>
      </w:r>
      <w:r w:rsidR="00014D16">
        <w:tab/>
      </w:r>
      <w:r w:rsidRPr="12E4BECE">
        <w:rPr>
          <w:rFonts w:eastAsia="Calibri"/>
        </w:rPr>
        <w:t xml:space="preserve">Yes </w:t>
      </w:r>
      <w:r w:rsidRPr="12E4BECE">
        <w:rPr>
          <w:rFonts w:ascii="Wingdings" w:eastAsia="Wingdings" w:hAnsi="Wingdings"/>
        </w:rPr>
        <w:t>à</w:t>
      </w:r>
      <w:r w:rsidRPr="12E4BECE">
        <w:rPr>
          <w:rFonts w:eastAsia="Calibri"/>
          <w:b/>
          <w:bCs/>
        </w:rPr>
        <w:t xml:space="preserve"> GO TO PREWORK</w:t>
      </w:r>
    </w:p>
    <w:p w14:paraId="2352874A" w14:textId="18002BF5" w:rsidR="00044184" w:rsidRPr="00AF7794" w:rsidRDefault="71CC2ABE" w:rsidP="71CC2ABE">
      <w:pPr>
        <w:spacing w:after="0" w:line="240" w:lineRule="auto"/>
        <w:ind w:left="720"/>
        <w:contextualSpacing/>
        <w:rPr>
          <w:rFonts w:eastAsia="Calibri"/>
        </w:rPr>
      </w:pPr>
      <w:r w:rsidRPr="71CC2ABE">
        <w:rPr>
          <w:rFonts w:eastAsia="Calibri"/>
        </w:rPr>
        <w:t>0</w:t>
      </w:r>
      <w:r w:rsidR="00014D16">
        <w:tab/>
      </w:r>
      <w:r w:rsidRPr="71CC2ABE">
        <w:rPr>
          <w:rFonts w:eastAsia="Calibri"/>
        </w:rPr>
        <w:t xml:space="preserve">No </w:t>
      </w:r>
    </w:p>
    <w:p w14:paraId="588A5DEA" w14:textId="64B563D0" w:rsidR="00C65BD1" w:rsidRPr="00AF7794" w:rsidRDefault="71CC2ABE" w:rsidP="71CC2ABE">
      <w:pPr>
        <w:spacing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INTROCURWORK</w:t>
      </w:r>
    </w:p>
    <w:p w14:paraId="301CF14F" w14:textId="77777777" w:rsidR="00044184" w:rsidRPr="00AF7794" w:rsidRDefault="00044184" w:rsidP="00044184">
      <w:pPr>
        <w:spacing w:after="0" w:line="240" w:lineRule="auto"/>
        <w:rPr>
          <w:rFonts w:eastAsia="Calibri" w:cstheme="minorHAnsi"/>
        </w:rPr>
      </w:pPr>
    </w:p>
    <w:p w14:paraId="3FAAD36A" w14:textId="6795C6B3" w:rsidR="00612EB8" w:rsidRDefault="00612EB8" w:rsidP="00044184">
      <w:pPr>
        <w:spacing w:after="0" w:line="240" w:lineRule="auto"/>
        <w:rPr>
          <w:rFonts w:eastAsia="Calibri" w:cstheme="minorHAnsi"/>
          <w:b/>
          <w:bCs/>
        </w:rPr>
      </w:pPr>
      <w:r>
        <w:rPr>
          <w:rFonts w:eastAsia="Calibri" w:cstheme="minorHAnsi"/>
          <w:b/>
          <w:bCs/>
        </w:rPr>
        <w:t xml:space="preserve">[DISPLAY INTROCURWORK IF WORKRES= </w:t>
      </w:r>
      <w:r w:rsidR="003B1D24">
        <w:rPr>
          <w:rFonts w:eastAsia="Calibri" w:cstheme="minorHAnsi"/>
          <w:b/>
          <w:bCs/>
        </w:rPr>
        <w:t>0 OR NR</w:t>
      </w:r>
    </w:p>
    <w:p w14:paraId="77F4A32D" w14:textId="15F9D59E" w:rsidR="003B1D24" w:rsidRPr="00FC42F4" w:rsidRDefault="003B1D24" w:rsidP="00044184">
      <w:pPr>
        <w:spacing w:after="0" w:line="240" w:lineRule="auto"/>
        <w:rPr>
          <w:rFonts w:eastAsia="Calibri" w:cstheme="minorHAnsi"/>
          <w:b/>
          <w:bCs/>
        </w:rPr>
      </w:pPr>
      <w:r>
        <w:rPr>
          <w:rFonts w:eastAsia="Calibri" w:cstheme="minorHAnsi"/>
          <w:b/>
          <w:bCs/>
        </w:rPr>
        <w:t>ELSE, GO TO PREWORK]</w:t>
      </w:r>
    </w:p>
    <w:p w14:paraId="61622BDA" w14:textId="53E62874" w:rsidR="00044184" w:rsidRPr="00AF7794" w:rsidRDefault="00044184" w:rsidP="00044184">
      <w:pPr>
        <w:spacing w:after="0" w:line="240" w:lineRule="auto"/>
        <w:rPr>
          <w:rFonts w:eastAsia="Calibri" w:cstheme="minorHAnsi"/>
        </w:rPr>
      </w:pPr>
      <w:r w:rsidRPr="00AF7794">
        <w:rPr>
          <w:rFonts w:eastAsia="Calibri" w:cstheme="minorHAnsi"/>
        </w:rPr>
        <w:t xml:space="preserve">[INTROCURWORK] The next questions ask about the place where you work and your commute between work and home. </w:t>
      </w:r>
    </w:p>
    <w:p w14:paraId="0E394754" w14:textId="77777777" w:rsidR="00044184" w:rsidRPr="00AF7794" w:rsidRDefault="00044184" w:rsidP="00044184">
      <w:pPr>
        <w:spacing w:after="0" w:line="240" w:lineRule="auto"/>
        <w:rPr>
          <w:rFonts w:eastAsia="Calibri" w:cstheme="minorHAnsi"/>
        </w:rPr>
      </w:pPr>
    </w:p>
    <w:p w14:paraId="46722207" w14:textId="7C8F5BF3"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[NUMWORK] In a </w:t>
      </w:r>
      <w:r w:rsidRPr="06059A50">
        <w:rPr>
          <w:rFonts w:eastAsia="Calibri"/>
          <w:b/>
          <w:bCs/>
        </w:rPr>
        <w:t>usual week</w:t>
      </w:r>
      <w:r w:rsidRPr="06059A50">
        <w:rPr>
          <w:rFonts w:eastAsia="Calibri"/>
        </w:rPr>
        <w:t xml:space="preserve">, how many different workplaces did you commute to? If you commuted to multiple locations for the same employer, please count all locations </w:t>
      </w:r>
      <w:r w:rsidRPr="06059A50">
        <w:rPr>
          <w:rFonts w:eastAsia="Calibri"/>
          <w:b/>
          <w:bCs/>
        </w:rPr>
        <w:t>separately</w:t>
      </w:r>
      <w:r w:rsidRPr="06059A50">
        <w:rPr>
          <w:rFonts w:eastAsia="Calibri"/>
        </w:rPr>
        <w:t>.</w:t>
      </w:r>
    </w:p>
    <w:p w14:paraId="23904F72" w14:textId="5668A115" w:rsidR="00044184" w:rsidRPr="00AF7794" w:rsidRDefault="71CC2ABE" w:rsidP="71CC2ABE">
      <w:pPr>
        <w:spacing w:after="0" w:line="240" w:lineRule="auto"/>
        <w:ind w:left="720"/>
        <w:contextualSpacing/>
        <w:rPr>
          <w:rFonts w:eastAsia="Calibri"/>
        </w:rPr>
      </w:pPr>
      <w:r w:rsidRPr="71CC2ABE">
        <w:rPr>
          <w:rFonts w:eastAsia="Calibri"/>
        </w:rPr>
        <w:t>0</w:t>
      </w:r>
      <w:r w:rsidR="0076402A">
        <w:tab/>
      </w:r>
      <w:r w:rsidRPr="71CC2ABE">
        <w:rPr>
          <w:rFonts w:eastAsia="Calibri"/>
        </w:rPr>
        <w:t>One</w:t>
      </w:r>
    </w:p>
    <w:p w14:paraId="72448747" w14:textId="0BC0C46E" w:rsidR="00044184" w:rsidRPr="00AF7794" w:rsidRDefault="71CC2ABE" w:rsidP="71CC2ABE">
      <w:pPr>
        <w:spacing w:after="0" w:line="240" w:lineRule="auto"/>
        <w:ind w:left="720"/>
        <w:contextualSpacing/>
        <w:rPr>
          <w:rFonts w:eastAsia="Calibri"/>
        </w:rPr>
      </w:pPr>
      <w:r w:rsidRPr="71CC2ABE">
        <w:rPr>
          <w:rFonts w:eastAsia="Calibri"/>
        </w:rPr>
        <w:t>1</w:t>
      </w:r>
      <w:r w:rsidR="0076402A">
        <w:tab/>
      </w:r>
      <w:r w:rsidRPr="71CC2ABE">
        <w:rPr>
          <w:rFonts w:eastAsia="Calibri"/>
        </w:rPr>
        <w:t>More than one</w:t>
      </w:r>
    </w:p>
    <w:p w14:paraId="4A0697D8" w14:textId="7D552E5C" w:rsidR="00044184" w:rsidRPr="00AF7794" w:rsidRDefault="12E4BECE" w:rsidP="12E4BECE">
      <w:pPr>
        <w:spacing w:after="0" w:line="240" w:lineRule="auto"/>
        <w:ind w:left="720"/>
        <w:contextualSpacing/>
        <w:rPr>
          <w:rFonts w:eastAsia="Calibri"/>
          <w:b/>
          <w:bCs/>
        </w:rPr>
      </w:pPr>
      <w:r w:rsidRPr="12E4BECE">
        <w:rPr>
          <w:rFonts w:eastAsia="Calibri"/>
        </w:rPr>
        <w:t>2</w:t>
      </w:r>
      <w:r w:rsidR="0076402A">
        <w:tab/>
      </w:r>
      <w:r w:rsidRPr="12E4BECE">
        <w:rPr>
          <w:rFonts w:eastAsia="Calibri"/>
        </w:rPr>
        <w:t xml:space="preserve">I did </w:t>
      </w:r>
      <w:r w:rsidRPr="12E4BECE">
        <w:rPr>
          <w:rFonts w:eastAsia="Calibri"/>
          <w:b/>
          <w:bCs/>
        </w:rPr>
        <w:t>not</w:t>
      </w:r>
      <w:r w:rsidRPr="12E4BECE">
        <w:rPr>
          <w:rFonts w:eastAsia="Calibri"/>
        </w:rPr>
        <w:t xml:space="preserve"> commute to work </w:t>
      </w:r>
      <w:r w:rsidRPr="12E4BECE">
        <w:rPr>
          <w:rFonts w:ascii="Wingdings" w:eastAsia="Wingdings" w:hAnsi="Wingdings"/>
        </w:rPr>
        <w:t>à</w:t>
      </w:r>
      <w:r w:rsidRPr="12E4BECE">
        <w:rPr>
          <w:rFonts w:eastAsia="Calibri"/>
          <w:b/>
          <w:bCs/>
        </w:rPr>
        <w:t xml:space="preserve"> GO TO PREWORK</w:t>
      </w:r>
    </w:p>
    <w:p w14:paraId="5DF7BA77" w14:textId="6DD170D7" w:rsidR="00C65BD1" w:rsidRPr="00AF7794" w:rsidRDefault="12E4BECE" w:rsidP="12E4BECE">
      <w:pPr>
        <w:spacing w:after="0" w:line="240" w:lineRule="auto"/>
        <w:ind w:left="720"/>
        <w:contextualSpacing/>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PREWORK</w:t>
      </w:r>
    </w:p>
    <w:p w14:paraId="79FC066B" w14:textId="4AD111B8" w:rsidR="00044184" w:rsidRDefault="00044184" w:rsidP="00044184">
      <w:pPr>
        <w:spacing w:after="0" w:line="240" w:lineRule="auto"/>
        <w:contextualSpacing/>
        <w:rPr>
          <w:rFonts w:eastAsia="Calibri" w:cstheme="minorHAnsi"/>
        </w:rPr>
      </w:pPr>
    </w:p>
    <w:p w14:paraId="51A18F1E" w14:textId="6D63E508" w:rsidR="004A5EF8" w:rsidRDefault="004A5EF8" w:rsidP="00044184">
      <w:pPr>
        <w:spacing w:after="0" w:line="240" w:lineRule="auto"/>
        <w:contextualSpacing/>
        <w:rPr>
          <w:rFonts w:eastAsia="Calibri" w:cstheme="minorHAnsi"/>
          <w:b/>
          <w:bCs/>
        </w:rPr>
      </w:pPr>
      <w:r>
        <w:rPr>
          <w:rFonts w:eastAsia="Calibri" w:cstheme="minorHAnsi"/>
          <w:b/>
          <w:bCs/>
        </w:rPr>
        <w:t xml:space="preserve">[DISPLAY CURWORK1 IF </w:t>
      </w:r>
      <w:r w:rsidR="00C3257C">
        <w:rPr>
          <w:rFonts w:eastAsia="Calibri" w:cstheme="minorHAnsi"/>
          <w:b/>
          <w:bCs/>
        </w:rPr>
        <w:t>NUMWORK= 0 OR 1</w:t>
      </w:r>
    </w:p>
    <w:p w14:paraId="2C564AA2" w14:textId="5B712BD5" w:rsidR="00C3257C" w:rsidRPr="009D0E09" w:rsidRDefault="00C3257C" w:rsidP="00044184">
      <w:pPr>
        <w:spacing w:after="0" w:line="240" w:lineRule="auto"/>
        <w:contextualSpacing/>
        <w:rPr>
          <w:rFonts w:eastAsia="Calibri" w:cstheme="minorHAnsi"/>
          <w:b/>
          <w:bCs/>
        </w:rPr>
      </w:pPr>
      <w:r>
        <w:rPr>
          <w:rFonts w:eastAsia="Calibri" w:cstheme="minorHAnsi"/>
          <w:b/>
          <w:bCs/>
        </w:rPr>
        <w:t>ELSE, GO TO PREWORK]</w:t>
      </w:r>
    </w:p>
    <w:p w14:paraId="548F259D" w14:textId="3952B323" w:rsidR="00044184" w:rsidRDefault="06059A50" w:rsidP="008B16AA">
      <w:pPr>
        <w:pStyle w:val="ListParagraph"/>
        <w:numPr>
          <w:ilvl w:val="0"/>
          <w:numId w:val="7"/>
        </w:numPr>
        <w:spacing w:after="0" w:line="240" w:lineRule="auto"/>
        <w:rPr>
          <w:rFonts w:eastAsia="Calibri"/>
        </w:rPr>
      </w:pPr>
      <w:r w:rsidRPr="06059A50">
        <w:rPr>
          <w:rFonts w:eastAsia="Calibri"/>
        </w:rPr>
        <w:t>[CURWORK1] What is the name and the street address of the workplace</w:t>
      </w:r>
      <w:r w:rsidRPr="06059A50">
        <w:rPr>
          <w:rFonts w:eastAsia="Calibri"/>
          <w:i/>
          <w:iCs/>
        </w:rPr>
        <w:t xml:space="preserve"> </w:t>
      </w:r>
      <w:r w:rsidRPr="06059A50">
        <w:rPr>
          <w:rFonts w:eastAsia="Calibri"/>
        </w:rPr>
        <w:t>that you commuted to most often?</w:t>
      </w:r>
    </w:p>
    <w:p w14:paraId="3E8A8C26" w14:textId="2B4EBCB3" w:rsidR="00C84C9E" w:rsidRPr="009D0E09" w:rsidRDefault="00C84C9E" w:rsidP="009D0E09">
      <w:pPr>
        <w:spacing w:after="0" w:line="240" w:lineRule="auto"/>
        <w:ind w:left="1440"/>
        <w:rPr>
          <w:rFonts w:eastAsia="Calibri"/>
        </w:rPr>
      </w:pPr>
      <w:r>
        <w:rPr>
          <w:rFonts w:eastAsia="Calibri"/>
        </w:rPr>
        <w:t>Name of employer/company</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FA3A767" w14:textId="383E0675" w:rsidR="00C84C9E" w:rsidRDefault="00C84C9E" w:rsidP="00C84C9E">
      <w:pPr>
        <w:pStyle w:val="ListParagraph"/>
        <w:spacing w:after="0" w:line="240" w:lineRule="auto"/>
        <w:ind w:firstLine="720"/>
        <w:rPr>
          <w:rFonts w:eastAsia="Calibri"/>
        </w:rPr>
      </w:pPr>
      <w:r w:rsidRPr="00A64F12">
        <w:rPr>
          <w:rFonts w:eastAsia="Calibri"/>
        </w:rPr>
        <w:lastRenderedPageBreak/>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0459E26E" w14:textId="77777777" w:rsidR="00C84C9E" w:rsidRDefault="00C84C9E" w:rsidP="00C84C9E">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750386F" w14:textId="77777777" w:rsidR="00C84C9E" w:rsidRDefault="00C84C9E" w:rsidP="00C84C9E">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B919CB8" w14:textId="77777777" w:rsidR="00C84C9E" w:rsidRDefault="00C84C9E" w:rsidP="00C84C9E">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C3600A2" w14:textId="77777777" w:rsidR="00C84C9E" w:rsidRDefault="00C84C9E" w:rsidP="00C84C9E">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C30CC3" w14:textId="77777777" w:rsidR="00C84C9E" w:rsidRDefault="00C84C9E" w:rsidP="00C84C9E">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0C3103" w14:textId="75A8D760" w:rsidR="00044184" w:rsidRPr="009D0E09" w:rsidRDefault="00C84C9E" w:rsidP="009D0E09">
      <w:pPr>
        <w:pStyle w:val="ListParagraph"/>
        <w:spacing w:after="0" w:line="240" w:lineRule="auto"/>
        <w:ind w:left="1440"/>
        <w:rPr>
          <w:rFonts w:eastAsia="Calibri" w:cstheme="minorHAnsi"/>
        </w:rPr>
      </w:pPr>
      <w:r>
        <w:rPr>
          <w:rFonts w:eastAsia="Calibri"/>
        </w:rPr>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48AC34F" w14:textId="64985EF5" w:rsidR="00C65BD1" w:rsidRPr="00AF7794" w:rsidRDefault="71CC2ABE" w:rsidP="009D0E09">
      <w:pPr>
        <w:spacing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CURWORK2</w:t>
      </w:r>
    </w:p>
    <w:p w14:paraId="50087E60" w14:textId="70E50FE6" w:rsidR="00236ADA" w:rsidRDefault="00236ADA" w:rsidP="00236ADA">
      <w:pPr>
        <w:tabs>
          <w:tab w:val="left" w:pos="6480"/>
        </w:tabs>
        <w:spacing w:after="0" w:line="240" w:lineRule="auto"/>
        <w:rPr>
          <w:rFonts w:eastAsia="Calibri" w:cstheme="minorHAnsi"/>
          <w:b/>
        </w:rPr>
      </w:pPr>
    </w:p>
    <w:p w14:paraId="76969676" w14:textId="77706544" w:rsidR="00236ADA" w:rsidRDefault="00236ADA" w:rsidP="00236ADA">
      <w:pPr>
        <w:tabs>
          <w:tab w:val="left" w:pos="6480"/>
        </w:tabs>
        <w:spacing w:after="0" w:line="240" w:lineRule="auto"/>
        <w:rPr>
          <w:rFonts w:eastAsia="Calibri" w:cstheme="minorHAnsi"/>
          <w:b/>
        </w:rPr>
      </w:pPr>
      <w:r>
        <w:rPr>
          <w:rFonts w:eastAsia="Calibri" w:cstheme="minorHAnsi"/>
          <w:b/>
        </w:rPr>
        <w:t xml:space="preserve">[DISPLAY </w:t>
      </w:r>
      <w:r w:rsidR="005E7C96">
        <w:rPr>
          <w:rFonts w:eastAsia="Calibri" w:cstheme="minorHAnsi"/>
          <w:b/>
        </w:rPr>
        <w:t>CURWORK</w:t>
      </w:r>
      <w:r w:rsidRPr="00AF7794">
        <w:rPr>
          <w:rFonts w:eastAsia="Calibri" w:cstheme="minorHAnsi"/>
          <w:b/>
        </w:rPr>
        <w:t>2</w:t>
      </w:r>
      <w:r>
        <w:rPr>
          <w:rFonts w:eastAsia="Calibri" w:cstheme="minorHAnsi"/>
          <w:b/>
        </w:rPr>
        <w:t xml:space="preserve"> IF (</w:t>
      </w:r>
      <w:r w:rsidR="005E7C96">
        <w:rPr>
          <w:rFonts w:eastAsia="Calibri" w:cstheme="minorHAnsi"/>
          <w:b/>
        </w:rPr>
        <w:t>CURWORK</w:t>
      </w:r>
      <w:r>
        <w:rPr>
          <w:rFonts w:eastAsia="Calibri" w:cstheme="minorHAnsi"/>
          <w:b/>
        </w:rPr>
        <w:t>1: CITY, STATE, ZIP, OR COUNTRY= NR)</w:t>
      </w:r>
    </w:p>
    <w:p w14:paraId="0A17249B" w14:textId="2F689A7C" w:rsidR="00236ADA" w:rsidRDefault="00236ADA" w:rsidP="00236ADA">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FE12D9">
        <w:rPr>
          <w:rFonts w:eastAsia="Calibri" w:cstheme="minorHAnsi"/>
          <w:b/>
        </w:rPr>
        <w:t>CURWORK3</w:t>
      </w:r>
      <w:r>
        <w:rPr>
          <w:rFonts w:eastAsia="Calibri" w:cstheme="minorHAnsi"/>
          <w:b/>
        </w:rPr>
        <w:t>]</w:t>
      </w:r>
    </w:p>
    <w:p w14:paraId="6588FC76" w14:textId="727CA973" w:rsidR="00A743B9" w:rsidRPr="009D0E09" w:rsidRDefault="00236ADA" w:rsidP="009D0E09">
      <w:pPr>
        <w:tabs>
          <w:tab w:val="left" w:pos="6480"/>
        </w:tabs>
        <w:spacing w:after="0" w:line="240" w:lineRule="auto"/>
        <w:rPr>
          <w:rFonts w:eastAsia="Calibri" w:cstheme="minorHAnsi"/>
        </w:rPr>
      </w:pPr>
      <w:r w:rsidRPr="00AF7794">
        <w:rPr>
          <w:rFonts w:eastAsia="Calibri" w:cstheme="minorHAnsi"/>
          <w:b/>
        </w:rPr>
        <w:t xml:space="preserve">[NOTE FOR PROGRAMMERS: ONLY FIELDS THAT WERE NOT ALREADY COMPLETED IN </w:t>
      </w:r>
      <w:r w:rsidR="00573B7F">
        <w:rPr>
          <w:rFonts w:eastAsia="Calibri" w:cstheme="minorHAnsi"/>
          <w:b/>
        </w:rPr>
        <w:t>CURWORK1</w:t>
      </w:r>
      <w:r w:rsidRPr="00AF7794">
        <w:rPr>
          <w:rFonts w:eastAsia="Calibri" w:cstheme="minorHAnsi"/>
          <w:b/>
        </w:rPr>
        <w:t xml:space="preserve"> SHOULD BE PRESENTED AS OPEN FIELDS. IF RESPONSE WAS ALREADY PROVIDED TO ANY OF THESE THREE FIELDS IN </w:t>
      </w:r>
      <w:r w:rsidR="00573B7F">
        <w:rPr>
          <w:rFonts w:eastAsia="Calibri" w:cstheme="minorHAnsi"/>
          <w:b/>
        </w:rPr>
        <w:t>CURWORK</w:t>
      </w:r>
      <w:r w:rsidRPr="00AF7794">
        <w:rPr>
          <w:rFonts w:eastAsia="Calibri" w:cstheme="minorHAnsi"/>
          <w:b/>
        </w:rPr>
        <w:t xml:space="preserve">1, POPULATE THE FIELD(S) AS PROTECTED, SUMMARIZED INFORMATION IN </w:t>
      </w:r>
      <w:r w:rsidR="00573B7F">
        <w:rPr>
          <w:rFonts w:eastAsia="Calibri" w:cstheme="minorHAnsi"/>
          <w:b/>
        </w:rPr>
        <w:t>CURWORK2</w:t>
      </w:r>
      <w:r w:rsidRPr="00AF7794">
        <w:rPr>
          <w:rFonts w:eastAsia="Calibri" w:cstheme="minorHAnsi"/>
          <w:b/>
        </w:rPr>
        <w:t>]</w:t>
      </w:r>
    </w:p>
    <w:p w14:paraId="3B062507" w14:textId="15199DE6" w:rsidR="002A5A4F" w:rsidRPr="009D0E09" w:rsidRDefault="06059A50" w:rsidP="008B16AA">
      <w:pPr>
        <w:pStyle w:val="ListParagraph"/>
        <w:numPr>
          <w:ilvl w:val="0"/>
          <w:numId w:val="7"/>
        </w:numPr>
        <w:spacing w:after="0" w:line="240" w:lineRule="auto"/>
        <w:rPr>
          <w:rFonts w:eastAsia="Calibri"/>
        </w:rPr>
      </w:pPr>
      <w:r>
        <w:t>[CURWORK2] Please provide the following information:</w:t>
      </w:r>
    </w:p>
    <w:p w14:paraId="4E0852B8" w14:textId="36FDA91F" w:rsidR="002A5A4F" w:rsidRDefault="002A5A4F" w:rsidP="009D0E09">
      <w:pPr>
        <w:pStyle w:val="ListParagraph"/>
        <w:spacing w:after="0" w:line="240" w:lineRule="auto"/>
        <w:ind w:firstLine="720"/>
        <w:rPr>
          <w:rFonts w:eastAsia="Calibri"/>
        </w:rPr>
      </w:pPr>
      <w:r>
        <w:rPr>
          <w:rFonts w:eastAsia="Calibri"/>
        </w:rPr>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05A366C" w14:textId="748B3065" w:rsidR="002A5A4F" w:rsidRDefault="002A5A4F" w:rsidP="002A5A4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FE699AA" w14:textId="3E202F4A" w:rsidR="002A5A4F" w:rsidRDefault="002A5A4F" w:rsidP="002A5A4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F1AD8B1" w14:textId="4840830F" w:rsidR="002A5A4F" w:rsidRDefault="002A5A4F" w:rsidP="002A5A4F">
      <w:pPr>
        <w:pStyle w:val="ListParagraph"/>
        <w:spacing w:after="0" w:line="240" w:lineRule="auto"/>
        <w:ind w:left="1440"/>
        <w:rPr>
          <w:rFonts w:eastAsia="Calibri"/>
        </w:rPr>
      </w:pPr>
      <w:r>
        <w:rPr>
          <w:rFonts w:eastAsia="Calibri"/>
        </w:rPr>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DF0B408" w14:textId="61027315" w:rsidR="00EA71A0" w:rsidRPr="00AF7794" w:rsidRDefault="00EA71A0" w:rsidP="009D0E09">
      <w:pPr>
        <w:pStyle w:val="ListParagraph"/>
        <w:spacing w:after="0" w:line="240" w:lineRule="auto"/>
        <w:ind w:left="1440"/>
        <w:rPr>
          <w:rFonts w:eastAsia="Calibri"/>
        </w:rPr>
      </w:pPr>
      <w:r>
        <w:rPr>
          <w:rFonts w:eastAsia="Calibri"/>
        </w:rPr>
        <w:t>77</w:t>
      </w:r>
      <w:r>
        <w:rPr>
          <w:rFonts w:eastAsia="Calibri"/>
        </w:rPr>
        <w:tab/>
        <w:t>Don’t know</w:t>
      </w:r>
    </w:p>
    <w:p w14:paraId="35168C10" w14:textId="7AB207FC" w:rsidR="00044184" w:rsidRPr="00AF7794" w:rsidRDefault="00044184" w:rsidP="009D0E09">
      <w:pPr>
        <w:spacing w:after="0" w:line="240" w:lineRule="auto"/>
        <w:rPr>
          <w:rFonts w:eastAsia="Calibri" w:cstheme="minorHAnsi"/>
        </w:rPr>
      </w:pPr>
    </w:p>
    <w:p w14:paraId="6DF63044" w14:textId="45BD2C4A" w:rsidR="00C97BBA" w:rsidRDefault="00C97BBA" w:rsidP="003950E4">
      <w:pPr>
        <w:pStyle w:val="paragraph"/>
        <w:spacing w:before="0" w:beforeAutospacing="0" w:after="0" w:afterAutospacing="0"/>
        <w:rPr>
          <w:rStyle w:val="normaltextrun"/>
          <w:rFonts w:ascii="Calibri" w:hAnsi="Calibri" w:cs="Calibri"/>
          <w:sz w:val="22"/>
          <w:szCs w:val="22"/>
        </w:rPr>
      </w:pPr>
      <w:r>
        <w:rPr>
          <w:rStyle w:val="normaltextrun"/>
          <w:rFonts w:ascii="Calibri" w:hAnsi="Calibri" w:cs="Calibri"/>
          <w:b/>
          <w:bCs/>
          <w:sz w:val="22"/>
          <w:szCs w:val="22"/>
        </w:rPr>
        <w:t>[DISPLAY CURWORK3 IF (CURWORK1 STREET NUMBER= NR AND STREET NAME= NR) AND (CITY, STATE, ZIP, AND/OR COUNTRY ARE ANSWERED IN CURWORK1 AND/OR CURWORK2)</w:t>
      </w:r>
    </w:p>
    <w:p w14:paraId="4ED73B6C" w14:textId="5E4A0718" w:rsidR="00AA76F7" w:rsidRPr="00AF7794" w:rsidRDefault="00C97BBA" w:rsidP="007D0CAB">
      <w:pPr>
        <w:spacing w:after="0"/>
      </w:pPr>
      <w:r w:rsidRPr="00C97BBA">
        <w:rPr>
          <w:rStyle w:val="normaltextrun"/>
          <w:rFonts w:ascii="Calibri" w:hAnsi="Calibri" w:cs="Calibri"/>
          <w:b/>
          <w:bCs/>
        </w:rPr>
        <w:t xml:space="preserve">ELSE, GO TO </w:t>
      </w:r>
      <w:r w:rsidR="008A3CB3">
        <w:rPr>
          <w:rStyle w:val="normaltextrun"/>
          <w:rFonts w:ascii="Calibri" w:hAnsi="Calibri" w:cs="Calibri"/>
          <w:b/>
          <w:bCs/>
        </w:rPr>
        <w:t>CURWORKCONFIRM</w:t>
      </w:r>
      <w:r w:rsidRPr="00C97BBA">
        <w:rPr>
          <w:rStyle w:val="normaltextrun"/>
          <w:rFonts w:ascii="Calibri" w:hAnsi="Calibri" w:cs="Calibri"/>
          <w:b/>
          <w:bCs/>
        </w:rPr>
        <w:t>]</w:t>
      </w:r>
      <w:r w:rsidRPr="00C97BBA">
        <w:rPr>
          <w:rStyle w:val="eop"/>
          <w:rFonts w:ascii="Calibri" w:hAnsi="Calibri" w:cs="Calibri"/>
        </w:rPr>
        <w:t> </w:t>
      </w:r>
      <w:r w:rsidRPr="007D0CAB" w:rsidDel="002F352F">
        <w:rPr>
          <w:rFonts w:eastAsia="Calibri" w:cstheme="minorHAnsi"/>
          <w:b/>
        </w:rPr>
        <w:t xml:space="preserve"> </w:t>
      </w:r>
    </w:p>
    <w:p w14:paraId="542CB42A" w14:textId="6FED5432" w:rsidR="00044184" w:rsidRPr="007D0CAB" w:rsidRDefault="06059A50" w:rsidP="008B16AA">
      <w:pPr>
        <w:pStyle w:val="ListParagraph"/>
        <w:numPr>
          <w:ilvl w:val="0"/>
          <w:numId w:val="7"/>
        </w:numPr>
        <w:spacing w:after="0" w:line="240" w:lineRule="auto"/>
        <w:rPr>
          <w:rFonts w:eastAsia="Calibri" w:cstheme="minorHAnsi"/>
        </w:rPr>
      </w:pPr>
      <w:r>
        <w:t xml:space="preserve">[CURWORK3] Please provide the cross streets of the intersection closest to this address: </w:t>
      </w:r>
    </w:p>
    <w:p w14:paraId="60877AE2" w14:textId="3EC0F400" w:rsidR="005C65D7" w:rsidRDefault="005C65D7" w:rsidP="005C65D7">
      <w:pPr>
        <w:pStyle w:val="ListParagraph"/>
        <w:spacing w:after="0" w:line="240" w:lineRule="auto"/>
        <w:ind w:firstLine="720"/>
        <w:rPr>
          <w:rFonts w:eastAsia="Calibri"/>
        </w:rPr>
      </w:pPr>
      <w:r>
        <w:rPr>
          <w:rFonts w:eastAsia="Calibri"/>
        </w:rPr>
        <w:t xml:space="preserve">Full street name #1 </w:t>
      </w:r>
      <w:r>
        <w:rPr>
          <w:rFonts w:eastAsia="Calibri"/>
        </w:rPr>
        <w:tab/>
      </w:r>
      <w:r w:rsidRPr="004E0102">
        <w:rPr>
          <w:rFonts w:eastAsia="Calibri"/>
        </w:rPr>
        <w:t>|_____</w:t>
      </w:r>
      <w:r>
        <w:rPr>
          <w:rFonts w:eastAsia="Calibri"/>
        </w:rPr>
        <w:t>__</w:t>
      </w:r>
      <w:r w:rsidRPr="004E0102">
        <w:rPr>
          <w:rFonts w:eastAsia="Calibri"/>
        </w:rPr>
        <w:t>_|</w:t>
      </w:r>
    </w:p>
    <w:p w14:paraId="2A9E3FE7" w14:textId="77777777" w:rsidR="000737A9" w:rsidRDefault="000737A9" w:rsidP="000737A9">
      <w:pPr>
        <w:pStyle w:val="ListParagraph"/>
        <w:spacing w:after="0" w:line="240" w:lineRule="auto"/>
        <w:ind w:firstLine="720"/>
        <w:rPr>
          <w:rFonts w:eastAsia="Calibri"/>
        </w:rPr>
      </w:pPr>
      <w:r>
        <w:rPr>
          <w:rFonts w:eastAsia="Calibri"/>
        </w:rPr>
        <w:t xml:space="preserve">Full street name #1 </w:t>
      </w:r>
      <w:r>
        <w:rPr>
          <w:rFonts w:eastAsia="Calibri"/>
        </w:rPr>
        <w:tab/>
      </w:r>
      <w:r w:rsidRPr="004E0102">
        <w:rPr>
          <w:rFonts w:eastAsia="Calibri"/>
        </w:rPr>
        <w:t>|_____</w:t>
      </w:r>
      <w:r>
        <w:rPr>
          <w:rFonts w:eastAsia="Calibri"/>
        </w:rPr>
        <w:t>__</w:t>
      </w:r>
      <w:r w:rsidRPr="004E0102">
        <w:rPr>
          <w:rFonts w:eastAsia="Calibri"/>
        </w:rPr>
        <w:t>_|</w:t>
      </w:r>
    </w:p>
    <w:p w14:paraId="0B5D87BC" w14:textId="38C6E8BF" w:rsidR="000737A9" w:rsidRDefault="000737A9" w:rsidP="005C65D7">
      <w:pPr>
        <w:pStyle w:val="ListParagraph"/>
        <w:spacing w:after="0" w:line="240" w:lineRule="auto"/>
        <w:ind w:firstLine="720"/>
        <w:rPr>
          <w:rFonts w:eastAsia="Calibri"/>
        </w:rPr>
      </w:pPr>
      <w:r>
        <w:rPr>
          <w:rFonts w:eastAsia="Calibri"/>
        </w:rPr>
        <w:t>77</w:t>
      </w:r>
      <w:r>
        <w:rPr>
          <w:rFonts w:eastAsia="Calibri"/>
        </w:rPr>
        <w:tab/>
        <w:t>Don’t know</w:t>
      </w:r>
    </w:p>
    <w:p w14:paraId="61BE1790" w14:textId="071C52A6" w:rsidR="00C65BD1" w:rsidRPr="00AF7794" w:rsidRDefault="009627B5" w:rsidP="007D0CAB">
      <w:pPr>
        <w:spacing w:after="0" w:line="240" w:lineRule="auto"/>
        <w:rPr>
          <w:rFonts w:eastAsia="Calibri"/>
          <w:b/>
          <w:bCs/>
          <w:i/>
          <w:iCs/>
        </w:rPr>
      </w:pPr>
      <w:r>
        <w:rPr>
          <w:rFonts w:eastAsia="Calibri" w:cstheme="minorHAnsi"/>
        </w:rPr>
        <w:tab/>
      </w:r>
      <w:r>
        <w:rPr>
          <w:rFonts w:eastAsia="Calibri" w:cstheme="minorHAnsi"/>
        </w:rPr>
        <w:tab/>
      </w:r>
      <w:r w:rsidR="71CC2ABE" w:rsidRPr="71CC2ABE">
        <w:rPr>
          <w:rFonts w:eastAsia="Calibri"/>
          <w:i/>
          <w:iCs/>
        </w:rPr>
        <w:t xml:space="preserve">NO RESPONSE </w:t>
      </w:r>
      <w:r w:rsidR="71CC2ABE" w:rsidRPr="71CC2ABE">
        <w:rPr>
          <w:rFonts w:ascii="Wingdings" w:eastAsia="Wingdings" w:hAnsi="Wingdings"/>
          <w:i/>
          <w:iCs/>
        </w:rPr>
        <w:t>à</w:t>
      </w:r>
      <w:r w:rsidR="71CC2ABE" w:rsidRPr="71CC2ABE">
        <w:rPr>
          <w:rFonts w:eastAsia="Calibri"/>
          <w:b/>
          <w:bCs/>
          <w:i/>
          <w:iCs/>
        </w:rPr>
        <w:t xml:space="preserve"> GO TO CURWORKCONFIRM</w:t>
      </w:r>
    </w:p>
    <w:p w14:paraId="30AAC5C6" w14:textId="77777777" w:rsidR="00044184" w:rsidRPr="00AF7794" w:rsidRDefault="00044184" w:rsidP="00CD4C37">
      <w:pPr>
        <w:spacing w:after="0" w:line="240" w:lineRule="auto"/>
        <w:rPr>
          <w:rFonts w:eastAsia="Calibri" w:cstheme="minorHAnsi"/>
        </w:rPr>
      </w:pPr>
    </w:p>
    <w:p w14:paraId="233E55E4" w14:textId="58BBAE60" w:rsidR="00C27D65" w:rsidRPr="00AF7794" w:rsidRDefault="06059A50" w:rsidP="008B16AA">
      <w:pPr>
        <w:pStyle w:val="ListParagraph"/>
        <w:numPr>
          <w:ilvl w:val="0"/>
          <w:numId w:val="7"/>
        </w:numPr>
        <w:spacing w:after="0" w:line="240" w:lineRule="auto"/>
        <w:rPr>
          <w:rFonts w:eastAsia="Calibri"/>
        </w:rPr>
      </w:pPr>
      <w:r>
        <w:t>[CURWORKCONFIRM] Here is the information you gave us for this location: [Insert CURWORK1 – CURWORK3/this address]</w:t>
      </w:r>
    </w:p>
    <w:p w14:paraId="2971E272" w14:textId="77777777" w:rsidR="00C27D65" w:rsidRPr="00AF7794" w:rsidRDefault="00C27D65" w:rsidP="00C27D65">
      <w:pPr>
        <w:tabs>
          <w:tab w:val="left" w:pos="8145"/>
        </w:tabs>
        <w:spacing w:after="0" w:line="240" w:lineRule="auto"/>
        <w:rPr>
          <w:rFonts w:eastAsia="Calibri" w:cstheme="minorHAnsi"/>
        </w:rPr>
      </w:pPr>
      <w:r w:rsidRPr="00AF7794">
        <w:rPr>
          <w:rFonts w:eastAsia="Calibri" w:cstheme="minorHAnsi"/>
        </w:rPr>
        <w:tab/>
      </w:r>
    </w:p>
    <w:p w14:paraId="1109085B" w14:textId="73525F41" w:rsidR="00C27D65"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657E897D" w14:textId="77777777" w:rsidR="00C65BD1" w:rsidRPr="00AF7794" w:rsidRDefault="00C65BD1" w:rsidP="00C27D65">
      <w:pPr>
        <w:spacing w:after="0" w:line="240" w:lineRule="auto"/>
        <w:ind w:left="360"/>
        <w:rPr>
          <w:rFonts w:eastAsia="Calibri" w:cstheme="minorHAnsi"/>
        </w:rPr>
      </w:pPr>
    </w:p>
    <w:p w14:paraId="2B2D6902" w14:textId="2C43E929"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[CURWORKYR1] In what month and year did you </w:t>
      </w:r>
      <w:r w:rsidRPr="06059A50">
        <w:rPr>
          <w:rFonts w:eastAsia="Calibri"/>
          <w:b/>
          <w:bCs/>
        </w:rPr>
        <w:t>start</w:t>
      </w:r>
      <w:r w:rsidRPr="06059A50">
        <w:rPr>
          <w:rFonts w:eastAsia="Calibri"/>
        </w:rPr>
        <w:t xml:space="preserve"> commuting to [insert address from CURWORK1 – CURWORK3/this address]?</w:t>
      </w:r>
    </w:p>
    <w:p w14:paraId="0C29BDEE" w14:textId="59799B19" w:rsidR="00044184" w:rsidRPr="00AF7794" w:rsidRDefault="00044184" w:rsidP="007D0CAB">
      <w:pPr>
        <w:spacing w:before="120" w:after="0" w:line="240" w:lineRule="auto"/>
        <w:ind w:left="360" w:firstLine="360"/>
        <w:rPr>
          <w:rFonts w:eastAsia="Calibri"/>
        </w:rPr>
      </w:pPr>
      <w:r w:rsidRPr="36E70860">
        <w:rPr>
          <w:rFonts w:eastAsia="Calibri"/>
        </w:rPr>
        <w:t>[CURWORKYR1</w:t>
      </w:r>
      <w:r w:rsidR="1BEF11B8" w:rsidRPr="1BEF11B8">
        <w:rPr>
          <w:rFonts w:eastAsia="Calibri"/>
        </w:rPr>
        <w:t>_Month</w:t>
      </w:r>
      <w:r w:rsidRPr="36E70860">
        <w:rPr>
          <w:rFonts w:eastAsia="Calibri"/>
        </w:rPr>
        <w:t xml:space="preserve">] |__|__| Month </w:t>
      </w:r>
      <w:r w:rsidRPr="00AF7794">
        <w:rPr>
          <w:rFonts w:eastAsia="Calibri" w:cstheme="minorHAnsi"/>
        </w:rPr>
        <w:tab/>
      </w:r>
      <w:r w:rsidRPr="36E70860">
        <w:rPr>
          <w:rFonts w:eastAsia="Calibri"/>
        </w:rPr>
        <w:t>[CURWORKYR1</w:t>
      </w:r>
      <w:r w:rsidR="1BEF11B8" w:rsidRPr="1BEF11B8">
        <w:rPr>
          <w:rFonts w:eastAsia="Calibri"/>
        </w:rPr>
        <w:t>_Year</w:t>
      </w:r>
      <w:r w:rsidRPr="36E70860">
        <w:rPr>
          <w:rFonts w:eastAsia="Calibri"/>
        </w:rPr>
        <w:t>] |__|__|__|__| Year</w:t>
      </w:r>
    </w:p>
    <w:p w14:paraId="5EB16DDE" w14:textId="4CCC3A23" w:rsidR="00C65BD1" w:rsidRPr="00AF7794" w:rsidRDefault="71CC2ABE" w:rsidP="007D0CAB">
      <w:pPr>
        <w:spacing w:after="0" w:line="240" w:lineRule="auto"/>
        <w:ind w:left="360" w:firstLine="36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CURWORKMOS</w:t>
      </w:r>
    </w:p>
    <w:p w14:paraId="62664A75" w14:textId="77777777" w:rsidR="00C65BD1" w:rsidRPr="00AF7794" w:rsidRDefault="00C65BD1" w:rsidP="00C65BD1">
      <w:pPr>
        <w:pStyle w:val="ListParagraph"/>
        <w:spacing w:after="0" w:line="240" w:lineRule="auto"/>
        <w:ind w:left="360"/>
        <w:rPr>
          <w:rFonts w:eastAsia="Calibri" w:cstheme="minorHAnsi"/>
        </w:rPr>
      </w:pPr>
    </w:p>
    <w:p w14:paraId="0D0C7243" w14:textId="23B31280"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[CURWORKMOS] How many </w:t>
      </w:r>
      <w:r w:rsidRPr="06059A50">
        <w:rPr>
          <w:rFonts w:eastAsia="Calibri"/>
          <w:b/>
          <w:bCs/>
        </w:rPr>
        <w:t>months of the year</w:t>
      </w:r>
      <w:r w:rsidRPr="06059A50">
        <w:rPr>
          <w:rFonts w:eastAsia="Calibri"/>
        </w:rPr>
        <w:t xml:space="preserve"> did you commute to [insert address from CURWORK1 – CURWORK3/this address]?</w:t>
      </w:r>
    </w:p>
    <w:p w14:paraId="31883E5F" w14:textId="3E3D4BCE" w:rsidR="00044184" w:rsidRPr="00AF7794" w:rsidRDefault="00044184" w:rsidP="008F6C6B">
      <w:pPr>
        <w:pStyle w:val="ListParagraph"/>
        <w:spacing w:after="0" w:line="240" w:lineRule="auto"/>
        <w:ind w:left="360" w:firstLine="360"/>
        <w:rPr>
          <w:rFonts w:eastAsia="Calibri" w:cstheme="minorHAnsi"/>
        </w:rPr>
      </w:pPr>
      <w:r w:rsidRPr="00AF7794">
        <w:rPr>
          <w:rFonts w:eastAsia="Calibri" w:cstheme="minorHAnsi"/>
        </w:rPr>
        <w:t>|__|__| #Months</w:t>
      </w:r>
    </w:p>
    <w:p w14:paraId="094350EF" w14:textId="683D58BF" w:rsidR="00C65BD1" w:rsidRPr="00AF7794" w:rsidRDefault="71CC2ABE" w:rsidP="71CC2ABE">
      <w:pPr>
        <w:spacing w:after="0" w:line="240" w:lineRule="auto"/>
        <w:ind w:left="72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w:t>
      </w:r>
    </w:p>
    <w:p w14:paraId="3E8089D1" w14:textId="77777777" w:rsidR="00B773DC" w:rsidRPr="00AF7794" w:rsidRDefault="00B773DC" w:rsidP="00C65BD1">
      <w:pPr>
        <w:spacing w:after="0" w:line="240" w:lineRule="auto"/>
        <w:ind w:left="720"/>
        <w:contextualSpacing/>
        <w:rPr>
          <w:rFonts w:eastAsia="Calibri" w:cstheme="minorHAnsi"/>
        </w:rPr>
      </w:pPr>
    </w:p>
    <w:p w14:paraId="31DA9E10" w14:textId="6F5D903E" w:rsidR="00044184" w:rsidRPr="00AF7794" w:rsidRDefault="06059A50" w:rsidP="008B16AA">
      <w:pPr>
        <w:pStyle w:val="ListParagraph"/>
        <w:numPr>
          <w:ilvl w:val="0"/>
          <w:numId w:val="7"/>
        </w:numPr>
        <w:spacing w:after="0" w:line="240" w:lineRule="auto"/>
        <w:rPr>
          <w:rFonts w:eastAsia="Calibri"/>
        </w:rPr>
      </w:pPr>
      <w:r w:rsidRPr="06059A50">
        <w:rPr>
          <w:rFonts w:eastAsia="Calibri"/>
        </w:rPr>
        <w:lastRenderedPageBreak/>
        <w:t>[CURWORKT1] What type(s) of transportation do you use to get to [insert address from CURWORK1 – CURWORK3/this address] from home? Select all that apply.</w:t>
      </w:r>
    </w:p>
    <w:p w14:paraId="2AEE97B7" w14:textId="5BCE7674" w:rsidR="00044184" w:rsidRPr="00AF7794" w:rsidRDefault="71CC2ABE" w:rsidP="71CC2ABE">
      <w:pPr>
        <w:spacing w:before="60" w:after="0" w:line="240" w:lineRule="auto"/>
        <w:ind w:left="720"/>
        <w:contextualSpacing/>
        <w:rPr>
          <w:rFonts w:eastAsia="Calibri"/>
        </w:rPr>
      </w:pPr>
      <w:r w:rsidRPr="71CC2ABE">
        <w:rPr>
          <w:rFonts w:eastAsia="Calibri"/>
        </w:rPr>
        <w:t>0</w:t>
      </w:r>
      <w:r w:rsidR="00CD7FD6">
        <w:tab/>
      </w:r>
      <w:r w:rsidRPr="71CC2ABE">
        <w:rPr>
          <w:rFonts w:eastAsia="Calibri"/>
        </w:rPr>
        <w:t>Car, van, or truck (includes carpools or van pools)</w:t>
      </w:r>
    </w:p>
    <w:p w14:paraId="1E3F2166" w14:textId="64B7B66A" w:rsidR="00044184" w:rsidRPr="00AF7794" w:rsidRDefault="71CC2ABE" w:rsidP="71CC2ABE">
      <w:pPr>
        <w:spacing w:before="60" w:after="0" w:line="240" w:lineRule="auto"/>
        <w:ind w:left="720"/>
        <w:contextualSpacing/>
        <w:rPr>
          <w:rFonts w:eastAsia="Calibri"/>
        </w:rPr>
      </w:pPr>
      <w:r w:rsidRPr="71CC2ABE">
        <w:rPr>
          <w:rFonts w:eastAsia="Calibri"/>
        </w:rPr>
        <w:t>1</w:t>
      </w:r>
      <w:r w:rsidR="00CD7FD6">
        <w:tab/>
      </w:r>
      <w:r w:rsidRPr="71CC2ABE">
        <w:rPr>
          <w:rFonts w:eastAsia="Calibri"/>
        </w:rPr>
        <w:t>Taxicab (includes Uber, Lyft, or hired car)</w:t>
      </w:r>
    </w:p>
    <w:p w14:paraId="76F0F854" w14:textId="686ED0FB" w:rsidR="00044184" w:rsidRPr="00AF7794" w:rsidRDefault="71CC2ABE" w:rsidP="71CC2ABE">
      <w:pPr>
        <w:spacing w:before="60" w:after="0" w:line="240" w:lineRule="auto"/>
        <w:ind w:left="720"/>
        <w:contextualSpacing/>
        <w:rPr>
          <w:rFonts w:eastAsia="Calibri"/>
        </w:rPr>
      </w:pPr>
      <w:r w:rsidRPr="71CC2ABE">
        <w:rPr>
          <w:rFonts w:eastAsia="Calibri"/>
        </w:rPr>
        <w:t>2</w:t>
      </w:r>
      <w:r w:rsidR="00CD7FD6">
        <w:tab/>
      </w:r>
      <w:r w:rsidRPr="71CC2ABE">
        <w:rPr>
          <w:rFonts w:eastAsia="Calibri"/>
        </w:rPr>
        <w:t>Motorcycle</w:t>
      </w:r>
    </w:p>
    <w:p w14:paraId="1573AA26" w14:textId="5C478D39" w:rsidR="00044184" w:rsidRPr="00AF7794" w:rsidRDefault="71CC2ABE" w:rsidP="71CC2ABE">
      <w:pPr>
        <w:spacing w:before="60" w:after="0" w:line="240" w:lineRule="auto"/>
        <w:ind w:left="720"/>
        <w:contextualSpacing/>
        <w:rPr>
          <w:rFonts w:eastAsia="Calibri"/>
        </w:rPr>
      </w:pPr>
      <w:r w:rsidRPr="71CC2ABE">
        <w:rPr>
          <w:rFonts w:eastAsia="Calibri"/>
        </w:rPr>
        <w:t>3</w:t>
      </w:r>
      <w:r w:rsidR="00CD7FD6">
        <w:tab/>
      </w:r>
      <w:r w:rsidRPr="71CC2ABE">
        <w:rPr>
          <w:rFonts w:eastAsia="Calibri"/>
        </w:rPr>
        <w:t>Bus or streetcar/trolley, light rail/trolley, light rail</w:t>
      </w:r>
    </w:p>
    <w:p w14:paraId="1153428F" w14:textId="3956FC1A" w:rsidR="00044184" w:rsidRPr="00AF7794" w:rsidRDefault="71CC2ABE" w:rsidP="71CC2ABE">
      <w:pPr>
        <w:spacing w:before="60" w:after="0" w:line="240" w:lineRule="auto"/>
        <w:ind w:left="720"/>
        <w:contextualSpacing/>
        <w:rPr>
          <w:rFonts w:eastAsia="Calibri"/>
        </w:rPr>
      </w:pPr>
      <w:r w:rsidRPr="71CC2ABE">
        <w:rPr>
          <w:rFonts w:eastAsia="Calibri"/>
        </w:rPr>
        <w:t>4</w:t>
      </w:r>
      <w:r w:rsidR="00CD7FD6">
        <w:tab/>
      </w:r>
      <w:r w:rsidRPr="71CC2ABE">
        <w:rPr>
          <w:rFonts w:eastAsia="Calibri"/>
        </w:rPr>
        <w:t>Commuter rail, subway, metro</w:t>
      </w:r>
    </w:p>
    <w:p w14:paraId="422D17C1" w14:textId="58CF4CFC" w:rsidR="00044184" w:rsidRPr="00AF7794" w:rsidRDefault="71CC2ABE" w:rsidP="71CC2ABE">
      <w:pPr>
        <w:spacing w:before="60" w:after="0" w:line="240" w:lineRule="auto"/>
        <w:ind w:left="720"/>
        <w:contextualSpacing/>
        <w:rPr>
          <w:rFonts w:eastAsia="Calibri"/>
        </w:rPr>
      </w:pPr>
      <w:r w:rsidRPr="71CC2ABE">
        <w:rPr>
          <w:rFonts w:eastAsia="Calibri"/>
        </w:rPr>
        <w:t>5</w:t>
      </w:r>
      <w:r w:rsidR="00CD7FD6">
        <w:tab/>
      </w:r>
      <w:r w:rsidRPr="71CC2ABE">
        <w:rPr>
          <w:rFonts w:eastAsia="Calibri"/>
        </w:rPr>
        <w:t>Bicycle</w:t>
      </w:r>
    </w:p>
    <w:p w14:paraId="56F51C9B" w14:textId="3DF0FDC1" w:rsidR="00044184" w:rsidRPr="00AF7794" w:rsidRDefault="71CC2ABE" w:rsidP="71CC2ABE">
      <w:pPr>
        <w:spacing w:before="60" w:after="0" w:line="240" w:lineRule="auto"/>
        <w:ind w:left="720"/>
        <w:contextualSpacing/>
        <w:rPr>
          <w:rFonts w:eastAsia="Calibri"/>
        </w:rPr>
      </w:pPr>
      <w:r w:rsidRPr="71CC2ABE">
        <w:rPr>
          <w:rFonts w:eastAsia="Calibri"/>
        </w:rPr>
        <w:t>6</w:t>
      </w:r>
      <w:r w:rsidR="00CD7FD6">
        <w:tab/>
      </w:r>
      <w:r w:rsidRPr="71CC2ABE">
        <w:rPr>
          <w:rFonts w:eastAsia="Calibri"/>
        </w:rPr>
        <w:t>Walking</w:t>
      </w:r>
    </w:p>
    <w:p w14:paraId="55AB02CA" w14:textId="52CD3CC9" w:rsidR="00F457F3" w:rsidRPr="00AF7794" w:rsidRDefault="71CC2ABE" w:rsidP="71CC2ABE">
      <w:pPr>
        <w:spacing w:before="60" w:after="0" w:line="240" w:lineRule="auto"/>
        <w:ind w:left="720"/>
        <w:contextualSpacing/>
        <w:rPr>
          <w:rFonts w:eastAsia="Calibri"/>
        </w:rPr>
      </w:pPr>
      <w:r w:rsidRPr="71CC2ABE">
        <w:rPr>
          <w:rFonts w:eastAsia="Calibri"/>
        </w:rPr>
        <w:t>55</w:t>
      </w:r>
      <w:r w:rsidR="00C80F71">
        <w:tab/>
      </w:r>
      <w:r w:rsidRPr="71CC2ABE">
        <w:rPr>
          <w:rFonts w:eastAsia="Calibri"/>
        </w:rPr>
        <w:t>Other: Please describe [text box]</w:t>
      </w:r>
    </w:p>
    <w:p w14:paraId="114EB868" w14:textId="6F98847F" w:rsidR="00C65BD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CURWORKT6</w:t>
      </w:r>
    </w:p>
    <w:p w14:paraId="73B792CA" w14:textId="4D96DA5F" w:rsidR="00044184" w:rsidRDefault="00044184" w:rsidP="007D0CAB">
      <w:pPr>
        <w:spacing w:after="0"/>
        <w:rPr>
          <w:rFonts w:eastAsia="Calibri" w:cstheme="minorHAnsi"/>
        </w:rPr>
      </w:pPr>
    </w:p>
    <w:p w14:paraId="2F4449B4" w14:textId="7C2D9025" w:rsidR="00CE68AB" w:rsidRDefault="00CE68AB" w:rsidP="007D0CAB">
      <w:pPr>
        <w:spacing w:after="0"/>
        <w:rPr>
          <w:rFonts w:eastAsia="Calibri" w:cstheme="minorHAnsi"/>
          <w:b/>
          <w:bCs/>
        </w:rPr>
      </w:pPr>
      <w:r>
        <w:rPr>
          <w:rFonts w:eastAsia="Calibri" w:cstheme="minorHAnsi"/>
          <w:b/>
          <w:bCs/>
        </w:rPr>
        <w:t xml:space="preserve">[DISPLAY CURWORKT2 IF CURWORKT1= </w:t>
      </w:r>
      <w:r w:rsidR="00883875">
        <w:rPr>
          <w:rFonts w:eastAsia="Calibri" w:cstheme="minorHAnsi"/>
          <w:b/>
          <w:bCs/>
        </w:rPr>
        <w:t>0-6, 55</w:t>
      </w:r>
    </w:p>
    <w:p w14:paraId="7AFFE202" w14:textId="31856414" w:rsidR="00883875" w:rsidRPr="007D0CAB" w:rsidRDefault="00883875" w:rsidP="007D0CAB">
      <w:pPr>
        <w:spacing w:after="0"/>
        <w:rPr>
          <w:rFonts w:eastAsia="Calibri" w:cstheme="minorHAnsi"/>
          <w:b/>
          <w:bCs/>
        </w:rPr>
      </w:pPr>
      <w:r>
        <w:rPr>
          <w:rFonts w:eastAsia="Calibri" w:cstheme="minorHAnsi"/>
          <w:b/>
          <w:bCs/>
        </w:rPr>
        <w:t>ELSE, GO TO CURWORKT6]</w:t>
      </w:r>
    </w:p>
    <w:p w14:paraId="6487549A" w14:textId="1C74FE28"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[CURWORKT2] Thinking about the </w:t>
      </w:r>
      <w:r w:rsidRPr="06059A50">
        <w:rPr>
          <w:rFonts w:eastAsia="Calibri"/>
          <w:b/>
          <w:bCs/>
        </w:rPr>
        <w:t xml:space="preserve">one-way trip </w:t>
      </w:r>
      <w:r w:rsidRPr="06059A50">
        <w:rPr>
          <w:rFonts w:eastAsia="Calibri"/>
        </w:rPr>
        <w:t xml:space="preserve">from your home to [insert address from CURWORK1 – CURWORK3/this address] on a usual workday, about how much time did you usually spend in each type of transportation? </w:t>
      </w:r>
    </w:p>
    <w:p w14:paraId="0F75A348" w14:textId="2B1E4FB3" w:rsidR="154933FC" w:rsidRDefault="154933FC" w:rsidP="154933FC">
      <w:pPr>
        <w:rPr>
          <w:i/>
          <w:iCs/>
        </w:rPr>
      </w:pPr>
      <w:r w:rsidRPr="154933FC">
        <w:rPr>
          <w:i/>
          <w:iCs/>
        </w:rPr>
        <w:t>[NOTE TO RESEARCHERS: CURWORKT2A-H ARE PROGRAMMED AS A GRID, BUT DISPLAYED AS MULTIPLE-CHOICE QUESTIONS ON SAME SCREEN]</w:t>
      </w:r>
    </w:p>
    <w:tbl>
      <w:tblPr>
        <w:tblStyle w:val="TableGrid42"/>
        <w:tblW w:w="10626" w:type="dxa"/>
        <w:tblInd w:w="-450" w:type="dxa"/>
        <w:tblLook w:val="04A0" w:firstRow="1" w:lastRow="0" w:firstColumn="1" w:lastColumn="0" w:noHBand="0" w:noVBand="1"/>
      </w:tblPr>
      <w:tblGrid>
        <w:gridCol w:w="4322"/>
        <w:gridCol w:w="1348"/>
        <w:gridCol w:w="1260"/>
        <w:gridCol w:w="990"/>
        <w:gridCol w:w="996"/>
        <w:gridCol w:w="726"/>
        <w:gridCol w:w="984"/>
      </w:tblGrid>
      <w:tr w:rsidR="00AF7794" w:rsidRPr="00AF7794" w14:paraId="46DCC104" w14:textId="77777777" w:rsidTr="007D0CAB">
        <w:tc>
          <w:tcPr>
            <w:tcW w:w="5670" w:type="dxa"/>
            <w:gridSpan w:val="2"/>
            <w:tcBorders>
              <w:top w:val="nil"/>
              <w:left w:val="nil"/>
              <w:bottom w:val="single" w:sz="4" w:space="0" w:color="auto"/>
            </w:tcBorders>
            <w:tcMar>
              <w:top w:w="72" w:type="dxa"/>
              <w:left w:w="115" w:type="dxa"/>
              <w:bottom w:w="72" w:type="dxa"/>
              <w:right w:w="115" w:type="dxa"/>
            </w:tcMar>
            <w:vAlign w:val="center"/>
          </w:tcPr>
          <w:p w14:paraId="36C596A6" w14:textId="51D079AB" w:rsidR="00044184" w:rsidRPr="00AF7794" w:rsidRDefault="00527A14" w:rsidP="00F9635D">
            <w:pPr>
              <w:jc w:val="center"/>
              <w:rPr>
                <w:rFonts w:eastAsia="Calibri" w:cstheme="minorHAnsi"/>
                <w:b/>
              </w:rPr>
            </w:pPr>
            <w:r w:rsidRPr="00AF7794">
              <w:rPr>
                <w:rFonts w:eastAsia="Calibri" w:cstheme="minorHAnsi"/>
                <w:b/>
              </w:rPr>
              <w:t>[</w:t>
            </w:r>
            <w:r w:rsidR="00044184" w:rsidRPr="00AF7794">
              <w:rPr>
                <w:rFonts w:eastAsia="Calibri" w:cstheme="minorHAnsi"/>
                <w:b/>
              </w:rPr>
              <w:t>Display rows</w:t>
            </w:r>
            <w:r w:rsidR="00F9635D" w:rsidRPr="00AF7794">
              <w:rPr>
                <w:rFonts w:eastAsia="Calibri" w:cstheme="minorHAnsi"/>
                <w:b/>
              </w:rPr>
              <w:t xml:space="preserve"> ONLY for responses marked in CURWORKT1</w:t>
            </w:r>
            <w:r w:rsidRPr="00AF7794">
              <w:rPr>
                <w:rFonts w:eastAsia="Calibri" w:cstheme="minorHAnsi"/>
                <w:b/>
              </w:rPr>
              <w:t>]</w:t>
            </w:r>
          </w:p>
        </w:tc>
        <w:tc>
          <w:tcPr>
            <w:tcW w:w="1260" w:type="dxa"/>
            <w:tcBorders>
              <w:bottom w:val="single" w:sz="4" w:space="0" w:color="auto"/>
            </w:tcBorders>
            <w:tcMar>
              <w:top w:w="72" w:type="dxa"/>
              <w:left w:w="115" w:type="dxa"/>
              <w:bottom w:w="72" w:type="dxa"/>
              <w:right w:w="115" w:type="dxa"/>
            </w:tcMar>
          </w:tcPr>
          <w:p w14:paraId="55313E10" w14:textId="3C017ABA" w:rsidR="00044184"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5D26CAE5" w14:textId="04D8056A" w:rsidR="00044184" w:rsidRPr="00AF7794" w:rsidRDefault="154933FC" w:rsidP="154933FC">
            <w:pPr>
              <w:jc w:val="center"/>
              <w:rPr>
                <w:rFonts w:eastAsia="Calibri"/>
              </w:rPr>
            </w:pPr>
            <w:r w:rsidRPr="154933FC">
              <w:rPr>
                <w:rFonts w:eastAsia="Calibri"/>
              </w:rPr>
              <w:t>16 to 30 minutes</w:t>
            </w:r>
          </w:p>
        </w:tc>
        <w:tc>
          <w:tcPr>
            <w:tcW w:w="996" w:type="dxa"/>
            <w:tcBorders>
              <w:bottom w:val="single" w:sz="4" w:space="0" w:color="auto"/>
            </w:tcBorders>
          </w:tcPr>
          <w:p w14:paraId="3442A04A" w14:textId="4F45E302" w:rsidR="00044184"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7B0BFC57" w14:textId="585247E1" w:rsidR="00044184" w:rsidRPr="00AF7794" w:rsidRDefault="154933FC" w:rsidP="154933FC">
            <w:pPr>
              <w:jc w:val="center"/>
              <w:rPr>
                <w:rFonts w:eastAsia="Calibri"/>
              </w:rPr>
            </w:pPr>
            <w:r w:rsidRPr="154933FC">
              <w:rPr>
                <w:rFonts w:eastAsia="Calibri"/>
              </w:rPr>
              <w:t>1 hour</w:t>
            </w:r>
          </w:p>
        </w:tc>
        <w:tc>
          <w:tcPr>
            <w:tcW w:w="984" w:type="dxa"/>
            <w:tcBorders>
              <w:bottom w:val="single" w:sz="4" w:space="0" w:color="auto"/>
            </w:tcBorders>
            <w:tcMar>
              <w:top w:w="72" w:type="dxa"/>
              <w:left w:w="115" w:type="dxa"/>
              <w:bottom w:w="72" w:type="dxa"/>
              <w:right w:w="115" w:type="dxa"/>
            </w:tcMar>
          </w:tcPr>
          <w:p w14:paraId="15DC7E0F" w14:textId="710FAA98" w:rsidR="00044184" w:rsidRPr="00AF7794" w:rsidRDefault="154933FC" w:rsidP="154933FC">
            <w:pPr>
              <w:jc w:val="center"/>
              <w:rPr>
                <w:rFonts w:eastAsia="Calibri"/>
              </w:rPr>
            </w:pPr>
            <w:r w:rsidRPr="154933FC">
              <w:rPr>
                <w:rFonts w:eastAsia="Calibri"/>
              </w:rPr>
              <w:t>2 hours or more</w:t>
            </w:r>
          </w:p>
        </w:tc>
      </w:tr>
      <w:tr w:rsidR="00AF7794" w:rsidRPr="00AF7794" w14:paraId="5D396F9E" w14:textId="77777777" w:rsidTr="007D0CAB">
        <w:tc>
          <w:tcPr>
            <w:tcW w:w="4322" w:type="dxa"/>
            <w:shd w:val="clear" w:color="auto" w:fill="D9D9D9" w:themeFill="background1" w:themeFillShade="D9"/>
            <w:tcMar>
              <w:top w:w="72" w:type="dxa"/>
              <w:left w:w="115" w:type="dxa"/>
              <w:bottom w:w="72" w:type="dxa"/>
              <w:right w:w="115" w:type="dxa"/>
            </w:tcMar>
          </w:tcPr>
          <w:p w14:paraId="1DE59FCE" w14:textId="378571CF" w:rsidR="00044184" w:rsidRPr="00AF7794" w:rsidRDefault="00044184" w:rsidP="00730F2F">
            <w:pPr>
              <w:tabs>
                <w:tab w:val="left" w:pos="515"/>
              </w:tabs>
              <w:ind w:left="515" w:hanging="515"/>
              <w:rPr>
                <w:rFonts w:eastAsia="Calibri" w:cstheme="minorHAnsi"/>
              </w:rPr>
            </w:pPr>
            <w:r w:rsidRPr="00AF7794">
              <w:rPr>
                <w:rFonts w:eastAsia="Calibri" w:cstheme="minorHAnsi"/>
              </w:rPr>
              <w:t>[CURWORKT2A] Car, van, or truck (includes carpools or van pools)</w:t>
            </w:r>
          </w:p>
        </w:tc>
        <w:tc>
          <w:tcPr>
            <w:tcW w:w="2608" w:type="dxa"/>
            <w:gridSpan w:val="2"/>
            <w:shd w:val="clear" w:color="auto" w:fill="D9D9D9" w:themeFill="background1" w:themeFillShade="D9"/>
            <w:tcMar>
              <w:top w:w="72" w:type="dxa"/>
              <w:left w:w="115" w:type="dxa"/>
              <w:bottom w:w="72" w:type="dxa"/>
              <w:right w:w="115" w:type="dxa"/>
            </w:tcMar>
            <w:vAlign w:val="center"/>
          </w:tcPr>
          <w:p w14:paraId="0D30642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147ED62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vAlign w:val="center"/>
          </w:tcPr>
          <w:p w14:paraId="60E97F0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78BB6E4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4983B81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70EF8232" w14:textId="77777777" w:rsidTr="007D0CAB">
        <w:tc>
          <w:tcPr>
            <w:tcW w:w="4322" w:type="dxa"/>
            <w:tcBorders>
              <w:bottom w:val="single" w:sz="4" w:space="0" w:color="auto"/>
            </w:tcBorders>
            <w:tcMar>
              <w:top w:w="72" w:type="dxa"/>
              <w:left w:w="115" w:type="dxa"/>
              <w:bottom w:w="72" w:type="dxa"/>
              <w:right w:w="115" w:type="dxa"/>
            </w:tcMar>
          </w:tcPr>
          <w:p w14:paraId="7F7BDB82" w14:textId="70CFF575" w:rsidR="00044184" w:rsidRPr="00AF7794" w:rsidRDefault="71CC2ABE" w:rsidP="7DFB0838">
            <w:pPr>
              <w:tabs>
                <w:tab w:val="left" w:pos="515"/>
              </w:tabs>
              <w:ind w:left="515" w:hanging="515"/>
              <w:rPr>
                <w:rFonts w:eastAsia="Calibri"/>
              </w:rPr>
            </w:pPr>
            <w:r w:rsidRPr="71CC2ABE">
              <w:rPr>
                <w:rFonts w:eastAsia="Calibri"/>
              </w:rPr>
              <w:t>[CURWORKT2B] Taxicab (includes, Uber, Lyft, or hired car)</w:t>
            </w:r>
          </w:p>
        </w:tc>
        <w:tc>
          <w:tcPr>
            <w:tcW w:w="2608" w:type="dxa"/>
            <w:gridSpan w:val="2"/>
            <w:tcBorders>
              <w:bottom w:val="single" w:sz="4" w:space="0" w:color="auto"/>
            </w:tcBorders>
            <w:tcMar>
              <w:top w:w="72" w:type="dxa"/>
              <w:left w:w="115" w:type="dxa"/>
              <w:bottom w:w="72" w:type="dxa"/>
              <w:right w:w="115" w:type="dxa"/>
            </w:tcMar>
            <w:vAlign w:val="center"/>
          </w:tcPr>
          <w:p w14:paraId="4DA105A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561F7F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vAlign w:val="center"/>
          </w:tcPr>
          <w:p w14:paraId="0A735A1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0654BCA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7BD68D1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251270D" w14:textId="77777777" w:rsidTr="007D0CAB">
        <w:tc>
          <w:tcPr>
            <w:tcW w:w="4322" w:type="dxa"/>
            <w:shd w:val="clear" w:color="auto" w:fill="D9D9D9" w:themeFill="background1" w:themeFillShade="D9"/>
            <w:tcMar>
              <w:top w:w="72" w:type="dxa"/>
              <w:left w:w="115" w:type="dxa"/>
              <w:bottom w:w="72" w:type="dxa"/>
              <w:right w:w="115" w:type="dxa"/>
            </w:tcMar>
          </w:tcPr>
          <w:p w14:paraId="2F62A616" w14:textId="4009303D" w:rsidR="00044184" w:rsidRPr="00AF7794" w:rsidRDefault="00044184" w:rsidP="00730F2F">
            <w:pPr>
              <w:tabs>
                <w:tab w:val="left" w:pos="515"/>
              </w:tabs>
              <w:ind w:left="515" w:hanging="515"/>
              <w:rPr>
                <w:rFonts w:eastAsia="Calibri" w:cstheme="minorHAnsi"/>
              </w:rPr>
            </w:pPr>
            <w:r w:rsidRPr="00AF7794">
              <w:rPr>
                <w:rFonts w:eastAsia="Calibri" w:cstheme="minorHAnsi"/>
              </w:rPr>
              <w:t>[CURWORKT2C] Motorcycle</w:t>
            </w:r>
          </w:p>
        </w:tc>
        <w:tc>
          <w:tcPr>
            <w:tcW w:w="2608" w:type="dxa"/>
            <w:gridSpan w:val="2"/>
            <w:shd w:val="clear" w:color="auto" w:fill="D9D9D9" w:themeFill="background1" w:themeFillShade="D9"/>
            <w:tcMar>
              <w:top w:w="72" w:type="dxa"/>
              <w:left w:w="115" w:type="dxa"/>
              <w:bottom w:w="72" w:type="dxa"/>
              <w:right w:w="115" w:type="dxa"/>
            </w:tcMar>
            <w:vAlign w:val="center"/>
          </w:tcPr>
          <w:p w14:paraId="768A5F7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357CA73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vAlign w:val="center"/>
          </w:tcPr>
          <w:p w14:paraId="0A283E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44DF6F5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4ABF920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71DA196" w14:textId="77777777" w:rsidTr="007D0CAB">
        <w:tc>
          <w:tcPr>
            <w:tcW w:w="4322" w:type="dxa"/>
            <w:tcBorders>
              <w:bottom w:val="single" w:sz="4" w:space="0" w:color="auto"/>
            </w:tcBorders>
            <w:tcMar>
              <w:top w:w="72" w:type="dxa"/>
              <w:left w:w="115" w:type="dxa"/>
              <w:bottom w:w="72" w:type="dxa"/>
              <w:right w:w="115" w:type="dxa"/>
            </w:tcMar>
          </w:tcPr>
          <w:p w14:paraId="6E53ECC5" w14:textId="253E6CBE" w:rsidR="00044184" w:rsidRPr="00AF7794" w:rsidRDefault="00044184" w:rsidP="00730F2F">
            <w:pPr>
              <w:tabs>
                <w:tab w:val="left" w:pos="515"/>
              </w:tabs>
              <w:ind w:left="515" w:hanging="515"/>
              <w:rPr>
                <w:rFonts w:eastAsia="Calibri" w:cstheme="minorHAnsi"/>
              </w:rPr>
            </w:pPr>
            <w:r w:rsidRPr="00AF7794">
              <w:rPr>
                <w:rFonts w:eastAsia="Calibri" w:cstheme="minorHAnsi"/>
              </w:rPr>
              <w:t>[CURWORKT2D] Bus or streetcar/trolley, light rail/trolley</w:t>
            </w:r>
          </w:p>
        </w:tc>
        <w:tc>
          <w:tcPr>
            <w:tcW w:w="2608" w:type="dxa"/>
            <w:gridSpan w:val="2"/>
            <w:tcBorders>
              <w:bottom w:val="single" w:sz="4" w:space="0" w:color="auto"/>
            </w:tcBorders>
            <w:tcMar>
              <w:top w:w="72" w:type="dxa"/>
              <w:left w:w="115" w:type="dxa"/>
              <w:bottom w:w="72" w:type="dxa"/>
              <w:right w:w="115" w:type="dxa"/>
            </w:tcMar>
            <w:vAlign w:val="center"/>
          </w:tcPr>
          <w:p w14:paraId="24AF339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705BACD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vAlign w:val="center"/>
          </w:tcPr>
          <w:p w14:paraId="080233F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7900A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4BDEA2F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E87E213" w14:textId="77777777" w:rsidTr="007D0CAB">
        <w:tc>
          <w:tcPr>
            <w:tcW w:w="4322" w:type="dxa"/>
            <w:shd w:val="clear" w:color="auto" w:fill="D9D9D9" w:themeFill="background1" w:themeFillShade="D9"/>
            <w:tcMar>
              <w:top w:w="72" w:type="dxa"/>
              <w:left w:w="115" w:type="dxa"/>
              <w:bottom w:w="72" w:type="dxa"/>
              <w:right w:w="115" w:type="dxa"/>
            </w:tcMar>
          </w:tcPr>
          <w:p w14:paraId="06CCCD84" w14:textId="321EE10C" w:rsidR="00044184" w:rsidRPr="00AF7794" w:rsidRDefault="00044184" w:rsidP="00730F2F">
            <w:pPr>
              <w:tabs>
                <w:tab w:val="left" w:pos="515"/>
              </w:tabs>
              <w:ind w:left="515" w:hanging="515"/>
              <w:rPr>
                <w:rFonts w:eastAsia="Calibri" w:cstheme="minorHAnsi"/>
              </w:rPr>
            </w:pPr>
            <w:r w:rsidRPr="00AF7794">
              <w:rPr>
                <w:rFonts w:eastAsia="Calibri" w:cstheme="minorHAnsi"/>
              </w:rPr>
              <w:t>[CURWORKT2E] Commuter rail, subway, metro</w:t>
            </w:r>
          </w:p>
        </w:tc>
        <w:tc>
          <w:tcPr>
            <w:tcW w:w="2608" w:type="dxa"/>
            <w:gridSpan w:val="2"/>
            <w:shd w:val="clear" w:color="auto" w:fill="D9D9D9" w:themeFill="background1" w:themeFillShade="D9"/>
            <w:tcMar>
              <w:top w:w="72" w:type="dxa"/>
              <w:left w:w="115" w:type="dxa"/>
              <w:bottom w:w="72" w:type="dxa"/>
              <w:right w:w="115" w:type="dxa"/>
            </w:tcMar>
            <w:vAlign w:val="center"/>
          </w:tcPr>
          <w:p w14:paraId="79F4E22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29491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vAlign w:val="center"/>
          </w:tcPr>
          <w:p w14:paraId="5892C01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10DF400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5FA7AC3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B021C56" w14:textId="77777777" w:rsidTr="007D0CAB">
        <w:tc>
          <w:tcPr>
            <w:tcW w:w="4322" w:type="dxa"/>
            <w:tcBorders>
              <w:bottom w:val="single" w:sz="4" w:space="0" w:color="auto"/>
            </w:tcBorders>
            <w:tcMar>
              <w:top w:w="72" w:type="dxa"/>
              <w:left w:w="115" w:type="dxa"/>
              <w:bottom w:w="72" w:type="dxa"/>
              <w:right w:w="115" w:type="dxa"/>
            </w:tcMar>
          </w:tcPr>
          <w:p w14:paraId="7DF8D009" w14:textId="5E823B36" w:rsidR="00044184" w:rsidRPr="00AF7794" w:rsidRDefault="00044184" w:rsidP="00730F2F">
            <w:pPr>
              <w:tabs>
                <w:tab w:val="left" w:pos="515"/>
              </w:tabs>
              <w:ind w:left="515" w:hanging="515"/>
              <w:rPr>
                <w:rFonts w:eastAsia="Calibri" w:cstheme="minorHAnsi"/>
              </w:rPr>
            </w:pPr>
            <w:r w:rsidRPr="00AF7794">
              <w:rPr>
                <w:rFonts w:eastAsia="Calibri" w:cstheme="minorHAnsi"/>
              </w:rPr>
              <w:t>[CURWORKT2F] Bicycle</w:t>
            </w:r>
          </w:p>
        </w:tc>
        <w:tc>
          <w:tcPr>
            <w:tcW w:w="2608" w:type="dxa"/>
            <w:gridSpan w:val="2"/>
            <w:tcBorders>
              <w:bottom w:val="single" w:sz="4" w:space="0" w:color="auto"/>
            </w:tcBorders>
            <w:tcMar>
              <w:top w:w="72" w:type="dxa"/>
              <w:left w:w="115" w:type="dxa"/>
              <w:bottom w:w="72" w:type="dxa"/>
              <w:right w:w="115" w:type="dxa"/>
            </w:tcMar>
            <w:vAlign w:val="center"/>
          </w:tcPr>
          <w:p w14:paraId="4D51E1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5931C76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vAlign w:val="center"/>
          </w:tcPr>
          <w:p w14:paraId="65BB33F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9C5BFD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125D29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4C01205" w14:textId="77777777" w:rsidTr="007D0CAB">
        <w:tc>
          <w:tcPr>
            <w:tcW w:w="4322" w:type="dxa"/>
            <w:tcBorders>
              <w:bottom w:val="single" w:sz="4" w:space="0" w:color="auto"/>
            </w:tcBorders>
            <w:shd w:val="clear" w:color="auto" w:fill="D9D9D9" w:themeFill="background1" w:themeFillShade="D9"/>
            <w:tcMar>
              <w:top w:w="72" w:type="dxa"/>
              <w:left w:w="115" w:type="dxa"/>
              <w:bottom w:w="72" w:type="dxa"/>
              <w:right w:w="115" w:type="dxa"/>
            </w:tcMar>
          </w:tcPr>
          <w:p w14:paraId="3B05D96C" w14:textId="262F7731" w:rsidR="00044184" w:rsidRPr="00AF7794" w:rsidRDefault="00044184" w:rsidP="00730F2F">
            <w:pPr>
              <w:tabs>
                <w:tab w:val="left" w:pos="515"/>
              </w:tabs>
              <w:ind w:left="515" w:hanging="515"/>
              <w:rPr>
                <w:rFonts w:eastAsia="Calibri" w:cstheme="minorHAnsi"/>
              </w:rPr>
            </w:pPr>
            <w:r w:rsidRPr="00AF7794">
              <w:rPr>
                <w:rFonts w:eastAsia="Calibri" w:cstheme="minorHAnsi"/>
              </w:rPr>
              <w:t>[CURWORKT2G] Walking</w:t>
            </w:r>
          </w:p>
        </w:tc>
        <w:tc>
          <w:tcPr>
            <w:tcW w:w="2608" w:type="dxa"/>
            <w:gridSpan w:val="2"/>
            <w:tcBorders>
              <w:bottom w:val="single" w:sz="4" w:space="0" w:color="auto"/>
            </w:tcBorders>
            <w:shd w:val="clear" w:color="auto" w:fill="D9D9D9" w:themeFill="background1" w:themeFillShade="D9"/>
            <w:tcMar>
              <w:top w:w="72" w:type="dxa"/>
              <w:left w:w="115" w:type="dxa"/>
              <w:bottom w:w="72" w:type="dxa"/>
              <w:right w:w="115" w:type="dxa"/>
            </w:tcMar>
            <w:vAlign w:val="center"/>
          </w:tcPr>
          <w:p w14:paraId="6A72D75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52BB9C3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shd w:val="clear" w:color="auto" w:fill="D9D9D9" w:themeFill="background1" w:themeFillShade="D9"/>
            <w:vAlign w:val="center"/>
          </w:tcPr>
          <w:p w14:paraId="0264B6A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6CBF37B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EC98A0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F6830A3" w14:textId="77777777" w:rsidTr="007D0CAB">
        <w:tc>
          <w:tcPr>
            <w:tcW w:w="4322" w:type="dxa"/>
            <w:shd w:val="clear" w:color="auto" w:fill="auto"/>
            <w:tcMar>
              <w:top w:w="72" w:type="dxa"/>
              <w:left w:w="115" w:type="dxa"/>
              <w:bottom w:w="72" w:type="dxa"/>
              <w:right w:w="115" w:type="dxa"/>
            </w:tcMar>
          </w:tcPr>
          <w:p w14:paraId="27801293" w14:textId="49ACD3BD" w:rsidR="00044184" w:rsidRPr="00AF7794" w:rsidRDefault="00044184" w:rsidP="003012AB">
            <w:pPr>
              <w:tabs>
                <w:tab w:val="left" w:pos="515"/>
              </w:tabs>
              <w:ind w:left="515" w:hanging="515"/>
              <w:rPr>
                <w:rFonts w:eastAsia="Calibri" w:cstheme="minorHAnsi"/>
              </w:rPr>
            </w:pPr>
            <w:r w:rsidRPr="00AF7794">
              <w:rPr>
                <w:rFonts w:eastAsia="Calibri" w:cstheme="minorHAnsi"/>
              </w:rPr>
              <w:t xml:space="preserve">[CURWORKT2H] [OTHER FROM </w:t>
            </w:r>
            <w:r w:rsidR="003012AB" w:rsidRPr="00AF7794">
              <w:rPr>
                <w:rFonts w:eastAsia="Calibri" w:cstheme="minorHAnsi"/>
              </w:rPr>
              <w:t>CURWORKT1</w:t>
            </w:r>
            <w:r w:rsidRPr="00AF7794">
              <w:rPr>
                <w:rFonts w:eastAsia="Calibri" w:cstheme="minorHAnsi"/>
              </w:rPr>
              <w:t>]</w:t>
            </w:r>
          </w:p>
        </w:tc>
        <w:tc>
          <w:tcPr>
            <w:tcW w:w="2608" w:type="dxa"/>
            <w:gridSpan w:val="2"/>
            <w:shd w:val="clear" w:color="auto" w:fill="auto"/>
            <w:tcMar>
              <w:top w:w="72" w:type="dxa"/>
              <w:left w:w="115" w:type="dxa"/>
              <w:bottom w:w="72" w:type="dxa"/>
              <w:right w:w="115" w:type="dxa"/>
            </w:tcMar>
            <w:vAlign w:val="center"/>
          </w:tcPr>
          <w:p w14:paraId="775553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vAlign w:val="center"/>
          </w:tcPr>
          <w:p w14:paraId="1F6544B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vAlign w:val="center"/>
          </w:tcPr>
          <w:p w14:paraId="0B09BFB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vAlign w:val="center"/>
          </w:tcPr>
          <w:p w14:paraId="100D129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auto"/>
            <w:tcMar>
              <w:top w:w="72" w:type="dxa"/>
              <w:left w:w="115" w:type="dxa"/>
              <w:bottom w:w="72" w:type="dxa"/>
              <w:right w:w="115" w:type="dxa"/>
            </w:tcMar>
            <w:vAlign w:val="center"/>
          </w:tcPr>
          <w:p w14:paraId="608F2AC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0B1EC718" w14:textId="51BF6951" w:rsidR="00044184" w:rsidRPr="00AF7794" w:rsidRDefault="71CC2ABE" w:rsidP="00D82A3F">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CURWORKT6</w:t>
      </w:r>
    </w:p>
    <w:p w14:paraId="300D4CEB" w14:textId="77777777" w:rsidR="00F457F3" w:rsidRPr="00AF7794" w:rsidRDefault="00F457F3" w:rsidP="00044184">
      <w:pPr>
        <w:spacing w:after="60" w:line="240" w:lineRule="auto"/>
        <w:rPr>
          <w:rFonts w:eastAsia="Calibri" w:cstheme="minorHAnsi"/>
          <w:b/>
        </w:rPr>
      </w:pPr>
    </w:p>
    <w:p w14:paraId="36C88A28" w14:textId="06F0017C" w:rsidR="00044184" w:rsidRPr="001E3010" w:rsidRDefault="71CC2ABE" w:rsidP="71CC2ABE">
      <w:pPr>
        <w:spacing w:after="60" w:line="240" w:lineRule="auto"/>
        <w:rPr>
          <w:rFonts w:eastAsia="Calibri"/>
          <w:b/>
          <w:bCs/>
        </w:rPr>
      </w:pPr>
      <w:r w:rsidRPr="71CC2ABE">
        <w:rPr>
          <w:rFonts w:eastAsia="Calibri"/>
          <w:b/>
          <w:bCs/>
        </w:rPr>
        <w:t>[ASK CURWORKT3 – CURWORKT5 IF ANY CURWORKT2 = 1, 2, 3, OR 4]</w:t>
      </w:r>
    </w:p>
    <w:p w14:paraId="46690157" w14:textId="2EF85975" w:rsidR="00044184" w:rsidRPr="00AF7794" w:rsidRDefault="00F9635D" w:rsidP="008B16AA">
      <w:pPr>
        <w:pStyle w:val="ListParagraph"/>
        <w:numPr>
          <w:ilvl w:val="0"/>
          <w:numId w:val="7"/>
        </w:numPr>
        <w:spacing w:after="0" w:line="240" w:lineRule="auto"/>
        <w:rPr>
          <w:rFonts w:eastAsia="Calibri"/>
        </w:rPr>
      </w:pPr>
      <w:r w:rsidRPr="00AF7794">
        <w:rPr>
          <w:noProof/>
        </w:rPr>
        <w:lastRenderedPageBreak/>
        <w:drawing>
          <wp:anchor distT="0" distB="0" distL="114300" distR="114300" simplePos="0" relativeHeight="251971584" behindDoc="0" locked="0" layoutInCell="1" allowOverlap="1" wp14:anchorId="685A6D03" wp14:editId="5FBE9F59">
            <wp:simplePos x="0" y="0"/>
            <wp:positionH relativeFrom="column">
              <wp:posOffset>4290695</wp:posOffset>
            </wp:positionH>
            <wp:positionV relativeFrom="paragraph">
              <wp:posOffset>0</wp:posOffset>
            </wp:positionV>
            <wp:extent cx="2187575" cy="164084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way_Option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7575" cy="1640840"/>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[CURWORKT3] D</w:t>
      </w:r>
      <w:r w:rsidR="518FB67D" w:rsidRPr="518FB67D">
        <w:rPr>
          <w:rFonts w:eastAsia="Calibri"/>
        </w:rPr>
        <w:t>id</w:t>
      </w:r>
      <w:r w:rsidR="00044184" w:rsidRPr="7DFB0838">
        <w:rPr>
          <w:rFonts w:eastAsia="Calibri"/>
        </w:rPr>
        <w:t xml:space="preserve"> your </w:t>
      </w:r>
      <w:r w:rsidR="518FB67D" w:rsidRPr="518FB67D">
        <w:rPr>
          <w:rFonts w:eastAsia="Calibri"/>
        </w:rPr>
        <w:t>usual</w:t>
      </w:r>
      <w:r w:rsidR="00044184" w:rsidRPr="7DFB0838">
        <w:rPr>
          <w:rFonts w:eastAsia="Calibri"/>
        </w:rPr>
        <w:t xml:space="preserve"> one-way trip to [insert address from </w:t>
      </w:r>
      <w:r w:rsidR="00A02FD7" w:rsidRPr="7DFB0838">
        <w:rPr>
          <w:rFonts w:eastAsia="Calibri"/>
        </w:rPr>
        <w:t>CURWORK1 – CURWORK3/</w:t>
      </w:r>
      <w:r w:rsidR="00044184" w:rsidRPr="7DFB0838">
        <w:rPr>
          <w:rFonts w:eastAsia="Calibri"/>
        </w:rPr>
        <w:t>this address]</w:t>
      </w:r>
      <w:r w:rsidR="518FB67D" w:rsidRPr="518FB67D">
        <w:rPr>
          <w:rFonts w:eastAsia="Calibri"/>
        </w:rPr>
        <w:t xml:space="preserve"> from your home</w:t>
      </w:r>
      <w:r w:rsidR="00044184" w:rsidRPr="7DFB0838">
        <w:rPr>
          <w:rFonts w:eastAsia="Calibri"/>
        </w:rPr>
        <w:t xml:space="preserve"> involve travel on a highway, parkway, freeway, or toll road? An example is pictured. </w:t>
      </w:r>
    </w:p>
    <w:p w14:paraId="45653428" w14:textId="0DC5A057" w:rsidR="00044184" w:rsidRPr="00AF7794" w:rsidRDefault="71CC2ABE" w:rsidP="71CC2ABE">
      <w:pPr>
        <w:spacing w:before="60" w:after="0" w:line="240" w:lineRule="auto"/>
        <w:ind w:left="720"/>
        <w:contextualSpacing/>
        <w:rPr>
          <w:rFonts w:eastAsia="Calibri"/>
        </w:rPr>
      </w:pPr>
      <w:r w:rsidRPr="71CC2ABE">
        <w:rPr>
          <w:rFonts w:eastAsia="Calibri"/>
        </w:rPr>
        <w:t>0</w:t>
      </w:r>
      <w:r w:rsidR="0058397A">
        <w:tab/>
      </w:r>
      <w:r w:rsidRPr="71CC2ABE">
        <w:rPr>
          <w:rFonts w:eastAsia="Calibri"/>
        </w:rPr>
        <w:t xml:space="preserve">Yes, for 15 minutes or more </w:t>
      </w:r>
    </w:p>
    <w:p w14:paraId="568EBC4B" w14:textId="46E6618B" w:rsidR="00044184" w:rsidRPr="00AF7794" w:rsidRDefault="71CC2ABE" w:rsidP="71CC2ABE">
      <w:pPr>
        <w:spacing w:before="60" w:after="0" w:line="240" w:lineRule="auto"/>
        <w:ind w:left="720"/>
        <w:contextualSpacing/>
        <w:rPr>
          <w:rFonts w:eastAsia="Calibri"/>
        </w:rPr>
      </w:pPr>
      <w:r w:rsidRPr="71CC2ABE">
        <w:rPr>
          <w:rFonts w:eastAsia="Calibri"/>
        </w:rPr>
        <w:t>1</w:t>
      </w:r>
      <w:r w:rsidR="0058397A">
        <w:tab/>
      </w:r>
      <w:r w:rsidRPr="71CC2ABE">
        <w:rPr>
          <w:rFonts w:eastAsia="Calibri"/>
        </w:rPr>
        <w:t>Yes, for less than 15 minutes</w:t>
      </w:r>
    </w:p>
    <w:p w14:paraId="3CDA7A50" w14:textId="29B5E2F1" w:rsidR="00044184" w:rsidRPr="00AF7794" w:rsidRDefault="71CC2ABE" w:rsidP="71CC2ABE">
      <w:pPr>
        <w:spacing w:before="60" w:after="0" w:line="240" w:lineRule="auto"/>
        <w:ind w:left="720"/>
        <w:contextualSpacing/>
        <w:rPr>
          <w:rFonts w:eastAsia="Calibri"/>
        </w:rPr>
      </w:pPr>
      <w:r w:rsidRPr="71CC2ABE">
        <w:rPr>
          <w:rFonts w:eastAsia="Calibri"/>
        </w:rPr>
        <w:t>2</w:t>
      </w:r>
      <w:r w:rsidR="0058397A">
        <w:tab/>
      </w:r>
      <w:r w:rsidRPr="71CC2ABE">
        <w:rPr>
          <w:rFonts w:eastAsia="Calibri"/>
        </w:rPr>
        <w:t>No, not at all</w:t>
      </w:r>
    </w:p>
    <w:p w14:paraId="0D7FD458" w14:textId="2B492FC3"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CURWORKT4</w:t>
      </w:r>
    </w:p>
    <w:p w14:paraId="70E3A261" w14:textId="77777777" w:rsidR="00F9635D" w:rsidRPr="00AF7794" w:rsidRDefault="00F9635D" w:rsidP="00044184">
      <w:pPr>
        <w:spacing w:after="60" w:line="240" w:lineRule="auto"/>
        <w:rPr>
          <w:rFonts w:eastAsia="Calibri" w:cstheme="minorHAnsi"/>
        </w:rPr>
      </w:pPr>
    </w:p>
    <w:p w14:paraId="67D94B29" w14:textId="77777777" w:rsidR="00F9635D" w:rsidRPr="00AF7794" w:rsidRDefault="00F9635D" w:rsidP="00044184">
      <w:pPr>
        <w:spacing w:after="60" w:line="240" w:lineRule="auto"/>
        <w:rPr>
          <w:rFonts w:eastAsia="Calibri" w:cstheme="minorHAnsi"/>
        </w:rPr>
      </w:pPr>
    </w:p>
    <w:p w14:paraId="162561B4" w14:textId="77777777" w:rsidR="00F9635D" w:rsidRPr="00AF7794" w:rsidRDefault="00F9635D" w:rsidP="00044184">
      <w:pPr>
        <w:spacing w:after="60" w:line="240" w:lineRule="auto"/>
        <w:rPr>
          <w:rFonts w:eastAsia="Calibri" w:cstheme="minorHAnsi"/>
        </w:rPr>
      </w:pPr>
    </w:p>
    <w:p w14:paraId="24932C93" w14:textId="5BE37062" w:rsidR="00044184" w:rsidRPr="00AF7794" w:rsidRDefault="00F9635D" w:rsidP="00044184">
      <w:pPr>
        <w:spacing w:after="60" w:line="240" w:lineRule="auto"/>
        <w:rPr>
          <w:rFonts w:eastAsia="Calibri" w:cstheme="minorHAnsi"/>
        </w:rPr>
      </w:pPr>
      <w:r w:rsidRPr="00AF7794">
        <w:rPr>
          <w:rFonts w:eastAsia="Calibri" w:cstheme="minorHAnsi"/>
          <w:noProof/>
        </w:rPr>
        <w:drawing>
          <wp:anchor distT="0" distB="0" distL="114300" distR="114300" simplePos="0" relativeHeight="251977728" behindDoc="1" locked="0" layoutInCell="1" allowOverlap="1" wp14:anchorId="2471B086" wp14:editId="478577E0">
            <wp:simplePos x="0" y="0"/>
            <wp:positionH relativeFrom="column">
              <wp:posOffset>3629025</wp:posOffset>
            </wp:positionH>
            <wp:positionV relativeFrom="paragraph">
              <wp:posOffset>113030</wp:posOffset>
            </wp:positionV>
            <wp:extent cx="2554605" cy="1695450"/>
            <wp:effectExtent l="0" t="0" r="0" b="0"/>
            <wp:wrapThrough wrapText="bothSides">
              <wp:wrapPolygon edited="0">
                <wp:start x="0" y="0"/>
                <wp:lineTo x="0" y="21357"/>
                <wp:lineTo x="21423" y="21357"/>
                <wp:lineTo x="2142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Town Roadwa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4605" cy="1695450"/>
                    </a:xfrm>
                    <a:prstGeom prst="rect">
                      <a:avLst/>
                    </a:prstGeom>
                  </pic:spPr>
                </pic:pic>
              </a:graphicData>
            </a:graphic>
            <wp14:sizeRelH relativeFrom="page">
              <wp14:pctWidth>0</wp14:pctWidth>
            </wp14:sizeRelH>
            <wp14:sizeRelV relativeFrom="page">
              <wp14:pctHeight>0</wp14:pctHeight>
            </wp14:sizeRelV>
          </wp:anchor>
        </w:drawing>
      </w:r>
    </w:p>
    <w:p w14:paraId="556579E3" w14:textId="1BFBB704" w:rsidR="00044184" w:rsidRPr="00AF7794" w:rsidRDefault="06059A50" w:rsidP="008B16AA">
      <w:pPr>
        <w:pStyle w:val="ListParagraph"/>
        <w:numPr>
          <w:ilvl w:val="0"/>
          <w:numId w:val="7"/>
        </w:numPr>
        <w:spacing w:after="0" w:line="240" w:lineRule="auto"/>
        <w:rPr>
          <w:rFonts w:eastAsia="Calibri"/>
        </w:rPr>
      </w:pPr>
      <w:r w:rsidRPr="06059A50">
        <w:rPr>
          <w:rFonts w:eastAsia="Calibri"/>
        </w:rPr>
        <w:t>[CURWORKT4] Did your usual one-way trip to [insert address from CURWORK1 – CURWORK3/this address] from your home</w:t>
      </w:r>
      <w:r w:rsidRPr="06059A50">
        <w:rPr>
          <w:rFonts w:eastAsia="Calibri"/>
          <w:b/>
          <w:bCs/>
        </w:rPr>
        <w:t xml:space="preserve"> </w:t>
      </w:r>
      <w:r w:rsidRPr="06059A50">
        <w:rPr>
          <w:rFonts w:eastAsia="Calibri"/>
        </w:rPr>
        <w:t xml:space="preserve">involve travel on a major city or town roadway? These usually have two or more lanes and stoplights. An example is pictured. </w:t>
      </w:r>
    </w:p>
    <w:p w14:paraId="3101DA0C" w14:textId="7D509928" w:rsidR="00044184" w:rsidRPr="00AF7794" w:rsidRDefault="71CC2ABE" w:rsidP="71CC2ABE">
      <w:pPr>
        <w:spacing w:before="60" w:after="0" w:line="240" w:lineRule="auto"/>
        <w:ind w:left="720"/>
        <w:contextualSpacing/>
        <w:rPr>
          <w:rFonts w:eastAsia="Calibri"/>
        </w:rPr>
      </w:pPr>
      <w:r w:rsidRPr="71CC2ABE">
        <w:rPr>
          <w:rFonts w:eastAsia="Calibri"/>
        </w:rPr>
        <w:t>0</w:t>
      </w:r>
      <w:r w:rsidR="007D5217">
        <w:tab/>
      </w:r>
      <w:r w:rsidRPr="71CC2ABE">
        <w:rPr>
          <w:rFonts w:eastAsia="Calibri"/>
        </w:rPr>
        <w:t xml:space="preserve">Yes, for 15 minutes or more </w:t>
      </w:r>
    </w:p>
    <w:p w14:paraId="2F16DD5F" w14:textId="0453B8E3" w:rsidR="00044184" w:rsidRPr="00AF7794" w:rsidRDefault="71CC2ABE" w:rsidP="71CC2ABE">
      <w:pPr>
        <w:spacing w:before="60" w:after="0" w:line="240" w:lineRule="auto"/>
        <w:ind w:left="720"/>
        <w:contextualSpacing/>
        <w:rPr>
          <w:rFonts w:eastAsia="Calibri"/>
        </w:rPr>
      </w:pPr>
      <w:r w:rsidRPr="71CC2ABE">
        <w:rPr>
          <w:rFonts w:eastAsia="Calibri"/>
        </w:rPr>
        <w:t>1</w:t>
      </w:r>
      <w:r w:rsidR="007D5217">
        <w:tab/>
      </w:r>
      <w:r w:rsidRPr="71CC2ABE">
        <w:rPr>
          <w:rFonts w:eastAsia="Calibri"/>
        </w:rPr>
        <w:t xml:space="preserve">Yes, for less than 15 minutes </w:t>
      </w:r>
    </w:p>
    <w:p w14:paraId="1B374547" w14:textId="535743BA" w:rsidR="00044184" w:rsidRPr="00AF7794" w:rsidRDefault="71CC2ABE" w:rsidP="71CC2ABE">
      <w:pPr>
        <w:spacing w:before="60" w:after="0" w:line="240" w:lineRule="auto"/>
        <w:ind w:left="720"/>
        <w:contextualSpacing/>
        <w:rPr>
          <w:rFonts w:eastAsia="Calibri"/>
        </w:rPr>
      </w:pPr>
      <w:r w:rsidRPr="71CC2ABE">
        <w:rPr>
          <w:rFonts w:eastAsia="Calibri"/>
        </w:rPr>
        <w:t>2</w:t>
      </w:r>
      <w:r w:rsidR="007D5217">
        <w:tab/>
      </w:r>
      <w:r w:rsidRPr="71CC2ABE">
        <w:rPr>
          <w:rFonts w:eastAsia="Calibri"/>
        </w:rPr>
        <w:t>No, not at all</w:t>
      </w:r>
    </w:p>
    <w:p w14:paraId="31BA206F" w14:textId="0039934B"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CURWORKT5</w:t>
      </w:r>
    </w:p>
    <w:p w14:paraId="32697E60" w14:textId="77777777" w:rsidR="00044184" w:rsidRPr="00AF7794" w:rsidRDefault="00044184" w:rsidP="00044184">
      <w:pPr>
        <w:spacing w:before="60" w:after="0" w:line="240" w:lineRule="auto"/>
        <w:ind w:left="720"/>
        <w:contextualSpacing/>
        <w:rPr>
          <w:rFonts w:eastAsia="Calibri" w:cstheme="minorHAnsi"/>
        </w:rPr>
      </w:pPr>
    </w:p>
    <w:p w14:paraId="0256378E" w14:textId="7093F9C9" w:rsidR="00F9635D" w:rsidRPr="00AF7794" w:rsidRDefault="005C0658" w:rsidP="00A02FD7">
      <w:pPr>
        <w:spacing w:before="60" w:after="0" w:line="240" w:lineRule="auto"/>
        <w:contextualSpacing/>
        <w:rPr>
          <w:rFonts w:eastAsia="Calibri" w:cstheme="minorHAnsi"/>
        </w:rPr>
      </w:pPr>
      <w:r w:rsidRPr="00AF7794">
        <w:rPr>
          <w:rFonts w:eastAsia="Calibri" w:cstheme="minorHAnsi"/>
          <w:noProof/>
        </w:rPr>
        <w:drawing>
          <wp:anchor distT="0" distB="0" distL="114300" distR="114300" simplePos="0" relativeHeight="251978752" behindDoc="0" locked="0" layoutInCell="1" allowOverlap="1" wp14:anchorId="519719D8" wp14:editId="100FFCA5">
            <wp:simplePos x="0" y="0"/>
            <wp:positionH relativeFrom="column">
              <wp:posOffset>4047490</wp:posOffset>
            </wp:positionH>
            <wp:positionV relativeFrom="paragraph">
              <wp:posOffset>26670</wp:posOffset>
            </wp:positionV>
            <wp:extent cx="2371725" cy="157543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obeStock_109616661_Local or neighborhood roadway.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1725" cy="1575435"/>
                    </a:xfrm>
                    <a:prstGeom prst="rect">
                      <a:avLst/>
                    </a:prstGeom>
                  </pic:spPr>
                </pic:pic>
              </a:graphicData>
            </a:graphic>
            <wp14:sizeRelH relativeFrom="page">
              <wp14:pctWidth>0</wp14:pctWidth>
            </wp14:sizeRelH>
            <wp14:sizeRelV relativeFrom="page">
              <wp14:pctHeight>0</wp14:pctHeight>
            </wp14:sizeRelV>
          </wp:anchor>
        </w:drawing>
      </w:r>
    </w:p>
    <w:p w14:paraId="743161CB" w14:textId="442FB688"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 [CURWORKT5] Did your usual one-way trip to [insert address from CURWORK1 – CURWORK3/this address] from your home</w:t>
      </w:r>
      <w:r w:rsidRPr="06059A50">
        <w:rPr>
          <w:rFonts w:eastAsia="Calibri"/>
          <w:b/>
          <w:bCs/>
        </w:rPr>
        <w:t xml:space="preserve"> </w:t>
      </w:r>
      <w:r w:rsidRPr="06059A50">
        <w:rPr>
          <w:rFonts w:eastAsia="Calibri"/>
        </w:rPr>
        <w:t xml:space="preserve">involve travel on a local or neighborhood roadway? These usually have only one lane in each direction. An example is pictured. </w:t>
      </w:r>
    </w:p>
    <w:p w14:paraId="258198C4" w14:textId="569F35CC"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 xml:space="preserve">Yes, for 15 minutes or more </w:t>
      </w:r>
    </w:p>
    <w:p w14:paraId="77CE5FF5" w14:textId="301C02E0"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 xml:space="preserve">Yes, for less than 15 minutes </w:t>
      </w:r>
    </w:p>
    <w:p w14:paraId="43442228" w14:textId="75D6CEA1"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No, not at all</w:t>
      </w:r>
    </w:p>
    <w:p w14:paraId="3BD4644F" w14:textId="2730CD72"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CURWORKT6</w:t>
      </w:r>
    </w:p>
    <w:p w14:paraId="284B3EFF" w14:textId="77777777" w:rsidR="00F9635D" w:rsidRPr="00AF7794" w:rsidRDefault="00F9635D" w:rsidP="00F9635D">
      <w:pPr>
        <w:pStyle w:val="ListParagraph"/>
        <w:spacing w:after="0" w:line="240" w:lineRule="auto"/>
        <w:ind w:left="360"/>
        <w:rPr>
          <w:rFonts w:eastAsia="Calibri" w:cstheme="minorHAnsi"/>
        </w:rPr>
      </w:pPr>
    </w:p>
    <w:p w14:paraId="35A55A54" w14:textId="7B3C205E"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 [CURWORKT6] How many </w:t>
      </w:r>
      <w:r w:rsidRPr="06059A50">
        <w:rPr>
          <w:rFonts w:eastAsia="Calibri"/>
          <w:b/>
          <w:bCs/>
        </w:rPr>
        <w:t>days per week</w:t>
      </w:r>
      <w:r w:rsidRPr="06059A50">
        <w:rPr>
          <w:rFonts w:eastAsia="Calibri"/>
        </w:rPr>
        <w:t xml:space="preserve"> did you usually make the trip from your home to [insert address from CURWORK1 – CURWORK3/this address]?</w:t>
      </w:r>
    </w:p>
    <w:p w14:paraId="23870955" w14:textId="48E80D0D"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1 day per week</w:t>
      </w:r>
    </w:p>
    <w:p w14:paraId="0E7DB9EE" w14:textId="31ABB4CB"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2 days per week</w:t>
      </w:r>
    </w:p>
    <w:p w14:paraId="08528DD8" w14:textId="329909B9"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3 days per week</w:t>
      </w:r>
    </w:p>
    <w:p w14:paraId="62185BA7" w14:textId="2EB7B576" w:rsidR="00044184" w:rsidRPr="00AF7794" w:rsidRDefault="71CC2ABE" w:rsidP="71CC2ABE">
      <w:pPr>
        <w:spacing w:before="60" w:after="0" w:line="240" w:lineRule="auto"/>
        <w:ind w:left="720"/>
        <w:contextualSpacing/>
        <w:rPr>
          <w:rFonts w:eastAsia="Calibri"/>
        </w:rPr>
      </w:pPr>
      <w:r w:rsidRPr="71CC2ABE">
        <w:rPr>
          <w:rFonts w:eastAsia="Calibri"/>
        </w:rPr>
        <w:t>3</w:t>
      </w:r>
      <w:r w:rsidR="002A7304">
        <w:tab/>
      </w:r>
      <w:r w:rsidRPr="71CC2ABE">
        <w:rPr>
          <w:rFonts w:eastAsia="Calibri"/>
        </w:rPr>
        <w:t>4 days per week</w:t>
      </w:r>
    </w:p>
    <w:p w14:paraId="5B80FABF" w14:textId="13A0720E" w:rsidR="00044184" w:rsidRPr="00AF7794" w:rsidRDefault="71CC2ABE" w:rsidP="71CC2ABE">
      <w:pPr>
        <w:spacing w:before="60" w:after="0" w:line="240" w:lineRule="auto"/>
        <w:ind w:left="720"/>
        <w:contextualSpacing/>
        <w:rPr>
          <w:rFonts w:eastAsia="Calibri"/>
        </w:rPr>
      </w:pPr>
      <w:r w:rsidRPr="71CC2ABE">
        <w:rPr>
          <w:rFonts w:eastAsia="Calibri"/>
        </w:rPr>
        <w:t>4</w:t>
      </w:r>
      <w:r w:rsidR="002A7304">
        <w:tab/>
      </w:r>
      <w:r w:rsidRPr="71CC2ABE">
        <w:rPr>
          <w:rFonts w:eastAsia="Calibri"/>
        </w:rPr>
        <w:t>5 days per week</w:t>
      </w:r>
    </w:p>
    <w:p w14:paraId="7E204C7F" w14:textId="1CF2684B" w:rsidR="00044184" w:rsidRPr="00AF7794" w:rsidRDefault="71CC2ABE" w:rsidP="71CC2ABE">
      <w:pPr>
        <w:spacing w:before="60" w:after="0" w:line="240" w:lineRule="auto"/>
        <w:ind w:left="720"/>
        <w:contextualSpacing/>
        <w:rPr>
          <w:rFonts w:eastAsia="Calibri"/>
        </w:rPr>
      </w:pPr>
      <w:r w:rsidRPr="71CC2ABE">
        <w:rPr>
          <w:rFonts w:eastAsia="Calibri"/>
        </w:rPr>
        <w:t>5</w:t>
      </w:r>
      <w:r w:rsidR="002A7304">
        <w:tab/>
      </w:r>
      <w:r w:rsidRPr="71CC2ABE">
        <w:rPr>
          <w:rFonts w:eastAsia="Calibri"/>
        </w:rPr>
        <w:t>6 days per week</w:t>
      </w:r>
    </w:p>
    <w:p w14:paraId="6F5500E4" w14:textId="63A10C6E" w:rsidR="00794D31" w:rsidRPr="00AF7794" w:rsidRDefault="71CC2ABE" w:rsidP="71CC2ABE">
      <w:pPr>
        <w:spacing w:before="60" w:after="0" w:line="240" w:lineRule="auto"/>
        <w:ind w:left="720"/>
        <w:contextualSpacing/>
        <w:rPr>
          <w:rFonts w:eastAsia="Calibri"/>
        </w:rPr>
      </w:pPr>
      <w:r w:rsidRPr="71CC2ABE">
        <w:rPr>
          <w:rFonts w:eastAsia="Calibri"/>
        </w:rPr>
        <w:t>6</w:t>
      </w:r>
      <w:r w:rsidR="002A7304">
        <w:tab/>
      </w:r>
      <w:r w:rsidRPr="71CC2ABE">
        <w:rPr>
          <w:rFonts w:eastAsia="Calibri"/>
        </w:rPr>
        <w:t>7 days per week</w:t>
      </w:r>
    </w:p>
    <w:p w14:paraId="49AC77A1" w14:textId="222BFD76" w:rsidR="00044184"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CURWORKT7</w:t>
      </w:r>
    </w:p>
    <w:p w14:paraId="265B2323" w14:textId="77777777" w:rsidR="00794D31" w:rsidRPr="00AF7794" w:rsidRDefault="00794D31" w:rsidP="00794D31">
      <w:pPr>
        <w:spacing w:before="60" w:after="0" w:line="240" w:lineRule="auto"/>
        <w:ind w:left="720"/>
        <w:contextualSpacing/>
        <w:rPr>
          <w:rFonts w:eastAsia="Calibri" w:cstheme="minorHAnsi"/>
        </w:rPr>
      </w:pPr>
    </w:p>
    <w:p w14:paraId="7876370C" w14:textId="7CFD653F" w:rsidR="00044184" w:rsidRPr="00AF7794" w:rsidRDefault="06059A50" w:rsidP="008B16AA">
      <w:pPr>
        <w:numPr>
          <w:ilvl w:val="0"/>
          <w:numId w:val="7"/>
        </w:numPr>
        <w:spacing w:after="0" w:line="240" w:lineRule="auto"/>
        <w:contextualSpacing/>
        <w:rPr>
          <w:rFonts w:eastAsia="Calibri"/>
        </w:rPr>
      </w:pPr>
      <w:r w:rsidRPr="06059A50">
        <w:rPr>
          <w:rFonts w:eastAsia="Calibri"/>
        </w:rPr>
        <w:lastRenderedPageBreak/>
        <w:t>[CURWORKT7] To get home from [insert address from CURWORK1 – CURWORK3/this address], did you usually use the</w:t>
      </w:r>
      <w:r w:rsidRPr="06059A50">
        <w:rPr>
          <w:rFonts w:eastAsia="Calibri"/>
          <w:b/>
          <w:bCs/>
        </w:rPr>
        <w:t xml:space="preserve"> </w:t>
      </w:r>
      <w:r w:rsidRPr="06059A50">
        <w:rPr>
          <w:rFonts w:eastAsia="Calibri"/>
        </w:rPr>
        <w:t>same type(s) of transportation that you do to get to work from your home?</w:t>
      </w:r>
    </w:p>
    <w:p w14:paraId="6A2AC636" w14:textId="69DB2F3D" w:rsidR="00044184" w:rsidRPr="00AF7794" w:rsidRDefault="71CC2ABE" w:rsidP="71CC2ABE">
      <w:pPr>
        <w:spacing w:before="60" w:after="0" w:line="240" w:lineRule="auto"/>
        <w:ind w:left="720"/>
        <w:contextualSpacing/>
        <w:rPr>
          <w:rFonts w:eastAsia="Calibri"/>
        </w:rPr>
      </w:pPr>
      <w:r w:rsidRPr="71CC2ABE">
        <w:rPr>
          <w:rFonts w:eastAsia="Calibri"/>
        </w:rPr>
        <w:t>1</w:t>
      </w:r>
      <w:r w:rsidR="00B36330">
        <w:tab/>
      </w:r>
      <w:r w:rsidRPr="71CC2ABE">
        <w:rPr>
          <w:rFonts w:eastAsia="Calibri"/>
        </w:rPr>
        <w:t xml:space="preserve">Yes </w:t>
      </w:r>
    </w:p>
    <w:p w14:paraId="0602F364" w14:textId="5C215568" w:rsidR="00044184" w:rsidRPr="00AF7794" w:rsidRDefault="71CC2ABE" w:rsidP="71CC2ABE">
      <w:pPr>
        <w:spacing w:before="60" w:after="0" w:line="240" w:lineRule="auto"/>
        <w:ind w:left="720"/>
        <w:contextualSpacing/>
        <w:rPr>
          <w:rFonts w:eastAsia="Calibri"/>
        </w:rPr>
      </w:pPr>
      <w:r w:rsidRPr="71CC2ABE">
        <w:rPr>
          <w:rFonts w:eastAsia="Calibri"/>
        </w:rPr>
        <w:t>0</w:t>
      </w:r>
      <w:r w:rsidR="00B36330">
        <w:tab/>
      </w:r>
      <w:r w:rsidRPr="71CC2ABE">
        <w:rPr>
          <w:rFonts w:eastAsia="Calibri"/>
        </w:rPr>
        <w:t xml:space="preserve">No </w:t>
      </w:r>
      <w:r w:rsidRPr="71CC2ABE">
        <w:rPr>
          <w:rFonts w:ascii="Wingdings" w:eastAsia="Wingdings" w:hAnsi="Wingdings" w:cs="Wingdings"/>
        </w:rPr>
        <w:t xml:space="preserve">à </w:t>
      </w:r>
      <w:r w:rsidRPr="71CC2ABE">
        <w:rPr>
          <w:rFonts w:eastAsia="Calibri"/>
          <w:b/>
          <w:bCs/>
        </w:rPr>
        <w:t>GO TO CURWORKT9</w:t>
      </w:r>
    </w:p>
    <w:p w14:paraId="0CA755E9" w14:textId="52DEA0E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CURWORKT9</w:t>
      </w:r>
    </w:p>
    <w:p w14:paraId="3A3FFAC7" w14:textId="275DF38D" w:rsidR="00044184" w:rsidRDefault="00044184" w:rsidP="00044184">
      <w:pPr>
        <w:spacing w:before="60" w:after="0" w:line="240" w:lineRule="auto"/>
        <w:ind w:left="360"/>
        <w:rPr>
          <w:rFonts w:eastAsia="Calibri" w:cstheme="minorHAnsi"/>
        </w:rPr>
      </w:pPr>
    </w:p>
    <w:p w14:paraId="5A551E2B" w14:textId="7E1264D8" w:rsidR="00D37081" w:rsidRDefault="00D37081" w:rsidP="00D82A3F">
      <w:pPr>
        <w:spacing w:after="0" w:line="240" w:lineRule="auto"/>
        <w:ind w:left="360"/>
        <w:rPr>
          <w:rFonts w:eastAsia="Calibri" w:cstheme="minorHAnsi"/>
          <w:b/>
          <w:bCs/>
        </w:rPr>
      </w:pPr>
      <w:r>
        <w:rPr>
          <w:rFonts w:eastAsia="Calibri" w:cstheme="minorHAnsi"/>
          <w:b/>
          <w:bCs/>
        </w:rPr>
        <w:t>[DISPLAY CURWORKT8 IF CURWORKT7</w:t>
      </w:r>
      <w:r w:rsidR="00642911">
        <w:rPr>
          <w:rFonts w:eastAsia="Calibri" w:cstheme="minorHAnsi"/>
          <w:b/>
          <w:bCs/>
        </w:rPr>
        <w:t>= 1</w:t>
      </w:r>
    </w:p>
    <w:p w14:paraId="22B3B957" w14:textId="3D2B34C4" w:rsidR="00642911" w:rsidRPr="00D82A3F" w:rsidRDefault="00642911" w:rsidP="00D82A3F">
      <w:pPr>
        <w:spacing w:after="0" w:line="240" w:lineRule="auto"/>
        <w:ind w:left="360"/>
        <w:rPr>
          <w:rFonts w:eastAsia="Calibri" w:cstheme="minorHAnsi"/>
          <w:b/>
          <w:bCs/>
        </w:rPr>
      </w:pPr>
      <w:r>
        <w:rPr>
          <w:rFonts w:eastAsia="Calibri" w:cstheme="minorHAnsi"/>
          <w:b/>
          <w:bCs/>
        </w:rPr>
        <w:t>ELSE, GO TO CURWORKT9]</w:t>
      </w:r>
    </w:p>
    <w:p w14:paraId="438467A7" w14:textId="4E74C97D" w:rsidR="00044184" w:rsidRPr="00AF7794" w:rsidRDefault="06059A50" w:rsidP="008B16AA">
      <w:pPr>
        <w:numPr>
          <w:ilvl w:val="0"/>
          <w:numId w:val="7"/>
        </w:numPr>
        <w:spacing w:after="200" w:line="276" w:lineRule="auto"/>
        <w:contextualSpacing/>
        <w:rPr>
          <w:rFonts w:eastAsia="Calibri"/>
        </w:rPr>
      </w:pPr>
      <w:r w:rsidRPr="06059A50">
        <w:rPr>
          <w:rFonts w:eastAsia="Calibri"/>
        </w:rPr>
        <w:t>[CURWORKT8] Did the trip home usually take about the same amount of time as the trip to get to [insert address from CURWORK1 – CURWORK3/this address]?</w:t>
      </w:r>
    </w:p>
    <w:p w14:paraId="498956D2" w14:textId="260C0DAB" w:rsidR="00044184" w:rsidRPr="00AF7794" w:rsidRDefault="71CC2ABE" w:rsidP="71CC2ABE">
      <w:pPr>
        <w:spacing w:after="200" w:line="276" w:lineRule="auto"/>
        <w:ind w:left="720"/>
        <w:contextualSpacing/>
        <w:rPr>
          <w:rFonts w:eastAsia="Calibri"/>
        </w:rPr>
      </w:pPr>
      <w:r w:rsidRPr="71CC2ABE">
        <w:rPr>
          <w:rFonts w:eastAsia="Calibri"/>
        </w:rPr>
        <w:t>1</w:t>
      </w:r>
      <w:r w:rsidR="00CE5E06">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CURWORKT14</w:t>
      </w:r>
    </w:p>
    <w:p w14:paraId="34D4985F" w14:textId="732301FC" w:rsidR="00044184" w:rsidRPr="00AF7794" w:rsidRDefault="71CC2ABE" w:rsidP="71CC2ABE">
      <w:pPr>
        <w:spacing w:after="200" w:line="276" w:lineRule="auto"/>
        <w:ind w:left="720"/>
        <w:contextualSpacing/>
        <w:rPr>
          <w:rFonts w:eastAsia="Calibri"/>
          <w:b/>
          <w:bCs/>
        </w:rPr>
      </w:pPr>
      <w:r w:rsidRPr="71CC2ABE">
        <w:rPr>
          <w:rFonts w:eastAsia="Calibri"/>
        </w:rPr>
        <w:t>0</w:t>
      </w:r>
      <w:r w:rsidR="00CE5E0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CURWORKT10</w:t>
      </w:r>
    </w:p>
    <w:p w14:paraId="52CD2382" w14:textId="0FC84096" w:rsidR="00794D31" w:rsidRPr="00AF7794" w:rsidRDefault="71CC2ABE" w:rsidP="71CC2ABE">
      <w:pPr>
        <w:spacing w:after="200" w:line="276" w:lineRule="auto"/>
        <w:ind w:left="720"/>
        <w:contextualSpacing/>
        <w:rPr>
          <w:rFonts w:eastAsia="Calibri"/>
          <w:b/>
          <w:b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CURWORKT10</w:t>
      </w:r>
    </w:p>
    <w:p w14:paraId="5AE6456F" w14:textId="5A7C8577" w:rsidR="00044184" w:rsidRDefault="00044184" w:rsidP="00504744">
      <w:pPr>
        <w:spacing w:after="200" w:line="276" w:lineRule="auto"/>
        <w:contextualSpacing/>
        <w:rPr>
          <w:rFonts w:eastAsia="Calibri" w:cstheme="minorHAnsi"/>
          <w:b/>
        </w:rPr>
      </w:pPr>
    </w:p>
    <w:p w14:paraId="76190DEE" w14:textId="291E514A" w:rsidR="00504744" w:rsidRDefault="00504744" w:rsidP="00D82A3F">
      <w:pPr>
        <w:spacing w:after="0" w:line="276" w:lineRule="auto"/>
        <w:contextualSpacing/>
        <w:rPr>
          <w:rFonts w:eastAsia="Calibri" w:cstheme="minorHAnsi"/>
          <w:b/>
        </w:rPr>
      </w:pPr>
      <w:r>
        <w:rPr>
          <w:rFonts w:eastAsia="Calibri" w:cstheme="minorHAnsi"/>
          <w:b/>
        </w:rPr>
        <w:t>[DISPLAY CURWORKT9 IF CURWORKT7= 0 OR NR</w:t>
      </w:r>
    </w:p>
    <w:p w14:paraId="0B215ABA" w14:textId="049BC5A3" w:rsidR="00504744" w:rsidRPr="00AF7794" w:rsidRDefault="00504744" w:rsidP="00D82A3F">
      <w:pPr>
        <w:spacing w:after="200" w:line="276" w:lineRule="auto"/>
        <w:contextualSpacing/>
        <w:rPr>
          <w:rFonts w:eastAsia="Calibri" w:cstheme="minorHAnsi"/>
          <w:b/>
        </w:rPr>
      </w:pPr>
      <w:r>
        <w:rPr>
          <w:rFonts w:eastAsia="Calibri" w:cstheme="minorHAnsi"/>
          <w:b/>
        </w:rPr>
        <w:t>ELSE, GO TO CURWORKT10]</w:t>
      </w:r>
    </w:p>
    <w:p w14:paraId="4F0293C2" w14:textId="0F3C51CC" w:rsidR="00044184" w:rsidRPr="00AF7794" w:rsidRDefault="06059A50" w:rsidP="008B16AA">
      <w:pPr>
        <w:numPr>
          <w:ilvl w:val="0"/>
          <w:numId w:val="7"/>
        </w:numPr>
        <w:spacing w:after="120" w:line="240" w:lineRule="auto"/>
        <w:contextualSpacing/>
        <w:rPr>
          <w:rFonts w:eastAsia="Calibri"/>
        </w:rPr>
      </w:pPr>
      <w:r w:rsidRPr="06059A50">
        <w:rPr>
          <w:rFonts w:eastAsia="Calibri"/>
        </w:rPr>
        <w:t>[CURWORKT9] What type(s) of transportation did you use to get from [insert address from CURWORK1 – CURWORK3/this address] back to your home? Select all that apply.</w:t>
      </w:r>
    </w:p>
    <w:p w14:paraId="30EB4A8D" w14:textId="1A531968" w:rsidR="00044184" w:rsidRPr="00AF7794" w:rsidRDefault="71CC2ABE" w:rsidP="71CC2ABE">
      <w:pPr>
        <w:spacing w:before="60" w:after="0" w:line="240" w:lineRule="auto"/>
        <w:ind w:left="720"/>
        <w:contextualSpacing/>
        <w:rPr>
          <w:rFonts w:eastAsia="Calibri"/>
        </w:rPr>
      </w:pPr>
      <w:r w:rsidRPr="71CC2ABE">
        <w:rPr>
          <w:rFonts w:eastAsia="Calibri"/>
        </w:rPr>
        <w:t>0</w:t>
      </w:r>
      <w:r w:rsidR="00FF50AD">
        <w:tab/>
      </w:r>
      <w:r w:rsidRPr="71CC2ABE">
        <w:rPr>
          <w:rFonts w:eastAsia="Calibri"/>
        </w:rPr>
        <w:t>Car, van, or truck (includes carpools or van pools)</w:t>
      </w:r>
    </w:p>
    <w:p w14:paraId="4D97CB3A" w14:textId="18FF111C" w:rsidR="00044184" w:rsidRPr="00AF7794" w:rsidRDefault="71CC2ABE" w:rsidP="71CC2ABE">
      <w:pPr>
        <w:spacing w:before="60" w:after="0" w:line="240" w:lineRule="auto"/>
        <w:ind w:left="720"/>
        <w:contextualSpacing/>
        <w:rPr>
          <w:rFonts w:eastAsia="Calibri"/>
        </w:rPr>
      </w:pPr>
      <w:r w:rsidRPr="71CC2ABE">
        <w:rPr>
          <w:rFonts w:eastAsia="Calibri"/>
        </w:rPr>
        <w:t>1</w:t>
      </w:r>
      <w:r w:rsidR="00FF50AD">
        <w:tab/>
      </w:r>
      <w:r w:rsidRPr="71CC2ABE">
        <w:rPr>
          <w:rFonts w:eastAsia="Calibri"/>
        </w:rPr>
        <w:t>Taxicab (includes Uber, Lyft, or hired car)</w:t>
      </w:r>
    </w:p>
    <w:p w14:paraId="535C5F43" w14:textId="4557D7F4" w:rsidR="00044184" w:rsidRPr="00AF7794" w:rsidRDefault="71CC2ABE" w:rsidP="71CC2ABE">
      <w:pPr>
        <w:spacing w:before="60" w:after="0" w:line="240" w:lineRule="auto"/>
        <w:ind w:left="720"/>
        <w:contextualSpacing/>
        <w:rPr>
          <w:rFonts w:eastAsia="Calibri"/>
        </w:rPr>
      </w:pPr>
      <w:r w:rsidRPr="71CC2ABE">
        <w:rPr>
          <w:rFonts w:eastAsia="Calibri"/>
        </w:rPr>
        <w:t>2</w:t>
      </w:r>
      <w:r w:rsidR="00FF50AD">
        <w:tab/>
      </w:r>
      <w:r w:rsidRPr="71CC2ABE">
        <w:rPr>
          <w:rFonts w:eastAsia="Calibri"/>
        </w:rPr>
        <w:t>Motorcycle</w:t>
      </w:r>
    </w:p>
    <w:p w14:paraId="19BF7C76" w14:textId="6CC6EAFA" w:rsidR="00044184" w:rsidRPr="00AF7794" w:rsidRDefault="71CC2ABE" w:rsidP="71CC2ABE">
      <w:pPr>
        <w:spacing w:before="60" w:after="0" w:line="240" w:lineRule="auto"/>
        <w:ind w:left="720"/>
        <w:contextualSpacing/>
        <w:rPr>
          <w:rFonts w:eastAsia="Calibri"/>
        </w:rPr>
      </w:pPr>
      <w:r w:rsidRPr="71CC2ABE">
        <w:rPr>
          <w:rFonts w:eastAsia="Calibri"/>
        </w:rPr>
        <w:t>3</w:t>
      </w:r>
      <w:r w:rsidR="00FF50AD">
        <w:tab/>
      </w:r>
      <w:r w:rsidRPr="71CC2ABE">
        <w:rPr>
          <w:rFonts w:eastAsia="Calibri"/>
        </w:rPr>
        <w:t>Bus or streetcar/trolley, light rail/trolley</w:t>
      </w:r>
    </w:p>
    <w:p w14:paraId="62167CA7" w14:textId="1C015549" w:rsidR="00044184" w:rsidRPr="00AF7794" w:rsidRDefault="71CC2ABE" w:rsidP="71CC2ABE">
      <w:pPr>
        <w:spacing w:before="60" w:after="0" w:line="240" w:lineRule="auto"/>
        <w:ind w:left="720"/>
        <w:contextualSpacing/>
        <w:rPr>
          <w:rFonts w:eastAsia="Calibri"/>
        </w:rPr>
      </w:pPr>
      <w:r w:rsidRPr="71CC2ABE">
        <w:rPr>
          <w:rFonts w:eastAsia="Calibri"/>
        </w:rPr>
        <w:t>4</w:t>
      </w:r>
      <w:r w:rsidR="00FF50AD">
        <w:tab/>
      </w:r>
      <w:r w:rsidRPr="71CC2ABE">
        <w:rPr>
          <w:rFonts w:eastAsia="Calibri"/>
        </w:rPr>
        <w:t>Commuter rail, subway, metro</w:t>
      </w:r>
    </w:p>
    <w:p w14:paraId="13B8FEF1" w14:textId="124B696F" w:rsidR="00044184" w:rsidRPr="00AF7794" w:rsidRDefault="71CC2ABE" w:rsidP="71CC2ABE">
      <w:pPr>
        <w:spacing w:before="60" w:after="0" w:line="240" w:lineRule="auto"/>
        <w:ind w:left="720"/>
        <w:contextualSpacing/>
        <w:rPr>
          <w:rFonts w:eastAsia="Calibri"/>
        </w:rPr>
      </w:pPr>
      <w:r w:rsidRPr="71CC2ABE">
        <w:rPr>
          <w:rFonts w:eastAsia="Calibri"/>
        </w:rPr>
        <w:t>5</w:t>
      </w:r>
      <w:r w:rsidR="00FF50AD">
        <w:tab/>
      </w:r>
      <w:r w:rsidRPr="71CC2ABE">
        <w:rPr>
          <w:rFonts w:eastAsia="Calibri"/>
        </w:rPr>
        <w:t>Bicycle</w:t>
      </w:r>
    </w:p>
    <w:p w14:paraId="3B192916" w14:textId="4151E36C" w:rsidR="00044184" w:rsidRPr="00AF7794" w:rsidRDefault="71CC2ABE" w:rsidP="71CC2ABE">
      <w:pPr>
        <w:spacing w:before="60" w:after="0" w:line="240" w:lineRule="auto"/>
        <w:ind w:left="720"/>
        <w:contextualSpacing/>
        <w:rPr>
          <w:rFonts w:eastAsia="Calibri"/>
        </w:rPr>
      </w:pPr>
      <w:r w:rsidRPr="71CC2ABE">
        <w:rPr>
          <w:rFonts w:eastAsia="Calibri"/>
        </w:rPr>
        <w:t>6</w:t>
      </w:r>
      <w:r w:rsidR="00FF50AD">
        <w:tab/>
      </w:r>
      <w:r w:rsidRPr="71CC2ABE">
        <w:rPr>
          <w:rFonts w:eastAsia="Calibri"/>
        </w:rPr>
        <w:t>Walking</w:t>
      </w:r>
    </w:p>
    <w:p w14:paraId="4F49FA0C" w14:textId="1E40159A" w:rsidR="00044184" w:rsidRPr="00AF7794" w:rsidRDefault="71CC2ABE" w:rsidP="71CC2ABE">
      <w:pPr>
        <w:spacing w:before="60" w:after="0" w:line="240" w:lineRule="auto"/>
        <w:ind w:left="720"/>
        <w:contextualSpacing/>
        <w:rPr>
          <w:rFonts w:eastAsia="Calibri"/>
        </w:rPr>
      </w:pPr>
      <w:r w:rsidRPr="71CC2ABE">
        <w:rPr>
          <w:rFonts w:eastAsia="Calibri"/>
        </w:rPr>
        <w:t>55</w:t>
      </w:r>
      <w:r w:rsidR="0053646F">
        <w:tab/>
      </w:r>
      <w:r w:rsidRPr="71CC2ABE">
        <w:rPr>
          <w:rFonts w:eastAsia="Calibri"/>
        </w:rPr>
        <w:t xml:space="preserve">Other: Please describe [text box] </w:t>
      </w:r>
    </w:p>
    <w:p w14:paraId="10627FF4" w14:textId="123334B9"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CURWORK14</w:t>
      </w:r>
    </w:p>
    <w:p w14:paraId="640A7C05" w14:textId="23243436" w:rsidR="00044184" w:rsidRDefault="00044184" w:rsidP="00044184">
      <w:pPr>
        <w:spacing w:after="0" w:line="240" w:lineRule="auto"/>
        <w:rPr>
          <w:rFonts w:eastAsia="Calibri" w:cstheme="minorHAnsi"/>
          <w:b/>
          <w:bCs/>
        </w:rPr>
      </w:pPr>
    </w:p>
    <w:p w14:paraId="3EF3B22A" w14:textId="4F86C5B1" w:rsidR="008648CF" w:rsidRDefault="008648CF" w:rsidP="00044184">
      <w:pPr>
        <w:spacing w:after="0" w:line="240" w:lineRule="auto"/>
        <w:rPr>
          <w:rFonts w:eastAsia="Calibri" w:cstheme="minorHAnsi"/>
          <w:b/>
          <w:bCs/>
        </w:rPr>
      </w:pPr>
      <w:r>
        <w:rPr>
          <w:rFonts w:eastAsia="Calibri" w:cstheme="minorHAnsi"/>
          <w:b/>
          <w:bCs/>
        </w:rPr>
        <w:t xml:space="preserve">[DISPLAY CURWORKT10 IF </w:t>
      </w:r>
      <w:r w:rsidR="00F57080">
        <w:rPr>
          <w:rFonts w:eastAsia="Calibri" w:cstheme="minorHAnsi"/>
          <w:b/>
          <w:bCs/>
        </w:rPr>
        <w:t>(CURWORKT</w:t>
      </w:r>
      <w:r w:rsidR="00A25920">
        <w:rPr>
          <w:rFonts w:eastAsia="Calibri" w:cstheme="minorHAnsi"/>
          <w:b/>
          <w:bCs/>
        </w:rPr>
        <w:t>7</w:t>
      </w:r>
      <w:r w:rsidR="00F57080">
        <w:rPr>
          <w:rFonts w:eastAsia="Calibri" w:cstheme="minorHAnsi"/>
          <w:b/>
          <w:bCs/>
        </w:rPr>
        <w:t>= 0 OR NR)</w:t>
      </w:r>
      <w:r w:rsidR="002640BF">
        <w:rPr>
          <w:rFonts w:eastAsia="Calibri" w:cstheme="minorHAnsi"/>
          <w:b/>
          <w:bCs/>
        </w:rPr>
        <w:t xml:space="preserve"> OR (CURWORKT8= 0 OR NR)</w:t>
      </w:r>
    </w:p>
    <w:p w14:paraId="4163891D" w14:textId="764F1EAD" w:rsidR="00DA7F22" w:rsidRPr="00D82A3F" w:rsidRDefault="00DA7F22" w:rsidP="00044184">
      <w:pPr>
        <w:spacing w:after="0" w:line="240" w:lineRule="auto"/>
        <w:rPr>
          <w:rFonts w:eastAsia="Calibri" w:cstheme="minorHAnsi"/>
          <w:b/>
          <w:bCs/>
        </w:rPr>
      </w:pPr>
      <w:r>
        <w:rPr>
          <w:rFonts w:eastAsia="Calibri" w:cstheme="minorHAnsi"/>
          <w:b/>
          <w:bCs/>
        </w:rPr>
        <w:t>ELSE, GO TO CURWORKT14]</w:t>
      </w:r>
    </w:p>
    <w:p w14:paraId="41DEAC57" w14:textId="45A785C9" w:rsidR="00044184" w:rsidRPr="003F4219" w:rsidRDefault="06059A50" w:rsidP="008B16AA">
      <w:pPr>
        <w:numPr>
          <w:ilvl w:val="0"/>
          <w:numId w:val="7"/>
        </w:numPr>
        <w:spacing w:after="0" w:line="240" w:lineRule="auto"/>
        <w:contextualSpacing/>
        <w:rPr>
          <w:rFonts w:eastAsia="Calibri" w:cstheme="minorHAnsi"/>
        </w:rPr>
      </w:pPr>
      <w:r w:rsidRPr="06059A50">
        <w:rPr>
          <w:rFonts w:eastAsia="Calibri"/>
        </w:rPr>
        <w:t xml:space="preserve">[CURWORKT10] Thinking about the </w:t>
      </w:r>
      <w:r w:rsidRPr="06059A50">
        <w:rPr>
          <w:rFonts w:eastAsia="Calibri"/>
          <w:b/>
          <w:bCs/>
        </w:rPr>
        <w:t>one-way trip</w:t>
      </w:r>
      <w:r w:rsidRPr="06059A50">
        <w:rPr>
          <w:rFonts w:eastAsia="Calibri"/>
        </w:rPr>
        <w:t xml:space="preserve"> from [insert address from CURWORK1 – CURWORK3/this address] to your home on a usual workday, about how much time did you usually spend in each type of transportation?</w:t>
      </w:r>
    </w:p>
    <w:p w14:paraId="71BA63B2" w14:textId="69103DF0" w:rsidR="154933FC" w:rsidRDefault="154933FC" w:rsidP="00C05BC2">
      <w:pPr>
        <w:rPr>
          <w:i/>
          <w:iCs/>
        </w:rPr>
      </w:pPr>
      <w:r w:rsidRPr="154933FC">
        <w:rPr>
          <w:i/>
          <w:iCs/>
        </w:rPr>
        <w:t>[NOTE TO RESEARCHERS: CURWORKT10A-H ARE PROGRAMMED AS A GRID, BUT DISPLAYED AS MULTIPLE-CHOICE QUESTIONS ON SAME SCREEN]</w:t>
      </w:r>
    </w:p>
    <w:p w14:paraId="36EC9B55" w14:textId="0CEE1FED" w:rsidR="001E4E5A" w:rsidRPr="00AF7794" w:rsidRDefault="734E444F" w:rsidP="734E444F">
      <w:pPr>
        <w:spacing w:after="0" w:line="240" w:lineRule="auto"/>
        <w:rPr>
          <w:rFonts w:eastAsia="Calibri"/>
          <w:b/>
          <w:bCs/>
        </w:rPr>
      </w:pPr>
      <w:r w:rsidRPr="734E444F">
        <w:rPr>
          <w:rFonts w:eastAsia="Calibri"/>
          <w:b/>
          <w:bCs/>
        </w:rPr>
        <w:t xml:space="preserve">[IF CURWORKT7=NO or NR, then display rows ONLY for responses marked in CURWORKT9. </w:t>
      </w:r>
    </w:p>
    <w:p w14:paraId="168666F1" w14:textId="6B60571E" w:rsidR="00044184" w:rsidRPr="00AF7794" w:rsidRDefault="734E444F" w:rsidP="734E444F">
      <w:pPr>
        <w:spacing w:after="120" w:line="240" w:lineRule="auto"/>
        <w:rPr>
          <w:rFonts w:eastAsia="Calibri"/>
          <w:b/>
          <w:bCs/>
        </w:rPr>
      </w:pPr>
      <w:r w:rsidRPr="734E444F">
        <w:rPr>
          <w:rFonts w:eastAsia="Calibri"/>
          <w:b/>
          <w:bCs/>
        </w:rPr>
        <w:t>IF CURWORKT8=NO or NR, then also display responses marked in CURWORKT1.]</w:t>
      </w:r>
    </w:p>
    <w:tbl>
      <w:tblPr>
        <w:tblStyle w:val="TableGrid421"/>
        <w:tblW w:w="10775" w:type="dxa"/>
        <w:tblInd w:w="-450" w:type="dxa"/>
        <w:tblLook w:val="04A0" w:firstRow="1" w:lastRow="0" w:firstColumn="1" w:lastColumn="0" w:noHBand="0" w:noVBand="1"/>
      </w:tblPr>
      <w:tblGrid>
        <w:gridCol w:w="5850"/>
        <w:gridCol w:w="1260"/>
        <w:gridCol w:w="990"/>
        <w:gridCol w:w="990"/>
        <w:gridCol w:w="726"/>
        <w:gridCol w:w="959"/>
      </w:tblGrid>
      <w:tr w:rsidR="00AF7794" w:rsidRPr="00AF7794" w14:paraId="06F373A6" w14:textId="77777777" w:rsidTr="00D82A3F">
        <w:tc>
          <w:tcPr>
            <w:tcW w:w="5850" w:type="dxa"/>
            <w:tcBorders>
              <w:top w:val="nil"/>
              <w:left w:val="nil"/>
              <w:bottom w:val="single" w:sz="4" w:space="0" w:color="auto"/>
            </w:tcBorders>
            <w:tcMar>
              <w:top w:w="72" w:type="dxa"/>
              <w:left w:w="115" w:type="dxa"/>
              <w:bottom w:w="72" w:type="dxa"/>
              <w:right w:w="115" w:type="dxa"/>
            </w:tcMar>
            <w:vAlign w:val="center"/>
          </w:tcPr>
          <w:p w14:paraId="3D27E89E" w14:textId="77777777" w:rsidR="00044184" w:rsidRPr="00AF7794" w:rsidRDefault="00044184" w:rsidP="00730F2F">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3F13D0A9" w14:textId="48AC5CE3" w:rsidR="00044184"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7638C65F" w14:textId="60056DB9" w:rsidR="00044184" w:rsidRPr="00AF7794" w:rsidRDefault="154933FC" w:rsidP="154933FC">
            <w:pPr>
              <w:jc w:val="center"/>
              <w:rPr>
                <w:rFonts w:eastAsia="Calibri"/>
              </w:rPr>
            </w:pPr>
            <w:r w:rsidRPr="154933FC">
              <w:rPr>
                <w:rFonts w:eastAsia="Calibri"/>
              </w:rPr>
              <w:t>16 to 30 minutes</w:t>
            </w:r>
          </w:p>
        </w:tc>
        <w:tc>
          <w:tcPr>
            <w:tcW w:w="990" w:type="dxa"/>
            <w:tcBorders>
              <w:bottom w:val="single" w:sz="4" w:space="0" w:color="auto"/>
            </w:tcBorders>
          </w:tcPr>
          <w:p w14:paraId="7B1F28B0" w14:textId="4B4F2D2B" w:rsidR="00044184"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7568E3A4" w14:textId="799732A7" w:rsidR="00044184" w:rsidRPr="00AF7794" w:rsidRDefault="154933FC" w:rsidP="154933FC">
            <w:pPr>
              <w:jc w:val="center"/>
              <w:rPr>
                <w:rFonts w:eastAsia="Calibri"/>
              </w:rPr>
            </w:pPr>
            <w:r w:rsidRPr="154933FC">
              <w:rPr>
                <w:rFonts w:eastAsia="Calibri"/>
              </w:rPr>
              <w:t>1 hour</w:t>
            </w:r>
          </w:p>
        </w:tc>
        <w:tc>
          <w:tcPr>
            <w:tcW w:w="959" w:type="dxa"/>
            <w:tcBorders>
              <w:bottom w:val="single" w:sz="4" w:space="0" w:color="auto"/>
            </w:tcBorders>
            <w:tcMar>
              <w:top w:w="72" w:type="dxa"/>
              <w:left w:w="115" w:type="dxa"/>
              <w:bottom w:w="72" w:type="dxa"/>
              <w:right w:w="115" w:type="dxa"/>
            </w:tcMar>
          </w:tcPr>
          <w:p w14:paraId="53F20695" w14:textId="69C8C0C5" w:rsidR="00044184" w:rsidRPr="00AF7794" w:rsidRDefault="154933FC" w:rsidP="154933FC">
            <w:pPr>
              <w:jc w:val="center"/>
              <w:rPr>
                <w:rFonts w:eastAsia="Calibri"/>
              </w:rPr>
            </w:pPr>
            <w:r w:rsidRPr="154933FC">
              <w:rPr>
                <w:rFonts w:eastAsia="Calibri"/>
              </w:rPr>
              <w:t>2 hours or more</w:t>
            </w:r>
          </w:p>
        </w:tc>
      </w:tr>
      <w:tr w:rsidR="00AF7794" w:rsidRPr="00AF7794" w14:paraId="60A1B473" w14:textId="77777777" w:rsidTr="00D82A3F">
        <w:tc>
          <w:tcPr>
            <w:tcW w:w="5850" w:type="dxa"/>
            <w:shd w:val="clear" w:color="auto" w:fill="D9D9D9" w:themeFill="background1" w:themeFillShade="D9"/>
            <w:tcMar>
              <w:top w:w="72" w:type="dxa"/>
              <w:left w:w="115" w:type="dxa"/>
              <w:bottom w:w="72" w:type="dxa"/>
              <w:right w:w="115" w:type="dxa"/>
            </w:tcMar>
          </w:tcPr>
          <w:p w14:paraId="44A861E6" w14:textId="1BA71F10"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[CURWORKT10A] 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0AC0900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1862C7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208D04C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5CFCD00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D9D9D9" w:themeFill="background1" w:themeFillShade="D9"/>
            <w:tcMar>
              <w:top w:w="72" w:type="dxa"/>
              <w:left w:w="115" w:type="dxa"/>
              <w:bottom w:w="72" w:type="dxa"/>
              <w:right w:w="115" w:type="dxa"/>
            </w:tcMar>
            <w:vAlign w:val="center"/>
          </w:tcPr>
          <w:p w14:paraId="69C5B4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227F1729" w14:textId="77777777" w:rsidTr="00D82A3F">
        <w:tc>
          <w:tcPr>
            <w:tcW w:w="5850" w:type="dxa"/>
            <w:tcBorders>
              <w:bottom w:val="single" w:sz="4" w:space="0" w:color="auto"/>
            </w:tcBorders>
            <w:tcMar>
              <w:top w:w="72" w:type="dxa"/>
              <w:left w:w="115" w:type="dxa"/>
              <w:bottom w:w="72" w:type="dxa"/>
              <w:right w:w="115" w:type="dxa"/>
            </w:tcMar>
          </w:tcPr>
          <w:p w14:paraId="36948382" w14:textId="5FACA874" w:rsidR="00044184" w:rsidRPr="00AF7794" w:rsidRDefault="71CC2ABE" w:rsidP="7DFB0838">
            <w:pPr>
              <w:tabs>
                <w:tab w:val="left" w:pos="515"/>
              </w:tabs>
              <w:ind w:left="515" w:hanging="515"/>
              <w:rPr>
                <w:rFonts w:eastAsia="Calibri"/>
              </w:rPr>
            </w:pPr>
            <w:r w:rsidRPr="71CC2ABE">
              <w:rPr>
                <w:rFonts w:eastAsia="Calibri"/>
              </w:rPr>
              <w:t>[CURWORKT10B]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7A85E2F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7D62497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EAA66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2A2C175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tcMar>
              <w:top w:w="72" w:type="dxa"/>
              <w:left w:w="115" w:type="dxa"/>
              <w:bottom w:w="72" w:type="dxa"/>
              <w:right w:w="115" w:type="dxa"/>
            </w:tcMar>
            <w:vAlign w:val="center"/>
          </w:tcPr>
          <w:p w14:paraId="78885DB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70F3B11" w14:textId="77777777" w:rsidTr="00D82A3F">
        <w:tc>
          <w:tcPr>
            <w:tcW w:w="5850" w:type="dxa"/>
            <w:shd w:val="clear" w:color="auto" w:fill="D9D9D9" w:themeFill="background1" w:themeFillShade="D9"/>
            <w:tcMar>
              <w:top w:w="72" w:type="dxa"/>
              <w:left w:w="115" w:type="dxa"/>
              <w:bottom w:w="72" w:type="dxa"/>
              <w:right w:w="115" w:type="dxa"/>
            </w:tcMar>
          </w:tcPr>
          <w:p w14:paraId="00A83ADE" w14:textId="28E9DDE4" w:rsidR="00044184" w:rsidRPr="00AF7794" w:rsidRDefault="00044184" w:rsidP="00730F2F">
            <w:pPr>
              <w:tabs>
                <w:tab w:val="left" w:pos="515"/>
              </w:tabs>
              <w:ind w:left="515" w:hanging="515"/>
              <w:rPr>
                <w:rFonts w:eastAsia="Calibri" w:cstheme="minorHAnsi"/>
              </w:rPr>
            </w:pPr>
            <w:r w:rsidRPr="00AF7794">
              <w:rPr>
                <w:rFonts w:eastAsia="Calibri" w:cstheme="minorHAnsi"/>
              </w:rPr>
              <w:lastRenderedPageBreak/>
              <w:t>[CURWORKT10C] Motorcycle</w:t>
            </w:r>
          </w:p>
        </w:tc>
        <w:tc>
          <w:tcPr>
            <w:tcW w:w="1260" w:type="dxa"/>
            <w:shd w:val="clear" w:color="auto" w:fill="D9D9D9" w:themeFill="background1" w:themeFillShade="D9"/>
            <w:tcMar>
              <w:top w:w="72" w:type="dxa"/>
              <w:left w:w="115" w:type="dxa"/>
              <w:bottom w:w="72" w:type="dxa"/>
              <w:right w:w="115" w:type="dxa"/>
            </w:tcMar>
            <w:vAlign w:val="center"/>
          </w:tcPr>
          <w:p w14:paraId="50E7084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A34628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6B4D4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723D655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D9D9D9" w:themeFill="background1" w:themeFillShade="D9"/>
            <w:tcMar>
              <w:top w:w="72" w:type="dxa"/>
              <w:left w:w="115" w:type="dxa"/>
              <w:bottom w:w="72" w:type="dxa"/>
              <w:right w:w="115" w:type="dxa"/>
            </w:tcMar>
            <w:vAlign w:val="center"/>
          </w:tcPr>
          <w:p w14:paraId="3866B3D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68334E1" w14:textId="77777777" w:rsidTr="00D82A3F">
        <w:tc>
          <w:tcPr>
            <w:tcW w:w="5850" w:type="dxa"/>
            <w:tcBorders>
              <w:bottom w:val="single" w:sz="4" w:space="0" w:color="auto"/>
            </w:tcBorders>
            <w:tcMar>
              <w:top w:w="72" w:type="dxa"/>
              <w:left w:w="115" w:type="dxa"/>
              <w:bottom w:w="72" w:type="dxa"/>
              <w:right w:w="115" w:type="dxa"/>
            </w:tcMar>
          </w:tcPr>
          <w:p w14:paraId="7E59D8D5" w14:textId="064AFCEC"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E065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56A3D98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66DC5EE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2F3124A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tcMar>
              <w:top w:w="72" w:type="dxa"/>
              <w:left w:w="115" w:type="dxa"/>
              <w:bottom w:w="72" w:type="dxa"/>
              <w:right w:w="115" w:type="dxa"/>
            </w:tcMar>
            <w:vAlign w:val="center"/>
          </w:tcPr>
          <w:p w14:paraId="0B58BE2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0CA53608" w14:textId="77777777" w:rsidTr="00D82A3F">
        <w:tc>
          <w:tcPr>
            <w:tcW w:w="5850" w:type="dxa"/>
            <w:shd w:val="clear" w:color="auto" w:fill="D9D9D9" w:themeFill="background1" w:themeFillShade="D9"/>
            <w:tcMar>
              <w:top w:w="72" w:type="dxa"/>
              <w:left w:w="115" w:type="dxa"/>
              <w:bottom w:w="72" w:type="dxa"/>
              <w:right w:w="115" w:type="dxa"/>
            </w:tcMar>
          </w:tcPr>
          <w:p w14:paraId="529098B8" w14:textId="0F6C2C2A"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103FA3C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747B20C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32A6169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28BD68A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D9D9D9" w:themeFill="background1" w:themeFillShade="D9"/>
            <w:tcMar>
              <w:top w:w="72" w:type="dxa"/>
              <w:left w:w="115" w:type="dxa"/>
              <w:bottom w:w="72" w:type="dxa"/>
              <w:right w:w="115" w:type="dxa"/>
            </w:tcMar>
            <w:vAlign w:val="center"/>
          </w:tcPr>
          <w:p w14:paraId="0564F20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DFB6FBE" w14:textId="77777777" w:rsidTr="00D82A3F">
        <w:tc>
          <w:tcPr>
            <w:tcW w:w="5850" w:type="dxa"/>
            <w:tcBorders>
              <w:bottom w:val="single" w:sz="4" w:space="0" w:color="auto"/>
            </w:tcBorders>
            <w:tcMar>
              <w:top w:w="72" w:type="dxa"/>
              <w:left w:w="115" w:type="dxa"/>
              <w:bottom w:w="72" w:type="dxa"/>
              <w:right w:w="115" w:type="dxa"/>
            </w:tcMar>
          </w:tcPr>
          <w:p w14:paraId="39169BAF" w14:textId="6CFAA61E"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[CURWORKT10F] Bicycle</w:t>
            </w:r>
          </w:p>
        </w:tc>
        <w:tc>
          <w:tcPr>
            <w:tcW w:w="1260" w:type="dxa"/>
            <w:tcBorders>
              <w:bottom w:val="single" w:sz="4" w:space="0" w:color="auto"/>
            </w:tcBorders>
            <w:tcMar>
              <w:top w:w="72" w:type="dxa"/>
              <w:left w:w="115" w:type="dxa"/>
              <w:bottom w:w="72" w:type="dxa"/>
              <w:right w:w="115" w:type="dxa"/>
            </w:tcMar>
            <w:vAlign w:val="center"/>
          </w:tcPr>
          <w:p w14:paraId="335F6D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6EE77BD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4185D09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459F748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tcMar>
              <w:top w:w="72" w:type="dxa"/>
              <w:left w:w="115" w:type="dxa"/>
              <w:bottom w:w="72" w:type="dxa"/>
              <w:right w:w="115" w:type="dxa"/>
            </w:tcMar>
            <w:vAlign w:val="center"/>
          </w:tcPr>
          <w:p w14:paraId="1146A38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C2694DF" w14:textId="77777777" w:rsidTr="00D82A3F">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11FAAABC" w14:textId="66C3BD4A"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874B88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10D8D34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692E7E1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37A8521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62CB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044184" w:rsidRPr="00AF7794" w14:paraId="3103389E" w14:textId="77777777" w:rsidTr="00D82A3F">
        <w:tc>
          <w:tcPr>
            <w:tcW w:w="5850" w:type="dxa"/>
            <w:shd w:val="clear" w:color="auto" w:fill="auto"/>
            <w:tcMar>
              <w:top w:w="72" w:type="dxa"/>
              <w:left w:w="115" w:type="dxa"/>
              <w:bottom w:w="72" w:type="dxa"/>
              <w:right w:w="115" w:type="dxa"/>
            </w:tcMar>
          </w:tcPr>
          <w:p w14:paraId="0F29E38A" w14:textId="26976FAD" w:rsidR="00044184" w:rsidRPr="00AF7794" w:rsidRDefault="154933FC" w:rsidP="154933FC">
            <w:pPr>
              <w:tabs>
                <w:tab w:val="left" w:pos="515"/>
              </w:tabs>
              <w:ind w:left="515" w:hanging="515"/>
              <w:rPr>
                <w:rFonts w:eastAsia="Calibri"/>
              </w:rPr>
            </w:pPr>
            <w:r w:rsidRPr="154933FC">
              <w:rPr>
                <w:rFonts w:eastAsia="Calibri"/>
              </w:rPr>
              <w:t>[CURWORKT10H] [OTHER FROM CURWORKT9 or CURWORKT2]</w:t>
            </w:r>
          </w:p>
        </w:tc>
        <w:tc>
          <w:tcPr>
            <w:tcW w:w="1260" w:type="dxa"/>
            <w:shd w:val="clear" w:color="auto" w:fill="auto"/>
            <w:tcMar>
              <w:top w:w="72" w:type="dxa"/>
              <w:left w:w="115" w:type="dxa"/>
              <w:bottom w:w="72" w:type="dxa"/>
              <w:right w:w="115" w:type="dxa"/>
            </w:tcMar>
            <w:vAlign w:val="center"/>
          </w:tcPr>
          <w:p w14:paraId="550AE5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vAlign w:val="center"/>
          </w:tcPr>
          <w:p w14:paraId="1E0A747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vAlign w:val="center"/>
          </w:tcPr>
          <w:p w14:paraId="1223B2E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vAlign w:val="center"/>
          </w:tcPr>
          <w:p w14:paraId="7E9248E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auto"/>
            <w:tcMar>
              <w:top w:w="72" w:type="dxa"/>
              <w:left w:w="115" w:type="dxa"/>
              <w:bottom w:w="72" w:type="dxa"/>
              <w:right w:w="115" w:type="dxa"/>
            </w:tcMar>
            <w:vAlign w:val="center"/>
          </w:tcPr>
          <w:p w14:paraId="4D04176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1B651D2D" w14:textId="52164D00" w:rsidR="00794D31" w:rsidRPr="00AF7794" w:rsidRDefault="71CC2ABE" w:rsidP="00D82A3F">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CURWORKT14</w:t>
      </w:r>
    </w:p>
    <w:p w14:paraId="00C4DD29" w14:textId="77777777" w:rsidR="00794D31" w:rsidRPr="00AF7794" w:rsidRDefault="00794D31" w:rsidP="00044184">
      <w:pPr>
        <w:spacing w:after="60" w:line="240" w:lineRule="auto"/>
        <w:rPr>
          <w:rFonts w:eastAsia="Calibri" w:cstheme="minorHAnsi"/>
          <w:b/>
        </w:rPr>
      </w:pPr>
    </w:p>
    <w:p w14:paraId="04053E36" w14:textId="0CDB0E5F" w:rsidR="00044184" w:rsidRPr="00AF7794" w:rsidRDefault="12E4BECE" w:rsidP="71CC2ABE">
      <w:pPr>
        <w:spacing w:after="60" w:line="240" w:lineRule="auto"/>
        <w:rPr>
          <w:rFonts w:eastAsia="Calibri"/>
          <w:b/>
          <w:bCs/>
        </w:rPr>
      </w:pPr>
      <w:r w:rsidRPr="12E4BECE">
        <w:rPr>
          <w:rFonts w:eastAsia="Calibri"/>
          <w:b/>
          <w:bCs/>
        </w:rPr>
        <w:t>[ASK CURWORKT11 – CURWORKT13 IF ANY CURWORKT10 = 1, 2, 3, OR 4]</w:t>
      </w:r>
    </w:p>
    <w:p w14:paraId="5830525E" w14:textId="28C49CBE" w:rsidR="00044184" w:rsidRPr="00AF7794" w:rsidRDefault="00C30185" w:rsidP="008B16AA">
      <w:pPr>
        <w:numPr>
          <w:ilvl w:val="0"/>
          <w:numId w:val="7"/>
        </w:numPr>
        <w:spacing w:after="0" w:line="240" w:lineRule="auto"/>
        <w:contextualSpacing/>
        <w:rPr>
          <w:rFonts w:eastAsia="Calibri"/>
        </w:rPr>
      </w:pPr>
      <w:r w:rsidRPr="00AF7794">
        <w:rPr>
          <w:noProof/>
        </w:rPr>
        <w:drawing>
          <wp:anchor distT="0" distB="0" distL="114300" distR="114300" simplePos="0" relativeHeight="251974656" behindDoc="0" locked="0" layoutInCell="1" allowOverlap="1" wp14:anchorId="4D3E10E1" wp14:editId="5613819C">
            <wp:simplePos x="0" y="0"/>
            <wp:positionH relativeFrom="column">
              <wp:posOffset>4055110</wp:posOffset>
            </wp:positionH>
            <wp:positionV relativeFrom="paragraph">
              <wp:posOffset>0</wp:posOffset>
            </wp:positionV>
            <wp:extent cx="2138680" cy="1604010"/>
            <wp:effectExtent l="0" t="0" r="0" b="0"/>
            <wp:wrapSquare wrapText="bothSides"/>
            <wp:docPr id="7558" name="Picture 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3868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[CURWORKT11] Did your </w:t>
      </w:r>
      <w:r w:rsidR="51E8062D" w:rsidRPr="51E8062D">
        <w:rPr>
          <w:rFonts w:eastAsia="Calibri"/>
        </w:rPr>
        <w:t>usual</w:t>
      </w:r>
      <w:r w:rsidR="00044184" w:rsidRPr="7DFB0838">
        <w:rPr>
          <w:rFonts w:eastAsia="Calibri"/>
        </w:rPr>
        <w:t xml:space="preserve"> one-way trip from [insert address from </w:t>
      </w:r>
      <w:r w:rsidRPr="7DFB0838">
        <w:rPr>
          <w:rFonts w:eastAsia="Calibri"/>
        </w:rPr>
        <w:t>CURWORK1 – CURWORK3</w:t>
      </w:r>
      <w:r w:rsidR="00044184" w:rsidRPr="7DFB0838">
        <w:rPr>
          <w:rFonts w:eastAsia="Calibri"/>
        </w:rPr>
        <w:t xml:space="preserve">/this address] </w:t>
      </w:r>
      <w:r w:rsidR="51E8062D" w:rsidRPr="51E8062D">
        <w:rPr>
          <w:rFonts w:eastAsia="Calibri"/>
        </w:rPr>
        <w:t xml:space="preserve">to your home </w:t>
      </w:r>
      <w:r w:rsidR="00044184" w:rsidRPr="7DFB0838">
        <w:rPr>
          <w:rFonts w:eastAsia="Calibri"/>
        </w:rPr>
        <w:t>involve travel on a highway, parkway, freeway, or toll road? An example is pictured.</w:t>
      </w:r>
    </w:p>
    <w:p w14:paraId="50D4B531" w14:textId="4B9FF38E" w:rsidR="00044184" w:rsidRPr="00AF7794" w:rsidRDefault="71CC2ABE" w:rsidP="71CC2ABE">
      <w:pPr>
        <w:spacing w:before="60" w:after="0" w:line="240" w:lineRule="auto"/>
        <w:ind w:left="720"/>
        <w:contextualSpacing/>
        <w:rPr>
          <w:rFonts w:eastAsia="Calibri"/>
        </w:rPr>
      </w:pPr>
      <w:r w:rsidRPr="71CC2ABE">
        <w:rPr>
          <w:rFonts w:eastAsia="Calibri"/>
        </w:rPr>
        <w:t>0</w:t>
      </w:r>
      <w:r w:rsidR="00CD0C5A">
        <w:tab/>
      </w:r>
      <w:r w:rsidRPr="71CC2ABE">
        <w:rPr>
          <w:rFonts w:eastAsia="Calibri"/>
        </w:rPr>
        <w:t>Yes, for 15 minutes or more</w:t>
      </w:r>
    </w:p>
    <w:p w14:paraId="0B37F8DD" w14:textId="7293F64A" w:rsidR="00044184" w:rsidRPr="00AF7794" w:rsidRDefault="71CC2ABE" w:rsidP="71CC2ABE">
      <w:pPr>
        <w:spacing w:before="60" w:after="0" w:line="240" w:lineRule="auto"/>
        <w:ind w:left="720"/>
        <w:contextualSpacing/>
        <w:rPr>
          <w:rFonts w:eastAsia="Calibri"/>
        </w:rPr>
      </w:pPr>
      <w:r w:rsidRPr="71CC2ABE">
        <w:rPr>
          <w:rFonts w:eastAsia="Calibri"/>
        </w:rPr>
        <w:t>1</w:t>
      </w:r>
      <w:r w:rsidR="00CD0C5A">
        <w:tab/>
      </w:r>
      <w:r w:rsidRPr="71CC2ABE">
        <w:rPr>
          <w:rFonts w:eastAsia="Calibri"/>
        </w:rPr>
        <w:t>Yes, for less than 15 minutes</w:t>
      </w:r>
    </w:p>
    <w:p w14:paraId="7D52E483" w14:textId="5689CD23" w:rsidR="00044184" w:rsidRPr="00AF7794" w:rsidRDefault="71CC2ABE" w:rsidP="71CC2ABE">
      <w:pPr>
        <w:spacing w:before="60" w:after="0" w:line="240" w:lineRule="auto"/>
        <w:ind w:left="720"/>
        <w:contextualSpacing/>
        <w:rPr>
          <w:rFonts w:eastAsia="Calibri"/>
        </w:rPr>
      </w:pPr>
      <w:r w:rsidRPr="71CC2ABE">
        <w:rPr>
          <w:rFonts w:eastAsia="Calibri"/>
        </w:rPr>
        <w:t>2</w:t>
      </w:r>
      <w:r w:rsidR="00CD0C5A">
        <w:tab/>
      </w:r>
      <w:r w:rsidRPr="71CC2ABE">
        <w:rPr>
          <w:rFonts w:eastAsia="Calibri"/>
        </w:rPr>
        <w:t>No, not at all</w:t>
      </w:r>
    </w:p>
    <w:p w14:paraId="1F8DCB40" w14:textId="100032AC"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CURWORKT12</w:t>
      </w:r>
    </w:p>
    <w:p w14:paraId="0E24C0F8" w14:textId="77777777" w:rsidR="00C30185" w:rsidRPr="00AF7794" w:rsidRDefault="00C30185" w:rsidP="00C30185">
      <w:pPr>
        <w:spacing w:before="60" w:after="0" w:line="240" w:lineRule="auto"/>
        <w:contextualSpacing/>
        <w:rPr>
          <w:rFonts w:eastAsia="Calibri" w:cstheme="minorHAnsi"/>
        </w:rPr>
      </w:pPr>
    </w:p>
    <w:p w14:paraId="76BF5918" w14:textId="77777777" w:rsidR="00C30185" w:rsidRPr="00AF7794" w:rsidRDefault="00C30185" w:rsidP="00C30185">
      <w:pPr>
        <w:spacing w:before="60" w:after="0" w:line="240" w:lineRule="auto"/>
        <w:contextualSpacing/>
        <w:rPr>
          <w:rFonts w:eastAsia="Calibri" w:cstheme="minorHAnsi"/>
        </w:rPr>
      </w:pPr>
    </w:p>
    <w:p w14:paraId="4FBB112F" w14:textId="039A0E9C" w:rsidR="00C30185" w:rsidRPr="00AF7794" w:rsidRDefault="00C30185" w:rsidP="00C30185">
      <w:pPr>
        <w:spacing w:before="60" w:after="0" w:line="240" w:lineRule="auto"/>
        <w:contextualSpacing/>
        <w:rPr>
          <w:rFonts w:eastAsia="Calibri" w:cstheme="minorHAnsi"/>
        </w:rPr>
      </w:pPr>
    </w:p>
    <w:p w14:paraId="02BF19A3" w14:textId="1F91E0FD" w:rsidR="00044184" w:rsidRPr="00AF7794" w:rsidRDefault="00C30185" w:rsidP="008B16AA">
      <w:pPr>
        <w:numPr>
          <w:ilvl w:val="0"/>
          <w:numId w:val="7"/>
        </w:numPr>
        <w:spacing w:after="0" w:line="240" w:lineRule="auto"/>
        <w:contextualSpacing/>
        <w:rPr>
          <w:rFonts w:eastAsia="Calibri"/>
        </w:rPr>
      </w:pPr>
      <w:r w:rsidRPr="00AF7794">
        <w:rPr>
          <w:rFonts w:eastAsia="Calibri" w:cstheme="minorHAnsi"/>
          <w:noProof/>
        </w:rPr>
        <w:drawing>
          <wp:anchor distT="0" distB="0" distL="114300" distR="114300" simplePos="0" relativeHeight="251979776" behindDoc="0" locked="0" layoutInCell="1" allowOverlap="1" wp14:anchorId="617B09B9" wp14:editId="4B1BE266">
            <wp:simplePos x="0" y="0"/>
            <wp:positionH relativeFrom="column">
              <wp:posOffset>3552190</wp:posOffset>
            </wp:positionH>
            <wp:positionV relativeFrom="paragraph">
              <wp:posOffset>34290</wp:posOffset>
            </wp:positionV>
            <wp:extent cx="2409825" cy="1598930"/>
            <wp:effectExtent l="0" t="0" r="9525" b="1270"/>
            <wp:wrapSquare wrapText="bothSides"/>
            <wp:docPr id="7650" name="Pictur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City-Town Roadw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9825" cy="1598930"/>
                    </a:xfrm>
                    <a:prstGeom prst="rect">
                      <a:avLst/>
                    </a:prstGeom>
                  </pic:spPr>
                </pic:pic>
              </a:graphicData>
            </a:graphic>
            <wp14:sizeRelH relativeFrom="page">
              <wp14:pctWidth>0</wp14:pctWidth>
            </wp14:sizeRelH>
            <wp14:sizeRelV relativeFrom="page">
              <wp14:pctHeight>0</wp14:pctHeight>
            </wp14:sizeRelV>
          </wp:anchor>
        </w:drawing>
      </w:r>
      <w:r w:rsidRPr="7DFB0838">
        <w:rPr>
          <w:rFonts w:eastAsia="Calibri"/>
        </w:rPr>
        <w:t xml:space="preserve"> </w:t>
      </w:r>
      <w:r w:rsidR="00044184" w:rsidRPr="7DFB0838">
        <w:rPr>
          <w:rFonts w:eastAsia="Calibri"/>
        </w:rPr>
        <w:t xml:space="preserve">[CURWORKT12]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 xml:space="preserve">travel on a major city or town roadway? These usually have </w:t>
      </w:r>
      <w:r w:rsidRPr="7DFB0838">
        <w:rPr>
          <w:rFonts w:eastAsia="Calibri"/>
        </w:rPr>
        <w:t xml:space="preserve">two </w:t>
      </w:r>
      <w:r w:rsidR="00044184" w:rsidRPr="7DFB0838">
        <w:rPr>
          <w:rFonts w:eastAsia="Calibri"/>
        </w:rPr>
        <w:t>or more lanes and stoplights. An example is pictured.</w:t>
      </w:r>
      <w:r w:rsidRPr="7DFB0838">
        <w:rPr>
          <w:rFonts w:eastAsia="Calibri"/>
        </w:rPr>
        <w:t xml:space="preserve"> </w:t>
      </w:r>
    </w:p>
    <w:p w14:paraId="78473649" w14:textId="2821AA38" w:rsidR="00044184" w:rsidRPr="00AF7794" w:rsidRDefault="71CC2ABE" w:rsidP="71CC2ABE">
      <w:pPr>
        <w:spacing w:before="60" w:after="0" w:line="240" w:lineRule="auto"/>
        <w:ind w:left="720"/>
        <w:contextualSpacing/>
        <w:rPr>
          <w:rFonts w:eastAsia="Calibri"/>
        </w:rPr>
      </w:pPr>
      <w:r w:rsidRPr="71CC2ABE">
        <w:rPr>
          <w:rFonts w:eastAsia="Calibri"/>
        </w:rPr>
        <w:t>0</w:t>
      </w:r>
      <w:r w:rsidR="002D5B74">
        <w:tab/>
      </w:r>
      <w:r w:rsidRPr="71CC2ABE">
        <w:rPr>
          <w:rFonts w:eastAsia="Calibri"/>
        </w:rPr>
        <w:t xml:space="preserve">Yes, for 15 minutes or more </w:t>
      </w:r>
    </w:p>
    <w:p w14:paraId="5EFA97F0" w14:textId="046679A8"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4EA3C80D" w14:textId="6885000C"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4D32E71E" w14:textId="1DD15AF4"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CURWORKT13</w:t>
      </w:r>
    </w:p>
    <w:p w14:paraId="016F7C7B" w14:textId="77777777" w:rsidR="00044184" w:rsidRPr="00AF7794" w:rsidRDefault="00044184" w:rsidP="00044184">
      <w:pPr>
        <w:spacing w:after="0" w:line="240" w:lineRule="auto"/>
        <w:rPr>
          <w:rFonts w:eastAsia="Calibri" w:cstheme="minorHAnsi"/>
        </w:rPr>
      </w:pPr>
    </w:p>
    <w:p w14:paraId="07C6FB74" w14:textId="2A59DBA0" w:rsidR="00C30185" w:rsidRPr="00AF7794" w:rsidRDefault="00C30185" w:rsidP="00044184">
      <w:pPr>
        <w:spacing w:after="0" w:line="240" w:lineRule="auto"/>
        <w:rPr>
          <w:rFonts w:eastAsia="Calibri" w:cstheme="minorHAnsi"/>
        </w:rPr>
      </w:pPr>
    </w:p>
    <w:p w14:paraId="2D073BA6" w14:textId="450BFCCE" w:rsidR="00044184" w:rsidRPr="00AF7794" w:rsidRDefault="00C30185" w:rsidP="008B16AA">
      <w:pPr>
        <w:numPr>
          <w:ilvl w:val="0"/>
          <w:numId w:val="7"/>
        </w:numPr>
        <w:spacing w:after="0" w:line="240" w:lineRule="auto"/>
        <w:contextualSpacing/>
        <w:rPr>
          <w:rFonts w:eastAsia="Calibri"/>
        </w:rPr>
      </w:pPr>
      <w:r w:rsidRPr="00AF7794">
        <w:rPr>
          <w:rFonts w:eastAsia="Calibri" w:cstheme="minorHAnsi"/>
          <w:noProof/>
        </w:rPr>
        <w:drawing>
          <wp:anchor distT="0" distB="0" distL="114300" distR="114300" simplePos="0" relativeHeight="251980800" behindDoc="0" locked="0" layoutInCell="1" allowOverlap="1" wp14:anchorId="32423EB1" wp14:editId="54E0BBC9">
            <wp:simplePos x="0" y="0"/>
            <wp:positionH relativeFrom="column">
              <wp:posOffset>3876040</wp:posOffset>
            </wp:positionH>
            <wp:positionV relativeFrom="paragraph">
              <wp:posOffset>24130</wp:posOffset>
            </wp:positionV>
            <wp:extent cx="2319655" cy="1539875"/>
            <wp:effectExtent l="0" t="0" r="4445" b="3175"/>
            <wp:wrapSquare wrapText="bothSides"/>
            <wp:docPr id="7670" name="Picture 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AdobeStock_109616661_Local or neighborhood roadway.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9655" cy="1539875"/>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[CURWORKT13]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travel on a local or neighborhood roadway?</w:t>
      </w:r>
      <w:r w:rsidRPr="7DFB0838">
        <w:rPr>
          <w:rFonts w:eastAsia="Calibri"/>
        </w:rPr>
        <w:t xml:space="preserve"> These usually have only one</w:t>
      </w:r>
      <w:r w:rsidR="00044184" w:rsidRPr="7DFB0838">
        <w:rPr>
          <w:rFonts w:eastAsia="Calibri"/>
        </w:rPr>
        <w:t xml:space="preserve"> lane in each direction. An example is pictured. </w:t>
      </w:r>
    </w:p>
    <w:p w14:paraId="0988154B" w14:textId="60B67ED3" w:rsidR="00044184" w:rsidRPr="00AF7794" w:rsidRDefault="71CC2ABE" w:rsidP="71CC2ABE">
      <w:pPr>
        <w:spacing w:before="60" w:after="0" w:line="240" w:lineRule="auto"/>
        <w:ind w:left="720"/>
        <w:contextualSpacing/>
        <w:rPr>
          <w:rFonts w:eastAsia="Calibri"/>
        </w:rPr>
      </w:pPr>
      <w:r w:rsidRPr="71CC2ABE">
        <w:rPr>
          <w:rFonts w:eastAsia="Calibri"/>
        </w:rPr>
        <w:t>0</w:t>
      </w:r>
      <w:r w:rsidR="000F7439">
        <w:tab/>
      </w:r>
      <w:r w:rsidRPr="71CC2ABE">
        <w:rPr>
          <w:rFonts w:eastAsia="Calibri"/>
        </w:rPr>
        <w:t xml:space="preserve">Yes, for 15 minutes or more </w:t>
      </w:r>
    </w:p>
    <w:p w14:paraId="44A58FE3" w14:textId="2CBA9847"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1E8DCB0D" w14:textId="01B58C4E"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039B1344" w14:textId="3DDB86B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CURWORKT14</w:t>
      </w:r>
    </w:p>
    <w:p w14:paraId="3DED7F50" w14:textId="77777777" w:rsidR="00044184" w:rsidRPr="00AF7794" w:rsidRDefault="00044184" w:rsidP="00044184">
      <w:pPr>
        <w:spacing w:after="0" w:line="240" w:lineRule="auto"/>
        <w:ind w:left="720" w:hanging="720"/>
        <w:rPr>
          <w:rFonts w:eastAsia="Calibri" w:cstheme="minorHAnsi"/>
        </w:rPr>
      </w:pPr>
    </w:p>
    <w:p w14:paraId="5B39E43F" w14:textId="57486F55" w:rsidR="00044184" w:rsidRPr="00AF7794" w:rsidRDefault="06059A50" w:rsidP="008B16AA">
      <w:pPr>
        <w:numPr>
          <w:ilvl w:val="0"/>
          <w:numId w:val="7"/>
        </w:numPr>
        <w:spacing w:after="0" w:line="240" w:lineRule="auto"/>
        <w:contextualSpacing/>
        <w:rPr>
          <w:rFonts w:eastAsia="Calibri"/>
        </w:rPr>
      </w:pPr>
      <w:r w:rsidRPr="06059A50">
        <w:rPr>
          <w:rFonts w:eastAsia="Calibri"/>
        </w:rPr>
        <w:t xml:space="preserve">[CURWORKT14] How many </w:t>
      </w:r>
      <w:r w:rsidRPr="06059A50">
        <w:rPr>
          <w:rFonts w:eastAsia="Calibri"/>
          <w:b/>
          <w:bCs/>
        </w:rPr>
        <w:t>days per week</w:t>
      </w:r>
      <w:r w:rsidRPr="06059A50">
        <w:rPr>
          <w:rFonts w:eastAsia="Calibri"/>
        </w:rPr>
        <w:t xml:space="preserve"> did you usually make the trip back to your home from [insert address from CURWORK1 – CURWORK3/this address]?</w:t>
      </w:r>
    </w:p>
    <w:p w14:paraId="56F629F7" w14:textId="222999AF" w:rsidR="00044184" w:rsidRPr="00AF7794" w:rsidRDefault="71CC2ABE" w:rsidP="71CC2ABE">
      <w:pPr>
        <w:spacing w:before="60" w:after="0" w:line="240" w:lineRule="auto"/>
        <w:ind w:left="720"/>
        <w:contextualSpacing/>
        <w:rPr>
          <w:rFonts w:eastAsia="Calibri"/>
        </w:rPr>
      </w:pPr>
      <w:r w:rsidRPr="71CC2ABE">
        <w:rPr>
          <w:rFonts w:eastAsia="Calibri"/>
        </w:rPr>
        <w:lastRenderedPageBreak/>
        <w:t>0</w:t>
      </w:r>
      <w:r w:rsidR="009245BF">
        <w:tab/>
      </w:r>
      <w:r w:rsidRPr="71CC2ABE">
        <w:rPr>
          <w:rFonts w:eastAsia="Calibri"/>
        </w:rPr>
        <w:t>1 day per week</w:t>
      </w:r>
    </w:p>
    <w:p w14:paraId="3CB4C3D8" w14:textId="1A95873D" w:rsidR="00044184" w:rsidRPr="00AF7794" w:rsidRDefault="71CC2ABE" w:rsidP="71CC2ABE">
      <w:pPr>
        <w:spacing w:before="60" w:after="0" w:line="240" w:lineRule="auto"/>
        <w:ind w:left="720"/>
        <w:contextualSpacing/>
        <w:rPr>
          <w:rFonts w:eastAsia="Calibri"/>
        </w:rPr>
      </w:pPr>
      <w:r w:rsidRPr="71CC2ABE">
        <w:rPr>
          <w:rFonts w:eastAsia="Calibri"/>
        </w:rPr>
        <w:t>1</w:t>
      </w:r>
      <w:r w:rsidR="009245BF">
        <w:tab/>
      </w:r>
      <w:r w:rsidRPr="71CC2ABE">
        <w:rPr>
          <w:rFonts w:eastAsia="Calibri"/>
        </w:rPr>
        <w:t>2 days per week</w:t>
      </w:r>
    </w:p>
    <w:p w14:paraId="7DCA0A82" w14:textId="06677209" w:rsidR="00044184" w:rsidRPr="00AF7794" w:rsidRDefault="71CC2ABE" w:rsidP="71CC2ABE">
      <w:pPr>
        <w:spacing w:before="60" w:after="0" w:line="240" w:lineRule="auto"/>
        <w:ind w:left="720"/>
        <w:contextualSpacing/>
        <w:rPr>
          <w:rFonts w:eastAsia="Calibri"/>
        </w:rPr>
      </w:pPr>
      <w:r w:rsidRPr="71CC2ABE">
        <w:rPr>
          <w:rFonts w:eastAsia="Calibri"/>
        </w:rPr>
        <w:t>2</w:t>
      </w:r>
      <w:r w:rsidR="009245BF">
        <w:tab/>
      </w:r>
      <w:r w:rsidRPr="71CC2ABE">
        <w:rPr>
          <w:rFonts w:eastAsia="Calibri"/>
        </w:rPr>
        <w:t>3 days per week</w:t>
      </w:r>
    </w:p>
    <w:p w14:paraId="4B0223A6" w14:textId="057F3D67" w:rsidR="00044184" w:rsidRPr="00AF7794" w:rsidRDefault="71CC2ABE" w:rsidP="71CC2ABE">
      <w:pPr>
        <w:spacing w:before="60" w:after="0" w:line="240" w:lineRule="auto"/>
        <w:ind w:left="720"/>
        <w:contextualSpacing/>
        <w:rPr>
          <w:rFonts w:eastAsia="Calibri"/>
        </w:rPr>
      </w:pPr>
      <w:r w:rsidRPr="71CC2ABE">
        <w:rPr>
          <w:rFonts w:eastAsia="Calibri"/>
        </w:rPr>
        <w:t>3</w:t>
      </w:r>
      <w:r w:rsidR="009245BF">
        <w:tab/>
      </w:r>
      <w:r w:rsidRPr="71CC2ABE">
        <w:rPr>
          <w:rFonts w:eastAsia="Calibri"/>
        </w:rPr>
        <w:t>4 days per week</w:t>
      </w:r>
    </w:p>
    <w:p w14:paraId="2C1E6C0D" w14:textId="67847B04" w:rsidR="00044184" w:rsidRPr="00AF7794" w:rsidRDefault="71CC2ABE" w:rsidP="71CC2ABE">
      <w:pPr>
        <w:spacing w:before="60" w:after="0" w:line="240" w:lineRule="auto"/>
        <w:ind w:left="720"/>
        <w:contextualSpacing/>
        <w:rPr>
          <w:rFonts w:eastAsia="Calibri"/>
        </w:rPr>
      </w:pPr>
      <w:r w:rsidRPr="71CC2ABE">
        <w:rPr>
          <w:rFonts w:eastAsia="Calibri"/>
        </w:rPr>
        <w:t>4</w:t>
      </w:r>
      <w:r w:rsidR="009245BF">
        <w:tab/>
      </w:r>
      <w:r w:rsidRPr="71CC2ABE">
        <w:rPr>
          <w:rFonts w:eastAsia="Calibri"/>
        </w:rPr>
        <w:t>5 days per week</w:t>
      </w:r>
    </w:p>
    <w:p w14:paraId="2623F2E9" w14:textId="20543EEC" w:rsidR="00044184" w:rsidRPr="00AF7794" w:rsidRDefault="71CC2ABE" w:rsidP="71CC2ABE">
      <w:pPr>
        <w:spacing w:before="60" w:after="0" w:line="240" w:lineRule="auto"/>
        <w:ind w:left="720"/>
        <w:contextualSpacing/>
        <w:rPr>
          <w:rFonts w:eastAsia="Calibri"/>
        </w:rPr>
      </w:pPr>
      <w:r w:rsidRPr="71CC2ABE">
        <w:rPr>
          <w:rFonts w:eastAsia="Calibri"/>
        </w:rPr>
        <w:t>5</w:t>
      </w:r>
      <w:r w:rsidR="009245BF">
        <w:tab/>
      </w:r>
      <w:r w:rsidRPr="71CC2ABE">
        <w:rPr>
          <w:rFonts w:eastAsia="Calibri"/>
        </w:rPr>
        <w:t>6 days per week</w:t>
      </w:r>
    </w:p>
    <w:p w14:paraId="156E96F0" w14:textId="0CE682E9" w:rsidR="00044184" w:rsidRPr="00AF7794" w:rsidRDefault="71CC2ABE" w:rsidP="71CC2ABE">
      <w:pPr>
        <w:spacing w:before="60" w:after="0" w:line="240" w:lineRule="auto"/>
        <w:ind w:left="720"/>
        <w:contextualSpacing/>
        <w:rPr>
          <w:rFonts w:eastAsia="Calibri"/>
        </w:rPr>
      </w:pPr>
      <w:r w:rsidRPr="71CC2ABE">
        <w:rPr>
          <w:rFonts w:eastAsia="Calibri"/>
        </w:rPr>
        <w:t>6</w:t>
      </w:r>
      <w:r w:rsidR="009245BF">
        <w:tab/>
      </w:r>
      <w:r w:rsidRPr="71CC2ABE">
        <w:rPr>
          <w:rFonts w:eastAsia="Calibri"/>
        </w:rPr>
        <w:t>7 days per week</w:t>
      </w:r>
    </w:p>
    <w:p w14:paraId="29CC101F" w14:textId="7F241398" w:rsidR="00794D31" w:rsidRPr="00AF7794" w:rsidRDefault="12E4BECE" w:rsidP="12E4BECE">
      <w:pPr>
        <w:spacing w:before="60" w:after="0" w:line="240" w:lineRule="auto"/>
        <w:ind w:left="720"/>
        <w:contextualSpacing/>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PREWORK</w:t>
      </w:r>
    </w:p>
    <w:p w14:paraId="1D08D971" w14:textId="77777777" w:rsidR="00655669" w:rsidRPr="00AF7794" w:rsidRDefault="00655669" w:rsidP="00655669">
      <w:pPr>
        <w:spacing w:before="60" w:after="0" w:line="240" w:lineRule="auto"/>
        <w:ind w:left="720"/>
        <w:contextualSpacing/>
        <w:rPr>
          <w:rFonts w:eastAsia="Calibri" w:cstheme="minorHAnsi"/>
        </w:rPr>
      </w:pPr>
    </w:p>
    <w:p w14:paraId="38808DDD" w14:textId="22DB489F" w:rsidR="00655669" w:rsidRPr="00AF7794" w:rsidRDefault="002B21D0" w:rsidP="00D82A3F">
      <w:pPr>
        <w:spacing w:line="240" w:lineRule="auto"/>
        <w:rPr>
          <w:rFonts w:eastAsia="Calibri" w:cstheme="minorHAnsi"/>
        </w:rPr>
      </w:pPr>
      <w:r w:rsidRPr="00D82A3F">
        <w:rPr>
          <w:rFonts w:eastAsia="Calibri"/>
          <w:sz w:val="24"/>
          <w:szCs w:val="24"/>
        </w:rPr>
        <w:t>[PAST_WORK_COMMUTE]</w:t>
      </w:r>
      <w:r w:rsidRPr="00D82A3F">
        <w:rPr>
          <w:rFonts w:eastAsia="Calibri"/>
          <w:b/>
          <w:bCs/>
          <w:sz w:val="24"/>
          <w:szCs w:val="24"/>
        </w:rPr>
        <w:t xml:space="preserve"> </w:t>
      </w:r>
      <w:r w:rsidR="71CC2ABE" w:rsidRPr="71CC2ABE">
        <w:rPr>
          <w:rFonts w:eastAsia="Calibri"/>
          <w:b/>
          <w:bCs/>
          <w:sz w:val="28"/>
          <w:szCs w:val="28"/>
        </w:rPr>
        <w:t>Work Commutes in the Past</w:t>
      </w:r>
    </w:p>
    <w:p w14:paraId="28CC3F09" w14:textId="1F3B7EB5" w:rsidR="00655669" w:rsidRPr="00AF7794" w:rsidRDefault="06059A50" w:rsidP="008B16AA">
      <w:pPr>
        <w:numPr>
          <w:ilvl w:val="0"/>
          <w:numId w:val="7"/>
        </w:numPr>
        <w:spacing w:after="0" w:line="240" w:lineRule="auto"/>
        <w:contextualSpacing/>
        <w:rPr>
          <w:rFonts w:eastAsiaTheme="minorEastAsia"/>
        </w:rPr>
      </w:pPr>
      <w:r w:rsidRPr="06059A50">
        <w:rPr>
          <w:rFonts w:eastAsia="Calibri"/>
        </w:rPr>
        <w:t xml:space="preserve">[PREWORK] In the </w:t>
      </w:r>
      <w:r w:rsidRPr="06059A50">
        <w:rPr>
          <w:rFonts w:eastAsia="Calibri"/>
          <w:b/>
          <w:bCs/>
        </w:rPr>
        <w:t>past 20 years</w:t>
      </w:r>
      <w:r w:rsidRPr="06059A50">
        <w:rPr>
          <w:rFonts w:eastAsia="Calibri"/>
        </w:rPr>
        <w:t>, did you commute from your home to a job a</w:t>
      </w:r>
      <w:r w:rsidRPr="06059A50">
        <w:rPr>
          <w:rFonts w:eastAsia="Calibri"/>
          <w:b/>
          <w:bCs/>
        </w:rPr>
        <w:t>t least once a week for at least one year</w:t>
      </w:r>
      <w:r w:rsidRPr="06059A50">
        <w:rPr>
          <w:rFonts w:eastAsia="Calibri"/>
        </w:rPr>
        <w:t>?</w:t>
      </w:r>
    </w:p>
    <w:p w14:paraId="3E9AF524" w14:textId="2FCB6062" w:rsidR="00655669" w:rsidRPr="00AF7794" w:rsidRDefault="12E4BECE" w:rsidP="12E4BECE">
      <w:pPr>
        <w:spacing w:after="0" w:line="240" w:lineRule="auto"/>
        <w:ind w:left="720"/>
        <w:contextualSpacing/>
        <w:rPr>
          <w:rFonts w:eastAsia="Calibri"/>
          <w:b/>
          <w:bCs/>
        </w:rPr>
      </w:pPr>
      <w:r w:rsidRPr="12E4BECE">
        <w:rPr>
          <w:rFonts w:eastAsia="Calibri"/>
        </w:rPr>
        <w:t>1</w:t>
      </w:r>
      <w:r w:rsidR="001B2ABE">
        <w:tab/>
      </w:r>
      <w:r w:rsidRPr="12E4BECE">
        <w:rPr>
          <w:rFonts w:eastAsia="Calibri"/>
        </w:rPr>
        <w:t xml:space="preserve">Yes </w:t>
      </w:r>
    </w:p>
    <w:p w14:paraId="59BB3ABF" w14:textId="3184EC9A" w:rsidR="00655669" w:rsidRPr="00AF7794" w:rsidRDefault="12E4BECE" w:rsidP="71CC2ABE">
      <w:pPr>
        <w:spacing w:after="0" w:line="240" w:lineRule="auto"/>
        <w:ind w:left="720"/>
        <w:contextualSpacing/>
        <w:rPr>
          <w:rFonts w:eastAsia="Calibri"/>
        </w:rPr>
      </w:pPr>
      <w:r w:rsidRPr="12E4BECE">
        <w:rPr>
          <w:rFonts w:eastAsia="Calibri"/>
        </w:rPr>
        <w:t>0</w:t>
      </w:r>
      <w:r w:rsidR="001B2ABE">
        <w:tab/>
      </w:r>
      <w:r w:rsidRPr="12E4BECE">
        <w:rPr>
          <w:rFonts w:eastAsia="Calibri"/>
        </w:rPr>
        <w:t xml:space="preserve">No </w:t>
      </w:r>
      <w:r w:rsidRPr="12E4BECE">
        <w:rPr>
          <w:rFonts w:eastAsia="Calibri"/>
          <w:b/>
          <w:bCs/>
        </w:rPr>
        <w:t>--&gt; GO TO INTROCURSCH</w:t>
      </w:r>
    </w:p>
    <w:p w14:paraId="6FDBE26A" w14:textId="517AFF98" w:rsidR="00794D31" w:rsidRDefault="12E4BECE" w:rsidP="12E4BECE">
      <w:pPr>
        <w:spacing w:before="60" w:after="0" w:line="240" w:lineRule="auto"/>
        <w:ind w:left="720"/>
        <w:contextualSpacing/>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INTROCURSCH </w:t>
      </w:r>
    </w:p>
    <w:p w14:paraId="76AC3824" w14:textId="6C171FB2" w:rsidR="00034DFC" w:rsidRDefault="00034DFC" w:rsidP="00034DFC">
      <w:pPr>
        <w:spacing w:before="60" w:after="0" w:line="240" w:lineRule="auto"/>
        <w:contextualSpacing/>
        <w:rPr>
          <w:rFonts w:eastAsia="Calibri"/>
          <w:i/>
          <w:iCs/>
        </w:rPr>
      </w:pPr>
    </w:p>
    <w:p w14:paraId="477011FA" w14:textId="4FCFCF7D" w:rsidR="0055361F" w:rsidRDefault="00034DFC" w:rsidP="00034DFC">
      <w:pPr>
        <w:spacing w:before="60" w:after="0" w:line="240" w:lineRule="auto"/>
        <w:contextualSpacing/>
        <w:rPr>
          <w:rFonts w:eastAsia="Calibri" w:cstheme="minorHAnsi"/>
          <w:b/>
        </w:rPr>
      </w:pPr>
      <w:r>
        <w:rPr>
          <w:rFonts w:eastAsia="Calibri" w:cstheme="minorHAnsi"/>
          <w:b/>
        </w:rPr>
        <w:t>[DISPLAY PREWORKRES IF PREWORK= 1</w:t>
      </w:r>
    </w:p>
    <w:p w14:paraId="7EC994F7" w14:textId="6C914B1C" w:rsidR="00655669" w:rsidRPr="00EB3685" w:rsidRDefault="0055361F" w:rsidP="00EB3685">
      <w:pPr>
        <w:spacing w:before="60" w:after="0" w:line="240" w:lineRule="auto"/>
        <w:contextualSpacing/>
        <w:rPr>
          <w:rFonts w:eastAsia="Calibri"/>
          <w:b/>
          <w:bCs/>
          <w:i/>
          <w:iCs/>
        </w:rPr>
      </w:pPr>
      <w:r>
        <w:rPr>
          <w:rFonts w:eastAsia="Calibri" w:cstheme="minorHAnsi"/>
          <w:b/>
        </w:rPr>
        <w:t>ELSE, GO TO INTROCURSCH]</w:t>
      </w:r>
    </w:p>
    <w:p w14:paraId="1664B0EF" w14:textId="036FA19C" w:rsidR="00655669" w:rsidRPr="00AF7794" w:rsidRDefault="06059A50" w:rsidP="008B16AA">
      <w:pPr>
        <w:numPr>
          <w:ilvl w:val="0"/>
          <w:numId w:val="7"/>
        </w:numPr>
        <w:spacing w:after="0" w:line="240" w:lineRule="auto"/>
        <w:contextualSpacing/>
        <w:rPr>
          <w:rFonts w:eastAsiaTheme="minorEastAsia"/>
        </w:rPr>
      </w:pPr>
      <w:r w:rsidRPr="06059A50">
        <w:rPr>
          <w:rFonts w:eastAsia="Calibri"/>
        </w:rPr>
        <w:t xml:space="preserve"> [PREWORKRES] Thinking of your longest held occupation, did your daily responsibilities involve driving (such as a sales representative, courier, bus driver, or truck driver)?</w:t>
      </w:r>
    </w:p>
    <w:p w14:paraId="75C2B1E3" w14:textId="27BC6FBA" w:rsidR="06B3F9F9" w:rsidRDefault="12E4BECE" w:rsidP="00EB3685">
      <w:pPr>
        <w:spacing w:after="0" w:line="240" w:lineRule="auto"/>
        <w:ind w:left="720"/>
        <w:rPr>
          <w:rFonts w:eastAsia="Calibri"/>
          <w:b/>
          <w:bCs/>
        </w:rPr>
      </w:pPr>
      <w:r w:rsidRPr="12E4BECE">
        <w:rPr>
          <w:rFonts w:eastAsia="Calibri"/>
        </w:rPr>
        <w:t>1</w:t>
      </w:r>
      <w:r w:rsidR="06B3F9F9">
        <w:tab/>
      </w:r>
      <w:r w:rsidRPr="12E4BECE">
        <w:rPr>
          <w:rFonts w:eastAsia="Calibri"/>
        </w:rPr>
        <w:t xml:space="preserve">Yes </w:t>
      </w:r>
      <w:r w:rsidRPr="12E4BECE">
        <w:rPr>
          <w:rFonts w:eastAsia="Calibri"/>
          <w:b/>
          <w:bCs/>
        </w:rPr>
        <w:t>--&gt; GO TO INTROCURSCH</w:t>
      </w:r>
    </w:p>
    <w:p w14:paraId="4BA154C8" w14:textId="563A2EA0" w:rsidR="06B3F9F9" w:rsidRDefault="12E4BECE" w:rsidP="00EB3685">
      <w:pPr>
        <w:spacing w:after="0" w:line="240" w:lineRule="auto"/>
        <w:ind w:left="720"/>
        <w:rPr>
          <w:rFonts w:eastAsia="Calibri"/>
        </w:rPr>
      </w:pPr>
      <w:r w:rsidRPr="12E4BECE">
        <w:rPr>
          <w:rFonts w:eastAsia="Calibri"/>
        </w:rPr>
        <w:t>0</w:t>
      </w:r>
      <w:r w:rsidR="06B3F9F9">
        <w:tab/>
      </w:r>
      <w:r w:rsidRPr="12E4BECE">
        <w:rPr>
          <w:rFonts w:eastAsia="Calibri"/>
        </w:rPr>
        <w:t>No</w:t>
      </w:r>
      <w:r w:rsidRPr="12E4BECE">
        <w:rPr>
          <w:rFonts w:eastAsia="Calibri"/>
          <w:b/>
          <w:bCs/>
        </w:rPr>
        <w:t xml:space="preserve"> </w:t>
      </w:r>
    </w:p>
    <w:p w14:paraId="0635670B" w14:textId="10E88246" w:rsidR="06B3F9F9" w:rsidRDefault="12E4BECE" w:rsidP="00EB3685">
      <w:pPr>
        <w:spacing w:after="0" w:line="240" w:lineRule="auto"/>
        <w:ind w:left="720"/>
        <w:rPr>
          <w:rFonts w:eastAsia="Calibri"/>
        </w:rPr>
      </w:pPr>
      <w:r w:rsidRPr="12E4BECE">
        <w:rPr>
          <w:rFonts w:eastAsia="Calibri"/>
          <w:i/>
          <w:iCs/>
        </w:rPr>
        <w:t xml:space="preserve">NO RESPONSE </w:t>
      </w:r>
      <w:r w:rsidRPr="12E4BECE">
        <w:rPr>
          <w:rFonts w:eastAsia="Calibri"/>
          <w:b/>
          <w:bCs/>
          <w:i/>
          <w:iCs/>
        </w:rPr>
        <w:t>--&gt; GO TO INTROPREWORK</w:t>
      </w:r>
    </w:p>
    <w:p w14:paraId="43D5D77D" w14:textId="77777777" w:rsidR="00681487" w:rsidRDefault="00681487" w:rsidP="00EB3685">
      <w:pPr>
        <w:spacing w:after="0" w:line="240" w:lineRule="auto"/>
        <w:contextualSpacing/>
        <w:rPr>
          <w:rFonts w:eastAsia="Calibri"/>
        </w:rPr>
      </w:pPr>
    </w:p>
    <w:p w14:paraId="393F4210" w14:textId="6F2A108F" w:rsidR="0025780B" w:rsidRDefault="0025780B" w:rsidP="00EB3685">
      <w:pPr>
        <w:spacing w:after="0" w:line="240" w:lineRule="auto"/>
        <w:rPr>
          <w:rFonts w:eastAsia="Calibri"/>
          <w:b/>
          <w:bCs/>
        </w:rPr>
      </w:pPr>
      <w:r>
        <w:rPr>
          <w:rFonts w:eastAsia="Calibri"/>
          <w:b/>
          <w:bCs/>
        </w:rPr>
        <w:t>[DISPLAY INTROPREWORK IF PREWORKRES= 0 OR NR</w:t>
      </w:r>
    </w:p>
    <w:p w14:paraId="0BD0AD06" w14:textId="466A5BB6" w:rsidR="00655669" w:rsidRPr="00EB3685" w:rsidRDefault="0025780B" w:rsidP="00EB3685">
      <w:pPr>
        <w:spacing w:after="0" w:line="240" w:lineRule="auto"/>
        <w:rPr>
          <w:rFonts w:eastAsia="Calibri"/>
          <w:b/>
          <w:bCs/>
        </w:rPr>
      </w:pPr>
      <w:r>
        <w:rPr>
          <w:rFonts w:eastAsia="Calibri"/>
          <w:b/>
          <w:bCs/>
        </w:rPr>
        <w:t>ELSE, GO TO INTROCURSCH]</w:t>
      </w:r>
    </w:p>
    <w:p w14:paraId="5F8A6B89" w14:textId="477DE65D" w:rsidR="00655669" w:rsidRPr="00AF7794" w:rsidRDefault="261F090D" w:rsidP="261F090D">
      <w:pPr>
        <w:spacing w:after="0" w:line="240" w:lineRule="auto"/>
        <w:rPr>
          <w:rFonts w:eastAsia="Calibri"/>
          <w:i/>
          <w:iCs/>
        </w:rPr>
      </w:pPr>
      <w:r w:rsidRPr="261F090D">
        <w:rPr>
          <w:rFonts w:eastAsia="Calibri"/>
        </w:rPr>
        <w:t>[INTROPREWORK] The next questions are about the place where you worked for the longest time</w:t>
      </w:r>
      <w:r w:rsidRPr="261F090D">
        <w:rPr>
          <w:rFonts w:eastAsia="Calibri"/>
          <w:b/>
          <w:bCs/>
        </w:rPr>
        <w:t xml:space="preserve"> in</w:t>
      </w:r>
      <w:r w:rsidRPr="261F090D">
        <w:rPr>
          <w:rFonts w:eastAsia="Calibri"/>
        </w:rPr>
        <w:t xml:space="preserve"> the </w:t>
      </w:r>
      <w:r w:rsidRPr="261F090D">
        <w:rPr>
          <w:rFonts w:eastAsia="Calibri"/>
          <w:b/>
          <w:bCs/>
        </w:rPr>
        <w:t>past 20 years</w:t>
      </w:r>
      <w:r w:rsidRPr="261F090D">
        <w:rPr>
          <w:rFonts w:eastAsia="Calibri"/>
        </w:rPr>
        <w:t xml:space="preserve">, and your commute between the place where you worked and home. </w:t>
      </w:r>
    </w:p>
    <w:p w14:paraId="33F75BCB" w14:textId="0642CA9D" w:rsidR="261F090D" w:rsidRDefault="261F090D" w:rsidP="261F090D">
      <w:pPr>
        <w:spacing w:after="0" w:line="240" w:lineRule="auto"/>
        <w:rPr>
          <w:rFonts w:eastAsia="Calibri"/>
        </w:rPr>
      </w:pPr>
    </w:p>
    <w:p w14:paraId="4293EA8F" w14:textId="7CA140EF" w:rsidR="261F090D" w:rsidRPr="00EB3685" w:rsidRDefault="06059A50" w:rsidP="008B16AA">
      <w:pPr>
        <w:pStyle w:val="ListParagraph"/>
        <w:numPr>
          <w:ilvl w:val="0"/>
          <w:numId w:val="7"/>
        </w:numPr>
        <w:spacing w:after="0" w:line="240" w:lineRule="auto"/>
        <w:rPr>
          <w:rFonts w:eastAsia="Calibri"/>
        </w:rPr>
      </w:pPr>
      <w:r w:rsidRPr="06059A50">
        <w:rPr>
          <w:rFonts w:eastAsia="Calibri"/>
        </w:rPr>
        <w:t>[PREWORK1A] Is your current job the longest job you have had in the past 20 years?</w:t>
      </w:r>
    </w:p>
    <w:p w14:paraId="20052BD7" w14:textId="68FBCF7D" w:rsidR="261F090D" w:rsidRDefault="261F090D" w:rsidP="261F090D">
      <w:pPr>
        <w:spacing w:after="0" w:line="240" w:lineRule="auto"/>
        <w:rPr>
          <w:rFonts w:eastAsia="Calibri"/>
        </w:rPr>
      </w:pPr>
      <w:r>
        <w:tab/>
      </w:r>
      <w:r w:rsidRPr="261F090D">
        <w:rPr>
          <w:rFonts w:eastAsia="Calibri"/>
        </w:rPr>
        <w:t>1</w:t>
      </w:r>
      <w:r>
        <w:tab/>
      </w:r>
      <w:r w:rsidRPr="261F090D">
        <w:rPr>
          <w:rFonts w:eastAsia="Calibri"/>
        </w:rPr>
        <w:t xml:space="preserve">Yes </w:t>
      </w:r>
      <w:r w:rsidRPr="261F090D">
        <w:rPr>
          <w:rFonts w:eastAsia="Calibri"/>
          <w:b/>
          <w:bCs/>
        </w:rPr>
        <w:t>--&gt; GO TO INTROCURSH</w:t>
      </w:r>
    </w:p>
    <w:p w14:paraId="6302B707" w14:textId="4B00EF10" w:rsidR="261F090D" w:rsidRDefault="261F090D" w:rsidP="2FD6CAE2">
      <w:pPr>
        <w:spacing w:after="0" w:line="240" w:lineRule="auto"/>
        <w:rPr>
          <w:rFonts w:eastAsia="Calibri"/>
          <w:b/>
          <w:bCs/>
        </w:rPr>
      </w:pPr>
      <w:r>
        <w:tab/>
      </w:r>
      <w:r w:rsidR="2FD6CAE2" w:rsidRPr="2FD6CAE2">
        <w:rPr>
          <w:rFonts w:eastAsia="Calibri"/>
        </w:rPr>
        <w:t>0</w:t>
      </w:r>
      <w:r>
        <w:tab/>
      </w:r>
      <w:r w:rsidR="2FD6CAE2" w:rsidRPr="2FD6CAE2">
        <w:rPr>
          <w:rFonts w:eastAsia="Calibri"/>
        </w:rPr>
        <w:t xml:space="preserve">No, I worked longer at another job that I had within the past 20 years </w:t>
      </w:r>
      <w:r w:rsidR="2FD6CAE2" w:rsidRPr="2FD6CAE2">
        <w:rPr>
          <w:rFonts w:eastAsia="Calibri"/>
          <w:b/>
          <w:bCs/>
        </w:rPr>
        <w:t xml:space="preserve">--&gt; GO TO </w:t>
      </w:r>
      <w:r>
        <w:tab/>
      </w:r>
      <w:r>
        <w:tab/>
      </w:r>
      <w:r>
        <w:tab/>
      </w:r>
      <w:r w:rsidR="00FA077F">
        <w:tab/>
      </w:r>
      <w:r w:rsidR="2FD6CAE2" w:rsidRPr="2FD6CAE2">
        <w:rPr>
          <w:rFonts w:eastAsia="Calibri"/>
          <w:b/>
          <w:bCs/>
        </w:rPr>
        <w:t>PREWORK1B</w:t>
      </w:r>
    </w:p>
    <w:p w14:paraId="5C4C54FD" w14:textId="78887DB6" w:rsidR="00655669" w:rsidRDefault="00655669" w:rsidP="00655669">
      <w:pPr>
        <w:spacing w:after="0" w:line="240" w:lineRule="auto"/>
        <w:rPr>
          <w:rFonts w:eastAsia="Calibri" w:cstheme="minorHAnsi"/>
        </w:rPr>
      </w:pPr>
    </w:p>
    <w:p w14:paraId="274BB2D8" w14:textId="08520ADF" w:rsidR="00F4042A" w:rsidRDefault="00F4042A" w:rsidP="00655669">
      <w:pPr>
        <w:spacing w:after="0" w:line="240" w:lineRule="auto"/>
        <w:rPr>
          <w:rFonts w:eastAsia="Calibri" w:cstheme="minorHAnsi"/>
          <w:b/>
          <w:bCs/>
        </w:rPr>
      </w:pPr>
      <w:r>
        <w:rPr>
          <w:rFonts w:eastAsia="Calibri" w:cstheme="minorHAnsi"/>
          <w:b/>
          <w:bCs/>
        </w:rPr>
        <w:t xml:space="preserve">[DISPLAY PREWORK1B IF PREWORK1A= </w:t>
      </w:r>
      <w:r w:rsidR="0049210D">
        <w:rPr>
          <w:rFonts w:eastAsia="Calibri" w:cstheme="minorHAnsi"/>
          <w:b/>
          <w:bCs/>
        </w:rPr>
        <w:t>0</w:t>
      </w:r>
    </w:p>
    <w:p w14:paraId="4E77D11F" w14:textId="2DB357A5" w:rsidR="0049210D" w:rsidRPr="00EB3685" w:rsidRDefault="0049210D" w:rsidP="00655669">
      <w:pPr>
        <w:spacing w:after="0" w:line="240" w:lineRule="auto"/>
        <w:rPr>
          <w:rFonts w:eastAsia="Calibri" w:cstheme="minorHAnsi"/>
          <w:b/>
          <w:bCs/>
        </w:rPr>
      </w:pPr>
      <w:r>
        <w:rPr>
          <w:rFonts w:eastAsia="Calibri" w:cstheme="minorHAnsi"/>
          <w:b/>
          <w:bCs/>
        </w:rPr>
        <w:t>ELSE, GO TO INTROCURSCH]</w:t>
      </w:r>
    </w:p>
    <w:p w14:paraId="02CF124F" w14:textId="198C5925" w:rsidR="00705CC9" w:rsidRPr="000F6247" w:rsidRDefault="06059A50" w:rsidP="008B16AA">
      <w:pPr>
        <w:numPr>
          <w:ilvl w:val="0"/>
          <w:numId w:val="7"/>
        </w:numPr>
        <w:spacing w:after="0" w:line="240" w:lineRule="auto"/>
        <w:contextualSpacing/>
        <w:rPr>
          <w:rFonts w:eastAsia="Calibri"/>
        </w:rPr>
      </w:pPr>
      <w:r w:rsidRPr="06059A50">
        <w:rPr>
          <w:rFonts w:eastAsia="Calibri"/>
        </w:rPr>
        <w:t xml:space="preserve">[PREWORK1B] Thinking about the job you had the longest in the </w:t>
      </w:r>
      <w:r w:rsidRPr="06059A50">
        <w:rPr>
          <w:rFonts w:eastAsia="Calibri"/>
          <w:b/>
          <w:bCs/>
        </w:rPr>
        <w:t>past 20 years</w:t>
      </w:r>
      <w:r w:rsidRPr="06059A50">
        <w:rPr>
          <w:rFonts w:eastAsia="Calibri"/>
        </w:rPr>
        <w:t xml:space="preserve">, what was the name and the street address of the workplace you commuted to most often? </w:t>
      </w:r>
    </w:p>
    <w:p w14:paraId="3514B411" w14:textId="77777777" w:rsidR="00C31415" w:rsidRPr="00897A1B" w:rsidRDefault="00C31415" w:rsidP="00C31415">
      <w:pPr>
        <w:spacing w:after="0" w:line="240" w:lineRule="auto"/>
        <w:ind w:left="1440"/>
        <w:rPr>
          <w:rFonts w:eastAsia="Calibri"/>
        </w:rPr>
      </w:pPr>
      <w:r>
        <w:rPr>
          <w:rFonts w:eastAsia="Calibri"/>
        </w:rPr>
        <w:t>Name of employer/company</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4CC4EB" w14:textId="77777777" w:rsidR="00C31415" w:rsidRDefault="00C31415" w:rsidP="00C31415">
      <w:pPr>
        <w:pStyle w:val="ListParagraph"/>
        <w:spacing w:after="0" w:line="240" w:lineRule="auto"/>
        <w:ind w:firstLine="720"/>
        <w:rPr>
          <w:rFonts w:eastAsia="Calibri"/>
        </w:rPr>
      </w:pPr>
      <w:r w:rsidRPr="00A64F1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A2B55EA" w14:textId="77777777" w:rsidR="00C31415" w:rsidRDefault="00C31415" w:rsidP="00C31415">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B8BFD99" w14:textId="77777777" w:rsidR="00C31415" w:rsidRDefault="00C31415" w:rsidP="00C31415">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748CBFB4" w14:textId="77777777" w:rsidR="00C31415" w:rsidRDefault="00C31415" w:rsidP="00C31415">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6A35699" w14:textId="77777777" w:rsidR="00C31415" w:rsidRDefault="00C31415" w:rsidP="00C31415">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33E0F50" w14:textId="77777777" w:rsidR="00C31415" w:rsidRDefault="00C31415" w:rsidP="00C31415">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DE40D7" w14:textId="77777777" w:rsidR="00C31415" w:rsidRPr="00897A1B" w:rsidRDefault="00C31415" w:rsidP="00C31415">
      <w:pPr>
        <w:pStyle w:val="ListParagraph"/>
        <w:spacing w:after="0" w:line="240" w:lineRule="auto"/>
        <w:ind w:left="1440"/>
        <w:rPr>
          <w:rFonts w:eastAsia="Calibri" w:cstheme="minorHAnsi"/>
        </w:rPr>
      </w:pPr>
      <w:r>
        <w:rPr>
          <w:rFonts w:eastAsia="Calibri"/>
        </w:rPr>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2C5C412" w14:textId="6C564ACF" w:rsidR="00E36721" w:rsidRPr="00AF7794" w:rsidRDefault="000F6247" w:rsidP="00EB3685">
      <w:pPr>
        <w:spacing w:before="60" w:after="0" w:line="240" w:lineRule="auto"/>
        <w:rPr>
          <w:rFonts w:eastAsia="Calibri"/>
        </w:rPr>
      </w:pPr>
      <w:r>
        <w:tab/>
      </w:r>
      <w:r>
        <w:tab/>
      </w:r>
      <w:r w:rsidR="3824E2A9" w:rsidRPr="3824E2A9">
        <w:rPr>
          <w:rFonts w:eastAsia="Calibri"/>
          <w:i/>
          <w:iCs/>
        </w:rPr>
        <w:t xml:space="preserve">NO RESPONSE </w:t>
      </w:r>
      <w:r w:rsidR="3824E2A9" w:rsidRPr="3824E2A9">
        <w:rPr>
          <w:rFonts w:ascii="Wingdings" w:eastAsia="Wingdings" w:hAnsi="Wingdings"/>
          <w:i/>
          <w:iCs/>
        </w:rPr>
        <w:t>à</w:t>
      </w:r>
      <w:r w:rsidR="3824E2A9" w:rsidRPr="3824E2A9">
        <w:rPr>
          <w:rFonts w:eastAsia="Calibri"/>
          <w:b/>
          <w:bCs/>
          <w:i/>
          <w:iCs/>
        </w:rPr>
        <w:t xml:space="preserve"> GO TO PREWORK2</w:t>
      </w:r>
    </w:p>
    <w:p w14:paraId="52151C2A" w14:textId="7353086C" w:rsidR="3824E2A9" w:rsidRDefault="3824E2A9" w:rsidP="00FA077F">
      <w:pPr>
        <w:spacing w:before="60" w:after="0" w:line="240" w:lineRule="auto"/>
        <w:rPr>
          <w:rFonts w:eastAsia="Calibri"/>
          <w:b/>
          <w:bCs/>
        </w:rPr>
      </w:pPr>
    </w:p>
    <w:p w14:paraId="4EE0E644" w14:textId="7506F153" w:rsidR="009B35E8" w:rsidRDefault="009B35E8" w:rsidP="009B35E8">
      <w:pPr>
        <w:tabs>
          <w:tab w:val="left" w:pos="6480"/>
        </w:tabs>
        <w:spacing w:after="0" w:line="240" w:lineRule="auto"/>
        <w:rPr>
          <w:rFonts w:eastAsia="Calibri" w:cstheme="minorHAnsi"/>
          <w:b/>
        </w:rPr>
      </w:pPr>
      <w:r>
        <w:rPr>
          <w:rFonts w:eastAsia="Calibri" w:cstheme="minorHAnsi"/>
          <w:b/>
        </w:rPr>
        <w:t>[DISPLAY PREWORK2 IF (PREWORK1B: CITY, STATE, ZIP, OR COUNTRY= NR)</w:t>
      </w:r>
    </w:p>
    <w:p w14:paraId="24EEABCD" w14:textId="3E3DA338" w:rsidR="009B35E8" w:rsidRDefault="009B35E8" w:rsidP="009B35E8">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F8155D">
        <w:rPr>
          <w:rFonts w:eastAsia="Calibri" w:cstheme="minorHAnsi"/>
          <w:b/>
        </w:rPr>
        <w:t>PREWORK3</w:t>
      </w:r>
      <w:r>
        <w:rPr>
          <w:rFonts w:eastAsia="Calibri" w:cstheme="minorHAnsi"/>
          <w:b/>
        </w:rPr>
        <w:t>]</w:t>
      </w:r>
    </w:p>
    <w:p w14:paraId="305BD5DF" w14:textId="7A28DA3B" w:rsidR="00655669" w:rsidRPr="00AF7794" w:rsidRDefault="12E4BECE" w:rsidP="00FA077F">
      <w:pPr>
        <w:tabs>
          <w:tab w:val="left" w:pos="6480"/>
        </w:tabs>
        <w:spacing w:after="0" w:line="240" w:lineRule="auto"/>
        <w:rPr>
          <w:rFonts w:eastAsia="Calibri" w:cstheme="minorHAnsi"/>
          <w:b/>
        </w:rPr>
      </w:pPr>
      <w:r w:rsidRPr="12E4BECE">
        <w:rPr>
          <w:rFonts w:eastAsia="Calibri"/>
          <w:b/>
          <w:bCs/>
        </w:rPr>
        <w:t>[NOTE FOR PROGRAMMERS: ONLY FIELDS THAT WERE NOT ALREADY COMPLETED IN PREWORK1B SHOULD BE PRESENTED AS OPEN FIELDS. IF RESPONSE WAS ALREADY PROVIDED TO ANY OF THESE FIELDS IN PREWORK1B, POPULATE THE FIELD(S) AS PROTECTED, SUMMARIZED INFORMATION IN PREWORK2]</w:t>
      </w:r>
    </w:p>
    <w:p w14:paraId="1B449713" w14:textId="309832A6" w:rsidR="001F6141" w:rsidRPr="00FA077F" w:rsidRDefault="06059A50" w:rsidP="008B16AA">
      <w:pPr>
        <w:numPr>
          <w:ilvl w:val="0"/>
          <w:numId w:val="7"/>
        </w:numPr>
        <w:spacing w:after="0" w:line="240" w:lineRule="auto"/>
        <w:contextualSpacing/>
        <w:rPr>
          <w:rFonts w:eastAsia="Calibri"/>
        </w:rPr>
      </w:pPr>
      <w:r w:rsidRPr="06059A50">
        <w:rPr>
          <w:rFonts w:eastAsia="Calibri"/>
        </w:rPr>
        <w:t xml:space="preserve">[PREWORK2] </w:t>
      </w:r>
      <w:r>
        <w:t>Please provide the following information:</w:t>
      </w:r>
    </w:p>
    <w:p w14:paraId="654C0BA7" w14:textId="65370AB1" w:rsidR="001F6141" w:rsidRDefault="001F6141" w:rsidP="00FA077F">
      <w:pPr>
        <w:pStyle w:val="ListParagraph"/>
        <w:spacing w:after="0" w:line="240" w:lineRule="auto"/>
        <w:ind w:firstLine="720"/>
        <w:rPr>
          <w:rFonts w:eastAsia="Calibri"/>
        </w:rPr>
      </w:pPr>
      <w:r>
        <w:rPr>
          <w:rFonts w:eastAsia="Calibri"/>
        </w:rPr>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167F2B1" w14:textId="1F2E545D" w:rsidR="001F6141" w:rsidRDefault="001F6141" w:rsidP="001F6141">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BD62ECA" w14:textId="43A1E3C7" w:rsidR="001F6141" w:rsidRDefault="001F6141" w:rsidP="001F6141">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2CDE7F4" w14:textId="4C8A2CFA" w:rsidR="001F6141" w:rsidRDefault="001F6141" w:rsidP="001F6141">
      <w:pPr>
        <w:pStyle w:val="ListParagraph"/>
        <w:spacing w:after="0" w:line="240" w:lineRule="auto"/>
        <w:ind w:left="1440"/>
        <w:rPr>
          <w:rFonts w:eastAsia="Calibri"/>
        </w:rPr>
      </w:pPr>
      <w:r>
        <w:rPr>
          <w:rFonts w:eastAsia="Calibri"/>
        </w:rPr>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C721455" w14:textId="2924CD61" w:rsidR="008E3327" w:rsidRPr="00897A1B" w:rsidRDefault="008E3327" w:rsidP="001F6141">
      <w:pPr>
        <w:pStyle w:val="ListParagraph"/>
        <w:spacing w:after="0" w:line="240" w:lineRule="auto"/>
        <w:ind w:left="1440"/>
        <w:rPr>
          <w:rFonts w:eastAsia="Calibri" w:cstheme="minorHAnsi"/>
        </w:rPr>
      </w:pPr>
      <w:r>
        <w:rPr>
          <w:rFonts w:eastAsia="Calibri"/>
        </w:rPr>
        <w:t>77</w:t>
      </w:r>
      <w:r>
        <w:rPr>
          <w:rFonts w:eastAsia="Calibri"/>
        </w:rPr>
        <w:tab/>
        <w:t>Don’t know</w:t>
      </w:r>
    </w:p>
    <w:p w14:paraId="7717C0CA" w14:textId="77777777" w:rsidR="001F6141" w:rsidRPr="00AF7794" w:rsidRDefault="001F6141" w:rsidP="00FA077F">
      <w:pPr>
        <w:spacing w:after="0" w:line="240" w:lineRule="auto"/>
        <w:ind w:left="720"/>
        <w:contextualSpacing/>
        <w:rPr>
          <w:rFonts w:eastAsia="Calibri"/>
        </w:rPr>
      </w:pPr>
    </w:p>
    <w:p w14:paraId="5BC8FF6A" w14:textId="51980BE7" w:rsidR="005051D4" w:rsidRDefault="005051D4" w:rsidP="008058CF">
      <w:pPr>
        <w:pStyle w:val="paragraph"/>
        <w:spacing w:before="0" w:beforeAutospacing="0" w:after="0" w:afterAutospacing="0"/>
        <w:rPr>
          <w:rStyle w:val="normaltextrun"/>
          <w:rFonts w:ascii="Calibri" w:hAnsi="Calibri" w:cs="Calibri"/>
          <w:sz w:val="22"/>
          <w:szCs w:val="22"/>
        </w:rPr>
      </w:pPr>
      <w:r>
        <w:rPr>
          <w:rStyle w:val="normaltextrun"/>
          <w:rFonts w:ascii="Calibri" w:hAnsi="Calibri" w:cs="Calibri"/>
          <w:b/>
          <w:bCs/>
          <w:sz w:val="22"/>
          <w:szCs w:val="22"/>
        </w:rPr>
        <w:t>[DISPLAY PREWORK3 IF (</w:t>
      </w:r>
      <w:r w:rsidR="007B183F">
        <w:rPr>
          <w:rStyle w:val="normaltextrun"/>
          <w:rFonts w:ascii="Calibri" w:hAnsi="Calibri" w:cs="Calibri"/>
          <w:b/>
          <w:bCs/>
          <w:sz w:val="22"/>
          <w:szCs w:val="22"/>
        </w:rPr>
        <w:t>PREWORK1B</w:t>
      </w:r>
      <w:r>
        <w:rPr>
          <w:rStyle w:val="normaltextrun"/>
          <w:rFonts w:ascii="Calibri" w:hAnsi="Calibri" w:cs="Calibri"/>
          <w:b/>
          <w:bCs/>
          <w:sz w:val="22"/>
          <w:szCs w:val="22"/>
        </w:rPr>
        <w:t xml:space="preserve"> STREET NUMBER= NR AND STREET NAME= NR) AND (CITY, STATE, ZIP, AND/OR COUNTRY ARE ANSWERED IN </w:t>
      </w:r>
      <w:r w:rsidR="007B183F">
        <w:rPr>
          <w:rStyle w:val="normaltextrun"/>
          <w:rFonts w:ascii="Calibri" w:hAnsi="Calibri" w:cs="Calibri"/>
          <w:b/>
          <w:bCs/>
          <w:sz w:val="22"/>
          <w:szCs w:val="22"/>
        </w:rPr>
        <w:t>PREWORK1B</w:t>
      </w:r>
      <w:r>
        <w:rPr>
          <w:rStyle w:val="normaltextrun"/>
          <w:rFonts w:ascii="Calibri" w:hAnsi="Calibri" w:cs="Calibri"/>
          <w:b/>
          <w:bCs/>
          <w:sz w:val="22"/>
          <w:szCs w:val="22"/>
        </w:rPr>
        <w:t xml:space="preserve"> AND/OR </w:t>
      </w:r>
      <w:r w:rsidR="007B183F">
        <w:rPr>
          <w:rStyle w:val="normaltextrun"/>
          <w:rFonts w:ascii="Calibri" w:hAnsi="Calibri" w:cs="Calibri"/>
          <w:b/>
          <w:bCs/>
          <w:sz w:val="22"/>
          <w:szCs w:val="22"/>
        </w:rPr>
        <w:t>PREWORK2</w:t>
      </w:r>
      <w:r>
        <w:rPr>
          <w:rStyle w:val="normaltextrun"/>
          <w:rFonts w:ascii="Calibri" w:hAnsi="Calibri" w:cs="Calibri"/>
          <w:b/>
          <w:bCs/>
          <w:sz w:val="22"/>
          <w:szCs w:val="22"/>
        </w:rPr>
        <w:t>)</w:t>
      </w:r>
    </w:p>
    <w:p w14:paraId="01E1F839" w14:textId="41DF0518" w:rsidR="00FB7EA4" w:rsidRPr="00AF7794" w:rsidRDefault="005051D4" w:rsidP="00FA077F">
      <w:pPr>
        <w:spacing w:after="0"/>
        <w:rPr>
          <w:iCs/>
        </w:rPr>
      </w:pPr>
      <w:r w:rsidRPr="005051D4">
        <w:rPr>
          <w:rStyle w:val="normaltextrun"/>
          <w:rFonts w:ascii="Calibri" w:hAnsi="Calibri" w:cs="Calibri"/>
          <w:b/>
          <w:bCs/>
        </w:rPr>
        <w:t xml:space="preserve">ELSE, GO TO </w:t>
      </w:r>
      <w:r w:rsidR="007B183F">
        <w:rPr>
          <w:rStyle w:val="normaltextrun"/>
          <w:rFonts w:ascii="Calibri" w:hAnsi="Calibri" w:cs="Calibri"/>
          <w:b/>
          <w:bCs/>
        </w:rPr>
        <w:t>PREWORK</w:t>
      </w:r>
      <w:r w:rsidR="00977764">
        <w:rPr>
          <w:rStyle w:val="normaltextrun"/>
          <w:rFonts w:ascii="Calibri" w:hAnsi="Calibri" w:cs="Calibri"/>
          <w:b/>
          <w:bCs/>
        </w:rPr>
        <w:t>CONFIRM</w:t>
      </w:r>
      <w:r w:rsidRPr="005051D4">
        <w:rPr>
          <w:rStyle w:val="normaltextrun"/>
          <w:rFonts w:ascii="Calibri" w:hAnsi="Calibri" w:cs="Calibri"/>
          <w:b/>
          <w:bCs/>
        </w:rPr>
        <w:t>]</w:t>
      </w:r>
      <w:r w:rsidRPr="005051D4">
        <w:rPr>
          <w:rStyle w:val="eop"/>
          <w:rFonts w:ascii="Calibri" w:hAnsi="Calibri" w:cs="Calibri"/>
        </w:rPr>
        <w:t> </w:t>
      </w:r>
    </w:p>
    <w:p w14:paraId="138149FF" w14:textId="3C40CB5F" w:rsidR="00655669" w:rsidRPr="00AF7794" w:rsidRDefault="71CC2ABE" w:rsidP="008B16AA">
      <w:pPr>
        <w:pStyle w:val="ListParagraph"/>
        <w:numPr>
          <w:ilvl w:val="0"/>
          <w:numId w:val="1"/>
        </w:numPr>
        <w:spacing w:after="0"/>
      </w:pPr>
      <w:r w:rsidRPr="71CC2ABE">
        <w:rPr>
          <w:rFonts w:eastAsia="Calibri"/>
        </w:rPr>
        <w:t>[PREWORK3] Please provide the cross streets of the intersection closest to this address:</w:t>
      </w:r>
    </w:p>
    <w:p w14:paraId="6200710F" w14:textId="1FD3BF77" w:rsidR="00655669" w:rsidRDefault="00AD43B0" w:rsidP="00FA077F">
      <w:pPr>
        <w:spacing w:after="0" w:line="240" w:lineRule="auto"/>
        <w:ind w:left="1440"/>
        <w:rPr>
          <w:rFonts w:eastAsia="Calibri"/>
        </w:rPr>
      </w:pPr>
      <w:r>
        <w:rPr>
          <w:rFonts w:eastAsia="Calibri" w:cstheme="minorHAnsi"/>
        </w:rPr>
        <w:t xml:space="preserve">Full street name #1: </w:t>
      </w:r>
      <w:r w:rsidR="00B31919" w:rsidRPr="004E0102">
        <w:rPr>
          <w:rFonts w:eastAsia="Calibri"/>
        </w:rPr>
        <w:t>|_____</w:t>
      </w:r>
      <w:r w:rsidR="00B31919">
        <w:rPr>
          <w:rFonts w:eastAsia="Calibri"/>
        </w:rPr>
        <w:t>__</w:t>
      </w:r>
      <w:r w:rsidR="00B31919" w:rsidRPr="004E0102">
        <w:rPr>
          <w:rFonts w:eastAsia="Calibri"/>
        </w:rPr>
        <w:t>_|</w:t>
      </w:r>
    </w:p>
    <w:p w14:paraId="47E67BB4" w14:textId="421E0BB2" w:rsidR="00B31919" w:rsidRDefault="00B31919" w:rsidP="00FA077F">
      <w:pPr>
        <w:spacing w:after="0" w:line="240" w:lineRule="auto"/>
        <w:ind w:left="1440"/>
        <w:rPr>
          <w:rFonts w:eastAsia="Calibri"/>
        </w:rPr>
      </w:pPr>
      <w:r>
        <w:rPr>
          <w:rFonts w:eastAsia="Calibri" w:cstheme="minorHAnsi"/>
        </w:rPr>
        <w:t xml:space="preserve">Full street name #2: </w:t>
      </w:r>
      <w:r w:rsidRPr="004E0102">
        <w:rPr>
          <w:rFonts w:eastAsia="Calibri"/>
        </w:rPr>
        <w:t>|_____</w:t>
      </w:r>
      <w:r>
        <w:rPr>
          <w:rFonts w:eastAsia="Calibri"/>
        </w:rPr>
        <w:t>__</w:t>
      </w:r>
      <w:r w:rsidRPr="004E0102">
        <w:rPr>
          <w:rFonts w:eastAsia="Calibri"/>
        </w:rPr>
        <w:t>_|</w:t>
      </w:r>
    </w:p>
    <w:p w14:paraId="45FE39D8" w14:textId="38E12FEF" w:rsidR="00655669" w:rsidRPr="00FA077F" w:rsidRDefault="00C07DBF" w:rsidP="00FA077F">
      <w:pPr>
        <w:spacing w:after="0" w:line="240" w:lineRule="auto"/>
        <w:ind w:left="1440"/>
        <w:rPr>
          <w:rFonts w:eastAsia="Calibri" w:cstheme="minorHAnsi"/>
        </w:rPr>
      </w:pPr>
      <w:r>
        <w:rPr>
          <w:rFonts w:eastAsia="Calibri" w:cstheme="minorHAnsi"/>
        </w:rPr>
        <w:t>77</w:t>
      </w:r>
      <w:r>
        <w:rPr>
          <w:rFonts w:eastAsia="Calibri" w:cstheme="minorHAnsi"/>
        </w:rPr>
        <w:tab/>
        <w:t>Don’t know</w:t>
      </w:r>
    </w:p>
    <w:p w14:paraId="44FDF4CD" w14:textId="31BDB80D" w:rsidR="00655669" w:rsidRPr="00AF7794" w:rsidRDefault="71CC2ABE" w:rsidP="00FA077F">
      <w:pPr>
        <w:spacing w:before="60" w:after="0" w:line="240" w:lineRule="auto"/>
        <w:ind w:left="1080" w:firstLine="36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PREWORKCONFIRM</w:t>
      </w:r>
    </w:p>
    <w:p w14:paraId="5DA53470" w14:textId="77777777" w:rsidR="00655669" w:rsidRPr="00AF7794" w:rsidRDefault="00655669" w:rsidP="00655669">
      <w:pPr>
        <w:spacing w:after="0" w:line="240" w:lineRule="auto"/>
        <w:rPr>
          <w:rFonts w:eastAsia="Calibri" w:cstheme="minorHAnsi"/>
          <w:b/>
        </w:rPr>
      </w:pPr>
    </w:p>
    <w:p w14:paraId="646550BF" w14:textId="36631256" w:rsidR="00D828F6" w:rsidRPr="00AF7794" w:rsidRDefault="12E4BECE" w:rsidP="008B16AA">
      <w:pPr>
        <w:pStyle w:val="ListParagraph"/>
        <w:numPr>
          <w:ilvl w:val="0"/>
          <w:numId w:val="3"/>
        </w:numPr>
        <w:spacing w:after="0" w:line="240" w:lineRule="auto"/>
        <w:rPr>
          <w:rFonts w:eastAsia="Calibri"/>
        </w:rPr>
      </w:pPr>
      <w:r>
        <w:t>[PREWORKCONFIRM] Here is the information you gave us for this location: [Insert PREWORK1B – PREWORK3</w:t>
      </w:r>
      <w:r w:rsidR="004B1EFE">
        <w:t>/this address</w:t>
      </w:r>
      <w:r>
        <w:t>]</w:t>
      </w:r>
    </w:p>
    <w:p w14:paraId="1DD7A301" w14:textId="77777777" w:rsidR="00D828F6" w:rsidRPr="00AF7794" w:rsidRDefault="00D828F6" w:rsidP="00D828F6">
      <w:pPr>
        <w:tabs>
          <w:tab w:val="left" w:pos="8145"/>
        </w:tabs>
        <w:spacing w:after="0" w:line="240" w:lineRule="auto"/>
        <w:rPr>
          <w:rFonts w:eastAsia="Calibri" w:cstheme="minorHAnsi"/>
        </w:rPr>
      </w:pPr>
      <w:r w:rsidRPr="00AF7794">
        <w:rPr>
          <w:rFonts w:eastAsia="Calibri" w:cstheme="minorHAnsi"/>
        </w:rPr>
        <w:tab/>
      </w:r>
    </w:p>
    <w:p w14:paraId="2A9C509D" w14:textId="335CDBEE" w:rsidR="3824E2A9" w:rsidRDefault="2FD6CAE2" w:rsidP="2FD6CAE2">
      <w:pPr>
        <w:spacing w:after="0" w:line="240" w:lineRule="auto"/>
        <w:ind w:left="360"/>
        <w:rPr>
          <w:rFonts w:eastAsia="Calibri"/>
        </w:rPr>
      </w:pPr>
      <w:r w:rsidRPr="2FD6CAE2">
        <w:rPr>
          <w:rFonts w:eastAsia="Calibri"/>
        </w:rPr>
        <w:t xml:space="preserve">If this information is </w:t>
      </w:r>
      <w:r w:rsidRPr="2FD6CAE2">
        <w:rPr>
          <w:rFonts w:eastAsia="Calibri"/>
          <w:b/>
          <w:bCs/>
        </w:rPr>
        <w:t>not</w:t>
      </w:r>
      <w:r w:rsidRPr="2FD6CAE2">
        <w:rPr>
          <w:rFonts w:eastAsia="Calibri"/>
        </w:rPr>
        <w:t xml:space="preserve"> correct, please click the “Back” button to edit your answers before moving on. </w:t>
      </w:r>
    </w:p>
    <w:p w14:paraId="10629266" w14:textId="77777777" w:rsidR="00D828F6" w:rsidRPr="00AF7794" w:rsidRDefault="00D828F6" w:rsidP="00D828F6">
      <w:pPr>
        <w:pStyle w:val="ListParagraph"/>
        <w:spacing w:after="0" w:line="240" w:lineRule="auto"/>
        <w:ind w:left="360"/>
        <w:rPr>
          <w:rFonts w:eastAsia="Calibri" w:cstheme="minorHAnsi"/>
        </w:rPr>
      </w:pPr>
    </w:p>
    <w:p w14:paraId="6E51F617" w14:textId="49863E6A" w:rsidR="00655669" w:rsidRPr="00AF7794" w:rsidRDefault="12E4BECE" w:rsidP="008B16AA">
      <w:pPr>
        <w:pStyle w:val="ListParagraph"/>
        <w:numPr>
          <w:ilvl w:val="0"/>
          <w:numId w:val="2"/>
        </w:numPr>
        <w:spacing w:after="0" w:line="240" w:lineRule="auto"/>
        <w:rPr>
          <w:rFonts w:eastAsia="Calibri"/>
        </w:rPr>
      </w:pPr>
      <w:r w:rsidRPr="12E4BECE">
        <w:rPr>
          <w:rFonts w:eastAsia="Calibri"/>
        </w:rPr>
        <w:t xml:space="preserve">[PREWORKYR1] What year did you </w:t>
      </w:r>
      <w:r w:rsidRPr="12E4BECE">
        <w:rPr>
          <w:rFonts w:eastAsia="Calibri"/>
          <w:b/>
          <w:bCs/>
        </w:rPr>
        <w:t>start</w:t>
      </w:r>
      <w:r w:rsidRPr="12E4BECE">
        <w:rPr>
          <w:rFonts w:eastAsia="Calibri"/>
        </w:rPr>
        <w:t xml:space="preserve"> commuting to </w:t>
      </w:r>
      <w:r w:rsidRPr="12E4BECE">
        <w:rPr>
          <w:rFonts w:eastAsia="Calibri"/>
          <w:b/>
          <w:bCs/>
        </w:rPr>
        <w:t>[insert address from PREWORK1B – PREWORK3/this address]?</w:t>
      </w:r>
    </w:p>
    <w:p w14:paraId="0B95748F" w14:textId="77777777" w:rsidR="00655669" w:rsidRPr="00AF7794" w:rsidRDefault="00655669" w:rsidP="71CC2ABE">
      <w:pPr>
        <w:spacing w:before="120" w:after="0" w:line="240" w:lineRule="auto"/>
        <w:ind w:left="720"/>
        <w:rPr>
          <w:rFonts w:eastAsia="Calibri"/>
        </w:rPr>
      </w:pPr>
      <w:r w:rsidRPr="00AF7794">
        <w:rPr>
          <w:rFonts w:eastAsia="Calibri" w:cstheme="minorHAnsi"/>
        </w:rPr>
        <w:tab/>
      </w:r>
      <w:r w:rsidRPr="71CC2ABE">
        <w:rPr>
          <w:rFonts w:eastAsia="Calibri"/>
        </w:rPr>
        <w:t xml:space="preserve">|__|__|__|__| Year started commuting to this address </w:t>
      </w:r>
    </w:p>
    <w:p w14:paraId="044542AD" w14:textId="6E4404C3" w:rsidR="00655669" w:rsidRPr="00AF7794" w:rsidRDefault="71CC2ABE" w:rsidP="00FA077F">
      <w:pPr>
        <w:spacing w:before="120"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PREWORKYR2</w:t>
      </w:r>
    </w:p>
    <w:p w14:paraId="7E33B794" w14:textId="77777777" w:rsidR="004674A7" w:rsidRPr="00AF7794" w:rsidRDefault="004674A7" w:rsidP="004674A7">
      <w:pPr>
        <w:spacing w:before="60" w:after="0" w:line="240" w:lineRule="auto"/>
        <w:contextualSpacing/>
        <w:rPr>
          <w:rFonts w:eastAsia="Calibri" w:cstheme="minorHAnsi"/>
        </w:rPr>
      </w:pPr>
    </w:p>
    <w:p w14:paraId="0636F04C" w14:textId="1C6B5203" w:rsidR="00DC281F" w:rsidRPr="004F1C86" w:rsidRDefault="12E4BECE" w:rsidP="008B16AA">
      <w:pPr>
        <w:numPr>
          <w:ilvl w:val="0"/>
          <w:numId w:val="2"/>
        </w:numPr>
        <w:spacing w:after="0" w:line="240" w:lineRule="auto"/>
        <w:contextualSpacing/>
        <w:rPr>
          <w:rFonts w:eastAsia="Calibri"/>
        </w:rPr>
      </w:pPr>
      <w:r w:rsidRPr="12E4BECE">
        <w:rPr>
          <w:rFonts w:eastAsia="Calibri"/>
        </w:rPr>
        <w:t xml:space="preserve"> [PREWORKYR2] What year did you </w:t>
      </w:r>
      <w:r w:rsidRPr="12E4BECE">
        <w:rPr>
          <w:rFonts w:eastAsia="Calibri"/>
          <w:b/>
          <w:bCs/>
        </w:rPr>
        <w:t>last</w:t>
      </w:r>
      <w:r w:rsidRPr="12E4BECE">
        <w:rPr>
          <w:rFonts w:eastAsia="Calibri"/>
        </w:rPr>
        <w:t xml:space="preserve"> commute to [PREWORK1B – PREWORK3/this address]?</w:t>
      </w:r>
    </w:p>
    <w:p w14:paraId="2A2D70ED" w14:textId="04AD5660" w:rsidR="00655669" w:rsidRPr="00AF7794" w:rsidRDefault="00655669" w:rsidP="00B60B3A">
      <w:pPr>
        <w:spacing w:after="0" w:line="240" w:lineRule="auto"/>
        <w:ind w:left="720"/>
        <w:rPr>
          <w:rFonts w:eastAsia="Calibri"/>
        </w:rPr>
      </w:pPr>
      <w:r w:rsidRPr="00AF7794">
        <w:rPr>
          <w:rFonts w:eastAsia="Calibri" w:cstheme="minorHAnsi"/>
        </w:rPr>
        <w:tab/>
      </w:r>
      <w:r w:rsidRPr="71CC2ABE">
        <w:rPr>
          <w:rFonts w:eastAsia="Calibri"/>
        </w:rPr>
        <w:t xml:space="preserve">|__|__|__|__| Year stopped commuting to this address </w:t>
      </w:r>
    </w:p>
    <w:p w14:paraId="40ECE1CD" w14:textId="701E031A" w:rsidR="004674A7" w:rsidRPr="00AF7794" w:rsidRDefault="71CC2ABE" w:rsidP="00FA077F">
      <w:pPr>
        <w:spacing w:before="120"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PREWORKT1</w:t>
      </w:r>
    </w:p>
    <w:p w14:paraId="606F5E91" w14:textId="77777777" w:rsidR="00655669" w:rsidRPr="00AF7794" w:rsidRDefault="00655669" w:rsidP="00655669">
      <w:pPr>
        <w:spacing w:after="0" w:line="240" w:lineRule="auto"/>
        <w:rPr>
          <w:rFonts w:eastAsia="Calibri" w:cstheme="minorHAnsi"/>
        </w:rPr>
      </w:pPr>
    </w:p>
    <w:p w14:paraId="2B8BDA96" w14:textId="2E7A826F" w:rsidR="00655669" w:rsidRPr="00AF7794" w:rsidRDefault="12E4BECE" w:rsidP="008B16AA">
      <w:pPr>
        <w:numPr>
          <w:ilvl w:val="0"/>
          <w:numId w:val="2"/>
        </w:numPr>
        <w:spacing w:after="120" w:line="240" w:lineRule="auto"/>
        <w:contextualSpacing/>
        <w:rPr>
          <w:rFonts w:eastAsia="Calibri"/>
        </w:rPr>
      </w:pPr>
      <w:r w:rsidRPr="12E4BECE">
        <w:rPr>
          <w:rFonts w:eastAsia="Calibri"/>
        </w:rPr>
        <w:t>[PREWORKT1] What type(s) of transportation did you</w:t>
      </w:r>
      <w:r w:rsidRPr="12E4BECE">
        <w:rPr>
          <w:rFonts w:eastAsia="Calibri"/>
          <w:b/>
          <w:bCs/>
        </w:rPr>
        <w:t xml:space="preserve"> </w:t>
      </w:r>
      <w:r w:rsidRPr="12E4BECE">
        <w:rPr>
          <w:rFonts w:eastAsia="Calibri"/>
        </w:rPr>
        <w:t>use to get from your home to [insert address from PREWORK1B – PREWORK3/this address]? Select all that apply.</w:t>
      </w:r>
    </w:p>
    <w:p w14:paraId="2F4D7446" w14:textId="5229CDF7" w:rsidR="00655669" w:rsidRPr="00AF7794" w:rsidRDefault="00655669" w:rsidP="71CC2ABE">
      <w:pPr>
        <w:spacing w:before="60" w:after="0" w:line="240" w:lineRule="auto"/>
        <w:rPr>
          <w:rFonts w:eastAsia="Calibri"/>
        </w:rPr>
      </w:pPr>
      <w:r w:rsidRPr="00AF7794">
        <w:rPr>
          <w:rFonts w:eastAsia="Calibri" w:cstheme="minorHAnsi"/>
        </w:rPr>
        <w:tab/>
      </w:r>
      <w:r w:rsidR="00134164" w:rsidRPr="71CC2ABE">
        <w:rPr>
          <w:rFonts w:eastAsia="Calibri"/>
        </w:rPr>
        <w:t>0</w:t>
      </w:r>
      <w:r>
        <w:tab/>
      </w:r>
      <w:r w:rsidRPr="71CC2ABE">
        <w:rPr>
          <w:rFonts w:eastAsia="Calibri"/>
        </w:rPr>
        <w:t>Car, van, or truck (includes carpools or van pools)</w:t>
      </w:r>
    </w:p>
    <w:p w14:paraId="49727BB8" w14:textId="3AC6FFA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1</w:t>
      </w:r>
      <w:r w:rsidRPr="00AF7794">
        <w:rPr>
          <w:rFonts w:eastAsia="Calibri" w:cstheme="minorHAnsi"/>
        </w:rPr>
        <w:tab/>
      </w:r>
      <w:r w:rsidRPr="7DFB0838">
        <w:rPr>
          <w:rFonts w:eastAsia="Calibri"/>
        </w:rPr>
        <w:t>Taxicab (includes Uber, Lyft, or hired car)</w:t>
      </w:r>
    </w:p>
    <w:p w14:paraId="480116F6" w14:textId="5A29441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2</w:t>
      </w:r>
      <w:r w:rsidRPr="00AF7794">
        <w:rPr>
          <w:rFonts w:eastAsia="Calibri" w:cstheme="minorHAnsi"/>
        </w:rPr>
        <w:tab/>
      </w:r>
      <w:r w:rsidRPr="71CC2ABE">
        <w:rPr>
          <w:rFonts w:eastAsia="Calibri"/>
        </w:rPr>
        <w:t>Motorcycle</w:t>
      </w:r>
    </w:p>
    <w:p w14:paraId="6CDAC264" w14:textId="67308D0C"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3</w:t>
      </w:r>
      <w:r w:rsidRPr="00AF7794">
        <w:rPr>
          <w:rFonts w:eastAsia="Calibri" w:cstheme="minorHAnsi"/>
        </w:rPr>
        <w:tab/>
      </w:r>
      <w:r w:rsidRPr="71CC2ABE">
        <w:rPr>
          <w:rFonts w:eastAsia="Calibri"/>
        </w:rPr>
        <w:t>Bus or streetcar/trolley, light rail/trolley</w:t>
      </w:r>
    </w:p>
    <w:p w14:paraId="1F606D2B" w14:textId="7181F2BA"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4</w:t>
      </w:r>
      <w:r w:rsidRPr="00AF7794">
        <w:rPr>
          <w:rFonts w:eastAsia="Calibri" w:cstheme="minorHAnsi"/>
        </w:rPr>
        <w:tab/>
      </w:r>
      <w:r w:rsidRPr="71CC2ABE">
        <w:rPr>
          <w:rFonts w:eastAsia="Calibri"/>
        </w:rPr>
        <w:t>Commuter rail, subway, metro</w:t>
      </w:r>
    </w:p>
    <w:p w14:paraId="5148C165" w14:textId="2754E3F7"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5</w:t>
      </w:r>
      <w:r w:rsidRPr="00AF7794">
        <w:rPr>
          <w:rFonts w:eastAsia="Calibri" w:cstheme="minorHAnsi"/>
        </w:rPr>
        <w:tab/>
      </w:r>
      <w:r w:rsidRPr="71CC2ABE">
        <w:rPr>
          <w:rFonts w:eastAsia="Calibri"/>
        </w:rPr>
        <w:t>Bicycle</w:t>
      </w:r>
    </w:p>
    <w:p w14:paraId="6F301110" w14:textId="48E70F92"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6</w:t>
      </w:r>
      <w:r w:rsidRPr="00AF7794">
        <w:rPr>
          <w:rFonts w:eastAsia="Calibri" w:cstheme="minorHAnsi"/>
        </w:rPr>
        <w:tab/>
      </w:r>
      <w:r w:rsidRPr="71CC2ABE">
        <w:rPr>
          <w:rFonts w:eastAsia="Calibri"/>
        </w:rPr>
        <w:t>Walking</w:t>
      </w:r>
    </w:p>
    <w:p w14:paraId="475F31FE" w14:textId="48E2C68D" w:rsidR="004674A7" w:rsidRPr="00AF7794" w:rsidRDefault="00655669" w:rsidP="71CC2ABE">
      <w:pPr>
        <w:spacing w:before="60" w:after="0" w:line="240" w:lineRule="auto"/>
        <w:rPr>
          <w:rFonts w:eastAsia="Calibri"/>
        </w:rPr>
      </w:pPr>
      <w:r w:rsidRPr="00AF7794">
        <w:rPr>
          <w:rFonts w:eastAsia="Calibri" w:cstheme="minorHAnsi"/>
        </w:rPr>
        <w:lastRenderedPageBreak/>
        <w:tab/>
      </w:r>
      <w:r w:rsidR="00306244" w:rsidRPr="71CC2ABE">
        <w:rPr>
          <w:rFonts w:eastAsia="Calibri"/>
        </w:rPr>
        <w:t>55</w:t>
      </w:r>
      <w:r w:rsidRPr="00AF7794">
        <w:rPr>
          <w:rFonts w:eastAsia="Calibri" w:cstheme="minorHAnsi"/>
        </w:rPr>
        <w:tab/>
      </w:r>
      <w:r w:rsidR="00DC281F" w:rsidRPr="71CC2ABE">
        <w:rPr>
          <w:rFonts w:eastAsia="Calibri"/>
        </w:rPr>
        <w:t>Other: Please describe</w:t>
      </w:r>
      <w:r w:rsidRPr="71CC2ABE">
        <w:rPr>
          <w:rFonts w:eastAsia="Calibri"/>
        </w:rPr>
        <w:t xml:space="preserve"> </w:t>
      </w:r>
      <w:r w:rsidR="005F0507" w:rsidRPr="71CC2ABE">
        <w:rPr>
          <w:rFonts w:eastAsia="Calibri"/>
        </w:rPr>
        <w:t>[text box]</w:t>
      </w:r>
    </w:p>
    <w:p w14:paraId="027DB7DF" w14:textId="041C9326" w:rsidR="004674A7" w:rsidRPr="00AF7794" w:rsidRDefault="71CC2ABE" w:rsidP="71CC2ABE">
      <w:pPr>
        <w:spacing w:before="60" w:after="0" w:line="240" w:lineRule="auto"/>
        <w:ind w:left="720"/>
        <w:rPr>
          <w:rFonts w:eastAsia="Calibri"/>
        </w:rPr>
      </w:pPr>
      <w:r w:rsidRPr="71CC2ABE">
        <w:rPr>
          <w:rFonts w:eastAsia="Calibri"/>
        </w:rPr>
        <w:t xml:space="preserve">          </w:t>
      </w: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PREWORKT3</w:t>
      </w:r>
    </w:p>
    <w:p w14:paraId="772637EC" w14:textId="3FC48821" w:rsidR="00655669" w:rsidRDefault="71CC2ABE" w:rsidP="00655669">
      <w:pPr>
        <w:spacing w:before="60" w:after="0" w:line="240" w:lineRule="auto"/>
        <w:rPr>
          <w:rFonts w:eastAsia="Calibri" w:cstheme="minorHAnsi"/>
        </w:rPr>
      </w:pPr>
      <w:r w:rsidRPr="71CC2ABE">
        <w:rPr>
          <w:rFonts w:eastAsia="Calibri"/>
          <w:i/>
          <w:iCs/>
        </w:rPr>
        <w:t>[Informational text if “type(s) of transportation” is selected:</w:t>
      </w:r>
      <w:r w:rsidRPr="71CC2ABE">
        <w:rPr>
          <w:rFonts w:eastAsia="Calibri"/>
        </w:rPr>
        <w:t xml:space="preserve"> If you changed the type of transportation that you used during the time that you commuted to this place of work, answer based on the type(s) of transportation you used most often.]</w:t>
      </w:r>
    </w:p>
    <w:p w14:paraId="670068D3" w14:textId="77777777" w:rsidR="0084538B" w:rsidRDefault="0084538B" w:rsidP="00FA077F">
      <w:pPr>
        <w:spacing w:after="0" w:line="240" w:lineRule="auto"/>
        <w:rPr>
          <w:rFonts w:eastAsia="Calibri" w:cstheme="minorHAnsi"/>
          <w:b/>
          <w:bCs/>
        </w:rPr>
      </w:pPr>
    </w:p>
    <w:p w14:paraId="6675BBB6" w14:textId="24B8F7A0" w:rsidR="000B675D" w:rsidRDefault="000B675D" w:rsidP="00655669">
      <w:pPr>
        <w:spacing w:before="60" w:after="0" w:line="240" w:lineRule="auto"/>
        <w:rPr>
          <w:rFonts w:eastAsia="Calibri" w:cstheme="minorHAnsi"/>
          <w:b/>
          <w:bCs/>
        </w:rPr>
      </w:pPr>
      <w:r>
        <w:rPr>
          <w:rFonts w:eastAsia="Calibri" w:cstheme="minorHAnsi"/>
          <w:b/>
          <w:bCs/>
        </w:rPr>
        <w:t xml:space="preserve">[DISPLAY PREWORKT2 IF </w:t>
      </w:r>
      <w:r w:rsidR="00F7250F">
        <w:rPr>
          <w:rFonts w:eastAsia="Calibri" w:cstheme="minorHAnsi"/>
          <w:b/>
          <w:bCs/>
        </w:rPr>
        <w:t>(PREWORKT1= 0-6, 55)</w:t>
      </w:r>
    </w:p>
    <w:p w14:paraId="7DCEAB64" w14:textId="4F9171AA" w:rsidR="00F7250F" w:rsidRPr="00FA077F" w:rsidRDefault="00F7250F" w:rsidP="00FA077F">
      <w:pPr>
        <w:spacing w:after="0" w:line="240" w:lineRule="auto"/>
        <w:rPr>
          <w:rFonts w:eastAsia="Calibri" w:cstheme="minorHAnsi"/>
          <w:b/>
          <w:bCs/>
        </w:rPr>
      </w:pPr>
      <w:r>
        <w:rPr>
          <w:rFonts w:eastAsia="Calibri" w:cstheme="minorHAnsi"/>
          <w:b/>
          <w:bCs/>
        </w:rPr>
        <w:t>ELSE, GO TO PREWORKT3]</w:t>
      </w:r>
    </w:p>
    <w:p w14:paraId="72640C97" w14:textId="4413460B" w:rsidR="00655669" w:rsidRPr="006C111A" w:rsidRDefault="12E4BECE" w:rsidP="008B16AA">
      <w:pPr>
        <w:numPr>
          <w:ilvl w:val="0"/>
          <w:numId w:val="2"/>
        </w:numPr>
        <w:spacing w:after="0" w:line="240" w:lineRule="auto"/>
        <w:contextualSpacing/>
        <w:rPr>
          <w:rFonts w:eastAsia="Calibri" w:cstheme="minorHAnsi"/>
        </w:rPr>
      </w:pPr>
      <w:r w:rsidRPr="12E4BECE">
        <w:rPr>
          <w:rFonts w:eastAsia="Calibri"/>
        </w:rPr>
        <w:t xml:space="preserve">[PREWORKT2] Thinking about the </w:t>
      </w:r>
      <w:r w:rsidRPr="12E4BECE">
        <w:rPr>
          <w:rFonts w:eastAsia="Calibri"/>
          <w:b/>
          <w:bCs/>
        </w:rPr>
        <w:t xml:space="preserve">one-way </w:t>
      </w:r>
      <w:r w:rsidRPr="12E4BECE">
        <w:rPr>
          <w:rFonts w:eastAsia="Calibri"/>
        </w:rPr>
        <w:t>trip from your home to [insert address from PREWORK1B – PREWORK3/this address] on a usual workday, about how much time did you usually</w:t>
      </w:r>
      <w:r w:rsidRPr="12E4BECE">
        <w:rPr>
          <w:rFonts w:eastAsia="Calibri"/>
          <w:b/>
          <w:bCs/>
        </w:rPr>
        <w:t xml:space="preserve"> </w:t>
      </w:r>
      <w:r w:rsidRPr="12E4BECE">
        <w:rPr>
          <w:rFonts w:eastAsia="Calibri"/>
        </w:rPr>
        <w:t xml:space="preserve">spend in each type of transportation? </w:t>
      </w:r>
    </w:p>
    <w:p w14:paraId="286E6CA6" w14:textId="721F6727" w:rsidR="154933FC" w:rsidRDefault="154933FC" w:rsidP="154933FC">
      <w:pPr>
        <w:rPr>
          <w:i/>
          <w:iCs/>
        </w:rPr>
      </w:pPr>
      <w:r w:rsidRPr="154933FC">
        <w:rPr>
          <w:i/>
          <w:iCs/>
        </w:rPr>
        <w:t>[NOTE TO RESEARCHERS: PREWORKT2A-H ARE PROGRAMMED AS A GRID, BUT DISPLAYED AS MULTIPLE-CHOICE QUESTIONS ON SAME SCREEN]</w:t>
      </w:r>
    </w:p>
    <w:tbl>
      <w:tblPr>
        <w:tblStyle w:val="TableGrid421"/>
        <w:tblW w:w="10576" w:type="dxa"/>
        <w:tblInd w:w="-450" w:type="dxa"/>
        <w:tblLook w:val="04A0" w:firstRow="1" w:lastRow="0" w:firstColumn="1" w:lastColumn="0" w:noHBand="0" w:noVBand="1"/>
      </w:tblPr>
      <w:tblGrid>
        <w:gridCol w:w="5490"/>
        <w:gridCol w:w="1350"/>
        <w:gridCol w:w="990"/>
        <w:gridCol w:w="991"/>
        <w:gridCol w:w="726"/>
        <w:gridCol w:w="1029"/>
      </w:tblGrid>
      <w:tr w:rsidR="00AF7794" w:rsidRPr="00AF7794" w14:paraId="139EBF68" w14:textId="77777777" w:rsidTr="00FA077F">
        <w:tc>
          <w:tcPr>
            <w:tcW w:w="5490" w:type="dxa"/>
            <w:tcBorders>
              <w:top w:val="nil"/>
              <w:left w:val="nil"/>
              <w:bottom w:val="single" w:sz="4" w:space="0" w:color="auto"/>
            </w:tcBorders>
            <w:tcMar>
              <w:top w:w="72" w:type="dxa"/>
              <w:left w:w="115" w:type="dxa"/>
              <w:bottom w:w="72" w:type="dxa"/>
              <w:right w:w="115" w:type="dxa"/>
            </w:tcMar>
            <w:vAlign w:val="center"/>
          </w:tcPr>
          <w:p w14:paraId="0343EBE7" w14:textId="3CBEE39B" w:rsidR="00655669" w:rsidRPr="00AF7794" w:rsidRDefault="00527A14" w:rsidP="00DC281F">
            <w:pPr>
              <w:jc w:val="center"/>
              <w:rPr>
                <w:rFonts w:eastAsia="Calibri" w:cstheme="minorHAnsi"/>
              </w:rPr>
            </w:pPr>
            <w:r w:rsidRPr="00AF7794">
              <w:rPr>
                <w:rFonts w:eastAsia="Calibri" w:cstheme="minorHAnsi"/>
                <w:b/>
              </w:rPr>
              <w:t>[</w:t>
            </w:r>
            <w:r w:rsidR="00655669" w:rsidRPr="00AF7794">
              <w:rPr>
                <w:rFonts w:eastAsia="Calibri" w:cstheme="minorHAnsi"/>
                <w:b/>
              </w:rPr>
              <w:t xml:space="preserve">Display rows ONLY for responses marked in </w:t>
            </w:r>
            <w:r w:rsidR="00DC281F" w:rsidRPr="00AF7794">
              <w:rPr>
                <w:rFonts w:eastAsia="Calibri" w:cstheme="minorHAnsi"/>
                <w:b/>
              </w:rPr>
              <w:t>PREWORKT1</w:t>
            </w:r>
            <w:r w:rsidRPr="00AF7794">
              <w:rPr>
                <w:rFonts w:eastAsia="Calibri" w:cstheme="minorHAnsi"/>
                <w:b/>
              </w:rPr>
              <w:t>]</w:t>
            </w:r>
            <w:r w:rsidR="00655669" w:rsidRPr="00AF7794" w:rsidDel="008255D8">
              <w:rPr>
                <w:rFonts w:eastAsia="Calibri" w:cstheme="minorHAnsi"/>
              </w:rPr>
              <w:t xml:space="preserve"> </w:t>
            </w:r>
          </w:p>
        </w:tc>
        <w:tc>
          <w:tcPr>
            <w:tcW w:w="1350" w:type="dxa"/>
            <w:tcBorders>
              <w:bottom w:val="single" w:sz="4" w:space="0" w:color="auto"/>
            </w:tcBorders>
            <w:tcMar>
              <w:top w:w="72" w:type="dxa"/>
              <w:left w:w="115" w:type="dxa"/>
              <w:bottom w:w="72" w:type="dxa"/>
              <w:right w:w="115" w:type="dxa"/>
            </w:tcMar>
          </w:tcPr>
          <w:p w14:paraId="5FBDB7E3" w14:textId="6B92A8AE" w:rsidR="00655669" w:rsidRPr="00AF7794" w:rsidRDefault="154933FC" w:rsidP="154933FC">
            <w:pPr>
              <w:jc w:val="center"/>
              <w:rPr>
                <w:rFonts w:eastAsia="Calibri"/>
              </w:rPr>
            </w:pPr>
            <w:r w:rsidRPr="154933FC">
              <w:rPr>
                <w:rFonts w:eastAsia="Calibri"/>
              </w:rPr>
              <w:t xml:space="preserve"> 15 minutes or less</w:t>
            </w:r>
          </w:p>
        </w:tc>
        <w:tc>
          <w:tcPr>
            <w:tcW w:w="990" w:type="dxa"/>
            <w:tcBorders>
              <w:bottom w:val="single" w:sz="4" w:space="0" w:color="auto"/>
            </w:tcBorders>
          </w:tcPr>
          <w:p w14:paraId="0C445770" w14:textId="4ADB9096" w:rsidR="00655669" w:rsidRPr="00AF7794" w:rsidRDefault="154933FC" w:rsidP="154933FC">
            <w:pPr>
              <w:jc w:val="center"/>
              <w:rPr>
                <w:rFonts w:eastAsia="Calibri"/>
              </w:rPr>
            </w:pPr>
            <w:r w:rsidRPr="154933FC">
              <w:rPr>
                <w:rFonts w:eastAsia="Calibri"/>
              </w:rPr>
              <w:t>16 to 30 minutes</w:t>
            </w:r>
          </w:p>
        </w:tc>
        <w:tc>
          <w:tcPr>
            <w:tcW w:w="991" w:type="dxa"/>
            <w:tcBorders>
              <w:bottom w:val="single" w:sz="4" w:space="0" w:color="auto"/>
            </w:tcBorders>
          </w:tcPr>
          <w:p w14:paraId="34DB113F" w14:textId="6446AD9F" w:rsidR="00655669"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53316225" w14:textId="67249F0D" w:rsidR="00655669" w:rsidRPr="00AF7794" w:rsidRDefault="154933FC" w:rsidP="154933FC">
            <w:pPr>
              <w:jc w:val="center"/>
              <w:rPr>
                <w:rFonts w:eastAsia="Calibri"/>
              </w:rPr>
            </w:pPr>
            <w:r w:rsidRPr="154933FC">
              <w:rPr>
                <w:rFonts w:eastAsia="Calibri"/>
              </w:rPr>
              <w:t>1 hour</w:t>
            </w:r>
          </w:p>
        </w:tc>
        <w:tc>
          <w:tcPr>
            <w:tcW w:w="1029" w:type="dxa"/>
            <w:tcBorders>
              <w:bottom w:val="single" w:sz="4" w:space="0" w:color="auto"/>
            </w:tcBorders>
            <w:tcMar>
              <w:top w:w="72" w:type="dxa"/>
              <w:left w:w="115" w:type="dxa"/>
              <w:bottom w:w="72" w:type="dxa"/>
              <w:right w:w="115" w:type="dxa"/>
            </w:tcMar>
          </w:tcPr>
          <w:p w14:paraId="288F117D" w14:textId="02F6B268" w:rsidR="00655669" w:rsidRPr="00AF7794" w:rsidRDefault="154933FC" w:rsidP="154933FC">
            <w:pPr>
              <w:jc w:val="center"/>
              <w:rPr>
                <w:rFonts w:eastAsia="Calibri"/>
              </w:rPr>
            </w:pPr>
            <w:r w:rsidRPr="154933FC">
              <w:rPr>
                <w:rFonts w:eastAsia="Calibri"/>
              </w:rPr>
              <w:t>2 hours or more</w:t>
            </w:r>
          </w:p>
        </w:tc>
      </w:tr>
      <w:tr w:rsidR="00AF7794" w:rsidRPr="00AF7794" w14:paraId="2F943194" w14:textId="77777777" w:rsidTr="00FA077F">
        <w:tc>
          <w:tcPr>
            <w:tcW w:w="5490" w:type="dxa"/>
            <w:shd w:val="clear" w:color="auto" w:fill="D9D9D9" w:themeFill="background1" w:themeFillShade="D9"/>
            <w:tcMar>
              <w:top w:w="72" w:type="dxa"/>
              <w:left w:w="115" w:type="dxa"/>
              <w:bottom w:w="72" w:type="dxa"/>
              <w:right w:w="115" w:type="dxa"/>
            </w:tcMar>
          </w:tcPr>
          <w:p w14:paraId="4C21A7D6" w14:textId="4D26FCD9" w:rsidR="00655669" w:rsidRPr="00AF7794" w:rsidRDefault="00655669" w:rsidP="00FE1D96">
            <w:pPr>
              <w:tabs>
                <w:tab w:val="left" w:pos="515"/>
              </w:tabs>
              <w:ind w:left="515" w:hanging="515"/>
              <w:rPr>
                <w:rFonts w:eastAsia="Calibri" w:cstheme="minorHAnsi"/>
              </w:rPr>
            </w:pPr>
            <w:r w:rsidRPr="00AF7794">
              <w:rPr>
                <w:rFonts w:eastAsia="Calibri" w:cstheme="minorHAnsi"/>
              </w:rPr>
              <w:t>[PREWORKT2A] Car, van, or truck (includes carpools or van pools)</w:t>
            </w:r>
          </w:p>
        </w:tc>
        <w:tc>
          <w:tcPr>
            <w:tcW w:w="1350" w:type="dxa"/>
            <w:shd w:val="clear" w:color="auto" w:fill="D9D9D9" w:themeFill="background1" w:themeFillShade="D9"/>
            <w:tcMar>
              <w:top w:w="72" w:type="dxa"/>
              <w:left w:w="115" w:type="dxa"/>
              <w:bottom w:w="72" w:type="dxa"/>
              <w:right w:w="115" w:type="dxa"/>
            </w:tcMar>
            <w:vAlign w:val="center"/>
          </w:tcPr>
          <w:p w14:paraId="423099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D751F2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shd w:val="clear" w:color="auto" w:fill="D9D9D9" w:themeFill="background1" w:themeFillShade="D9"/>
            <w:vAlign w:val="center"/>
          </w:tcPr>
          <w:p w14:paraId="7138AC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264EDB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3A537AA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91E46B1" w14:textId="77777777" w:rsidTr="00FA077F">
        <w:tc>
          <w:tcPr>
            <w:tcW w:w="5490" w:type="dxa"/>
            <w:tcBorders>
              <w:bottom w:val="single" w:sz="4" w:space="0" w:color="auto"/>
            </w:tcBorders>
            <w:tcMar>
              <w:top w:w="72" w:type="dxa"/>
              <w:left w:w="115" w:type="dxa"/>
              <w:bottom w:w="72" w:type="dxa"/>
              <w:right w:w="115" w:type="dxa"/>
            </w:tcMar>
          </w:tcPr>
          <w:p w14:paraId="633ED25B" w14:textId="42F86411" w:rsidR="00655669" w:rsidRPr="00AF7794" w:rsidRDefault="71CC2ABE" w:rsidP="7DFB0838">
            <w:pPr>
              <w:tabs>
                <w:tab w:val="left" w:pos="515"/>
              </w:tabs>
              <w:ind w:left="515" w:hanging="515"/>
              <w:rPr>
                <w:rFonts w:eastAsia="Calibri"/>
              </w:rPr>
            </w:pPr>
            <w:r w:rsidRPr="71CC2ABE">
              <w:rPr>
                <w:rFonts w:eastAsia="Calibri"/>
              </w:rPr>
              <w:t>[PREWORKT2B] Taxicab (includes, Uber, Lyft, or hired car)</w:t>
            </w:r>
          </w:p>
        </w:tc>
        <w:tc>
          <w:tcPr>
            <w:tcW w:w="1350" w:type="dxa"/>
            <w:tcBorders>
              <w:bottom w:val="single" w:sz="4" w:space="0" w:color="auto"/>
            </w:tcBorders>
            <w:tcMar>
              <w:top w:w="72" w:type="dxa"/>
              <w:left w:w="115" w:type="dxa"/>
              <w:bottom w:w="72" w:type="dxa"/>
              <w:right w:w="115" w:type="dxa"/>
            </w:tcMar>
            <w:vAlign w:val="center"/>
          </w:tcPr>
          <w:p w14:paraId="7C18D3D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5F8480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vAlign w:val="center"/>
          </w:tcPr>
          <w:p w14:paraId="7950149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1033E10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314D2F5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273060C" w14:textId="77777777" w:rsidTr="00FA077F">
        <w:tc>
          <w:tcPr>
            <w:tcW w:w="5490" w:type="dxa"/>
            <w:shd w:val="clear" w:color="auto" w:fill="D9D9D9" w:themeFill="background1" w:themeFillShade="D9"/>
            <w:tcMar>
              <w:top w:w="72" w:type="dxa"/>
              <w:left w:w="115" w:type="dxa"/>
              <w:bottom w:w="72" w:type="dxa"/>
              <w:right w:w="115" w:type="dxa"/>
            </w:tcMar>
          </w:tcPr>
          <w:p w14:paraId="198ADA95" w14:textId="1BED4086" w:rsidR="00655669" w:rsidRPr="00AF7794" w:rsidRDefault="00655669" w:rsidP="00FE1D96">
            <w:pPr>
              <w:tabs>
                <w:tab w:val="left" w:pos="515"/>
              </w:tabs>
              <w:ind w:left="515" w:hanging="515"/>
              <w:rPr>
                <w:rFonts w:eastAsia="Calibri" w:cstheme="minorHAnsi"/>
              </w:rPr>
            </w:pPr>
            <w:r w:rsidRPr="00AF7794">
              <w:rPr>
                <w:rFonts w:eastAsia="Calibri" w:cstheme="minorHAnsi"/>
              </w:rPr>
              <w:t>[PREWORKT2C] Motorcycle</w:t>
            </w:r>
          </w:p>
        </w:tc>
        <w:tc>
          <w:tcPr>
            <w:tcW w:w="1350" w:type="dxa"/>
            <w:shd w:val="clear" w:color="auto" w:fill="D9D9D9" w:themeFill="background1" w:themeFillShade="D9"/>
            <w:tcMar>
              <w:top w:w="72" w:type="dxa"/>
              <w:left w:w="115" w:type="dxa"/>
              <w:bottom w:w="72" w:type="dxa"/>
              <w:right w:w="115" w:type="dxa"/>
            </w:tcMar>
            <w:vAlign w:val="center"/>
          </w:tcPr>
          <w:p w14:paraId="7EF0375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08884D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shd w:val="clear" w:color="auto" w:fill="D9D9D9" w:themeFill="background1" w:themeFillShade="D9"/>
            <w:vAlign w:val="center"/>
          </w:tcPr>
          <w:p w14:paraId="705DCD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59AF0D8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2BA7765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D89ACDB" w14:textId="77777777" w:rsidTr="00FA077F">
        <w:tc>
          <w:tcPr>
            <w:tcW w:w="5490" w:type="dxa"/>
            <w:tcBorders>
              <w:bottom w:val="single" w:sz="4" w:space="0" w:color="auto"/>
            </w:tcBorders>
            <w:tcMar>
              <w:top w:w="72" w:type="dxa"/>
              <w:left w:w="115" w:type="dxa"/>
              <w:bottom w:w="72" w:type="dxa"/>
              <w:right w:w="115" w:type="dxa"/>
            </w:tcMar>
          </w:tcPr>
          <w:p w14:paraId="21BBE788" w14:textId="77D12599" w:rsidR="00655669" w:rsidRPr="00AF7794" w:rsidRDefault="00655669" w:rsidP="00FE1D96">
            <w:pPr>
              <w:tabs>
                <w:tab w:val="left" w:pos="515"/>
              </w:tabs>
              <w:ind w:left="515" w:hanging="515"/>
              <w:rPr>
                <w:rFonts w:eastAsia="Calibri" w:cstheme="minorHAnsi"/>
              </w:rPr>
            </w:pPr>
            <w:r w:rsidRPr="00AF7794">
              <w:rPr>
                <w:rFonts w:eastAsia="Calibri" w:cstheme="minorHAnsi"/>
              </w:rPr>
              <w:t>[PREWORKT2D] Bus or streetcar/trolley, light rail/trolley</w:t>
            </w:r>
          </w:p>
        </w:tc>
        <w:tc>
          <w:tcPr>
            <w:tcW w:w="1350" w:type="dxa"/>
            <w:tcBorders>
              <w:bottom w:val="single" w:sz="4" w:space="0" w:color="auto"/>
            </w:tcBorders>
            <w:tcMar>
              <w:top w:w="72" w:type="dxa"/>
              <w:left w:w="115" w:type="dxa"/>
              <w:bottom w:w="72" w:type="dxa"/>
              <w:right w:w="115" w:type="dxa"/>
            </w:tcMar>
            <w:vAlign w:val="center"/>
          </w:tcPr>
          <w:p w14:paraId="40AE18D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71FB87B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vAlign w:val="center"/>
          </w:tcPr>
          <w:p w14:paraId="59920CE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3061EA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2CD409D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ED67206" w14:textId="77777777" w:rsidTr="00FA077F">
        <w:tc>
          <w:tcPr>
            <w:tcW w:w="5490" w:type="dxa"/>
            <w:shd w:val="clear" w:color="auto" w:fill="D9D9D9" w:themeFill="background1" w:themeFillShade="D9"/>
            <w:tcMar>
              <w:top w:w="72" w:type="dxa"/>
              <w:left w:w="115" w:type="dxa"/>
              <w:bottom w:w="72" w:type="dxa"/>
              <w:right w:w="115" w:type="dxa"/>
            </w:tcMar>
          </w:tcPr>
          <w:p w14:paraId="05B93929" w14:textId="24C3A3F1" w:rsidR="00655669" w:rsidRPr="00AF7794" w:rsidRDefault="00655669" w:rsidP="00FE1D96">
            <w:pPr>
              <w:tabs>
                <w:tab w:val="left" w:pos="515"/>
              </w:tabs>
              <w:ind w:left="515" w:hanging="515"/>
              <w:rPr>
                <w:rFonts w:eastAsia="Calibri" w:cstheme="minorHAnsi"/>
              </w:rPr>
            </w:pPr>
            <w:r w:rsidRPr="00AF7794">
              <w:rPr>
                <w:rFonts w:eastAsia="Calibri" w:cstheme="minorHAnsi"/>
              </w:rPr>
              <w:t>[PREWORKT2E] Commuter rail, subway, metro</w:t>
            </w:r>
          </w:p>
        </w:tc>
        <w:tc>
          <w:tcPr>
            <w:tcW w:w="1350" w:type="dxa"/>
            <w:shd w:val="clear" w:color="auto" w:fill="D9D9D9" w:themeFill="background1" w:themeFillShade="D9"/>
            <w:tcMar>
              <w:top w:w="72" w:type="dxa"/>
              <w:left w:w="115" w:type="dxa"/>
              <w:bottom w:w="72" w:type="dxa"/>
              <w:right w:w="115" w:type="dxa"/>
            </w:tcMar>
            <w:vAlign w:val="center"/>
          </w:tcPr>
          <w:p w14:paraId="2DD2871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0094D20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shd w:val="clear" w:color="auto" w:fill="D9D9D9" w:themeFill="background1" w:themeFillShade="D9"/>
            <w:vAlign w:val="center"/>
          </w:tcPr>
          <w:p w14:paraId="684AF0A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1DFEE56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56B452B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361A5DC" w14:textId="77777777" w:rsidTr="00FA077F">
        <w:tc>
          <w:tcPr>
            <w:tcW w:w="5490" w:type="dxa"/>
            <w:tcBorders>
              <w:bottom w:val="single" w:sz="4" w:space="0" w:color="auto"/>
            </w:tcBorders>
            <w:tcMar>
              <w:top w:w="72" w:type="dxa"/>
              <w:left w:w="115" w:type="dxa"/>
              <w:bottom w:w="72" w:type="dxa"/>
              <w:right w:w="115" w:type="dxa"/>
            </w:tcMar>
          </w:tcPr>
          <w:p w14:paraId="63E142D1" w14:textId="00751944" w:rsidR="00655669" w:rsidRPr="00AF7794" w:rsidRDefault="00655669" w:rsidP="00FE1D96">
            <w:pPr>
              <w:tabs>
                <w:tab w:val="left" w:pos="515"/>
              </w:tabs>
              <w:ind w:left="515" w:hanging="515"/>
              <w:rPr>
                <w:rFonts w:eastAsia="Calibri" w:cstheme="minorHAnsi"/>
              </w:rPr>
            </w:pPr>
            <w:r w:rsidRPr="00AF7794">
              <w:rPr>
                <w:rFonts w:eastAsia="Calibri" w:cstheme="minorHAnsi"/>
              </w:rPr>
              <w:t>[PREWORKT2F] Bicycle</w:t>
            </w:r>
          </w:p>
        </w:tc>
        <w:tc>
          <w:tcPr>
            <w:tcW w:w="1350" w:type="dxa"/>
            <w:tcBorders>
              <w:bottom w:val="single" w:sz="4" w:space="0" w:color="auto"/>
            </w:tcBorders>
            <w:tcMar>
              <w:top w:w="72" w:type="dxa"/>
              <w:left w:w="115" w:type="dxa"/>
              <w:bottom w:w="72" w:type="dxa"/>
              <w:right w:w="115" w:type="dxa"/>
            </w:tcMar>
            <w:vAlign w:val="center"/>
          </w:tcPr>
          <w:p w14:paraId="53CD48A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056A259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vAlign w:val="center"/>
          </w:tcPr>
          <w:p w14:paraId="5431A8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102616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204A09A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3F23270" w14:textId="77777777" w:rsidTr="00FA077F">
        <w:tc>
          <w:tcPr>
            <w:tcW w:w="5490" w:type="dxa"/>
            <w:tcBorders>
              <w:bottom w:val="single" w:sz="4" w:space="0" w:color="auto"/>
            </w:tcBorders>
            <w:shd w:val="clear" w:color="auto" w:fill="D9D9D9" w:themeFill="background1" w:themeFillShade="D9"/>
            <w:tcMar>
              <w:top w:w="72" w:type="dxa"/>
              <w:left w:w="115" w:type="dxa"/>
              <w:bottom w:w="72" w:type="dxa"/>
              <w:right w:w="115" w:type="dxa"/>
            </w:tcMar>
          </w:tcPr>
          <w:p w14:paraId="6424C05C" w14:textId="2756E879" w:rsidR="00655669" w:rsidRPr="00AF7794" w:rsidRDefault="00655669" w:rsidP="00FE1D96">
            <w:pPr>
              <w:tabs>
                <w:tab w:val="left" w:pos="515"/>
              </w:tabs>
              <w:ind w:left="515" w:hanging="515"/>
              <w:rPr>
                <w:rFonts w:eastAsia="Calibri" w:cstheme="minorHAnsi"/>
              </w:rPr>
            </w:pPr>
            <w:r w:rsidRPr="00AF7794">
              <w:rPr>
                <w:rFonts w:eastAsia="Calibri" w:cstheme="minorHAnsi"/>
              </w:rPr>
              <w:t>[PREWORKT2G] Walking</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0F488A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702B327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shd w:val="clear" w:color="auto" w:fill="D9D9D9" w:themeFill="background1" w:themeFillShade="D9"/>
            <w:vAlign w:val="center"/>
          </w:tcPr>
          <w:p w14:paraId="443C5AF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5A7BB90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776644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655669" w:rsidRPr="00AF7794" w14:paraId="23609C29" w14:textId="77777777" w:rsidTr="00FA077F">
        <w:tc>
          <w:tcPr>
            <w:tcW w:w="5490" w:type="dxa"/>
            <w:shd w:val="clear" w:color="auto" w:fill="auto"/>
            <w:tcMar>
              <w:top w:w="72" w:type="dxa"/>
              <w:left w:w="115" w:type="dxa"/>
              <w:bottom w:w="72" w:type="dxa"/>
              <w:right w:w="115" w:type="dxa"/>
            </w:tcMar>
          </w:tcPr>
          <w:p w14:paraId="2D85DE70" w14:textId="252D06A3" w:rsidR="00655669" w:rsidRPr="00AF7794" w:rsidRDefault="00655669" w:rsidP="00DB4F26">
            <w:pPr>
              <w:tabs>
                <w:tab w:val="left" w:pos="515"/>
              </w:tabs>
              <w:ind w:left="515" w:hanging="515"/>
              <w:rPr>
                <w:rFonts w:eastAsia="Calibri" w:cstheme="minorHAnsi"/>
              </w:rPr>
            </w:pPr>
            <w:r w:rsidRPr="00AF7794">
              <w:rPr>
                <w:rFonts w:eastAsia="Calibri" w:cstheme="minorHAnsi"/>
              </w:rPr>
              <w:t>[PREWORKT2H] [</w:t>
            </w:r>
            <w:r w:rsidRPr="00AF7794">
              <w:rPr>
                <w:rFonts w:eastAsia="Calibri" w:cstheme="minorHAnsi"/>
                <w:i/>
              </w:rPr>
              <w:t xml:space="preserve">OTHER FROM </w:t>
            </w:r>
            <w:r w:rsidR="00DB4F26" w:rsidRPr="00AF7794">
              <w:rPr>
                <w:rFonts w:eastAsia="Calibri" w:cstheme="minorHAnsi"/>
                <w:i/>
              </w:rPr>
              <w:t>PREWORKT1</w:t>
            </w:r>
            <w:r w:rsidRPr="00AF7794">
              <w:rPr>
                <w:rFonts w:eastAsia="Calibri" w:cstheme="minorHAnsi"/>
              </w:rPr>
              <w:t>]</w:t>
            </w:r>
          </w:p>
        </w:tc>
        <w:tc>
          <w:tcPr>
            <w:tcW w:w="1350" w:type="dxa"/>
            <w:shd w:val="clear" w:color="auto" w:fill="auto"/>
            <w:tcMar>
              <w:top w:w="72" w:type="dxa"/>
              <w:left w:w="115" w:type="dxa"/>
              <w:bottom w:w="72" w:type="dxa"/>
              <w:right w:w="115" w:type="dxa"/>
            </w:tcMar>
            <w:vAlign w:val="center"/>
          </w:tcPr>
          <w:p w14:paraId="03B329F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0B5D697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vAlign w:val="center"/>
          </w:tcPr>
          <w:p w14:paraId="19A4667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vAlign w:val="center"/>
          </w:tcPr>
          <w:p w14:paraId="52FC4B8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auto"/>
            <w:tcMar>
              <w:top w:w="72" w:type="dxa"/>
              <w:left w:w="115" w:type="dxa"/>
              <w:bottom w:w="72" w:type="dxa"/>
              <w:right w:w="115" w:type="dxa"/>
            </w:tcMar>
            <w:vAlign w:val="center"/>
          </w:tcPr>
          <w:p w14:paraId="33E9975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79A799A7" w14:textId="02867167" w:rsidR="00942917" w:rsidRPr="00AF7794" w:rsidRDefault="71CC2ABE" w:rsidP="00FA077F">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PREWORKT3</w:t>
      </w:r>
    </w:p>
    <w:p w14:paraId="2DBE86D1" w14:textId="77777777" w:rsidR="00942917" w:rsidRPr="00AF7794" w:rsidRDefault="00942917" w:rsidP="00942917">
      <w:pPr>
        <w:spacing w:after="0" w:line="240" w:lineRule="auto"/>
        <w:contextualSpacing/>
        <w:rPr>
          <w:rFonts w:eastAsia="Calibri" w:cstheme="minorHAnsi"/>
        </w:rPr>
      </w:pPr>
    </w:p>
    <w:p w14:paraId="3C8B30DB" w14:textId="305B4F64" w:rsidR="00655669" w:rsidRPr="00AF7794" w:rsidRDefault="00655669" w:rsidP="008B16AA">
      <w:pPr>
        <w:numPr>
          <w:ilvl w:val="0"/>
          <w:numId w:val="2"/>
        </w:numPr>
        <w:spacing w:after="0" w:line="240" w:lineRule="auto"/>
        <w:contextualSpacing/>
        <w:rPr>
          <w:rFonts w:eastAsia="Calibri" w:cstheme="minorHAnsi"/>
        </w:rPr>
      </w:pPr>
      <w:r w:rsidRPr="00AF7794">
        <w:rPr>
          <w:rFonts w:eastAsia="Calibri" w:cstheme="minorHAnsi"/>
        </w:rPr>
        <w:t xml:space="preserve">[PREWORKT3] How many </w:t>
      </w:r>
      <w:r w:rsidRPr="00AF7794">
        <w:rPr>
          <w:rFonts w:eastAsia="Calibri" w:cstheme="minorHAnsi"/>
          <w:b/>
        </w:rPr>
        <w:t>days per week</w:t>
      </w:r>
      <w:r w:rsidRPr="00AF7794">
        <w:rPr>
          <w:rFonts w:eastAsia="Calibri" w:cstheme="minorHAnsi"/>
        </w:rPr>
        <w:t xml:space="preserve"> did you usually make the trip </w:t>
      </w:r>
      <w:r w:rsidR="00DB4F26" w:rsidRPr="00AF7794">
        <w:rPr>
          <w:rFonts w:eastAsia="Calibri" w:cstheme="minorHAnsi"/>
        </w:rPr>
        <w:t xml:space="preserve">from your home </w:t>
      </w:r>
      <w:r w:rsidRPr="00AF7794">
        <w:rPr>
          <w:rFonts w:eastAsia="Calibri" w:cstheme="minorHAnsi"/>
        </w:rPr>
        <w:t xml:space="preserve">to [insert address from </w:t>
      </w:r>
      <w:r w:rsidR="00DB4F26" w:rsidRPr="00AF7794">
        <w:rPr>
          <w:rFonts w:eastAsia="Calibri" w:cstheme="minorHAnsi"/>
        </w:rPr>
        <w:t>PREWORK1 – PREWORK3</w:t>
      </w:r>
      <w:r w:rsidRPr="00AF7794">
        <w:rPr>
          <w:rFonts w:eastAsia="Calibri" w:cstheme="minorHAnsi"/>
        </w:rPr>
        <w:t>/this address]?</w:t>
      </w:r>
    </w:p>
    <w:p w14:paraId="42DE0BD0" w14:textId="6609FB83" w:rsidR="00655669" w:rsidRPr="00AF7794" w:rsidRDefault="71CC2ABE" w:rsidP="71CC2ABE">
      <w:pPr>
        <w:spacing w:before="60" w:after="0" w:line="240" w:lineRule="auto"/>
        <w:ind w:left="720"/>
        <w:contextualSpacing/>
        <w:rPr>
          <w:rFonts w:eastAsia="Calibri"/>
        </w:rPr>
      </w:pPr>
      <w:r w:rsidRPr="71CC2ABE">
        <w:rPr>
          <w:rFonts w:eastAsia="Calibri"/>
        </w:rPr>
        <w:t>0</w:t>
      </w:r>
      <w:r w:rsidR="001773CA">
        <w:tab/>
      </w:r>
      <w:r w:rsidRPr="71CC2ABE">
        <w:rPr>
          <w:rFonts w:eastAsia="Calibri"/>
        </w:rPr>
        <w:t>1 day per week</w:t>
      </w:r>
    </w:p>
    <w:p w14:paraId="5B7804A0" w14:textId="36C71A1E" w:rsidR="00655669" w:rsidRPr="00AF7794" w:rsidRDefault="71CC2ABE" w:rsidP="71CC2ABE">
      <w:pPr>
        <w:spacing w:before="60" w:after="0" w:line="240" w:lineRule="auto"/>
        <w:ind w:left="720"/>
        <w:contextualSpacing/>
        <w:rPr>
          <w:rFonts w:eastAsia="Calibri"/>
        </w:rPr>
      </w:pPr>
      <w:r w:rsidRPr="71CC2ABE">
        <w:rPr>
          <w:rFonts w:eastAsia="Calibri"/>
        </w:rPr>
        <w:t>1</w:t>
      </w:r>
      <w:r w:rsidR="001773CA">
        <w:tab/>
      </w:r>
      <w:r w:rsidRPr="71CC2ABE">
        <w:rPr>
          <w:rFonts w:eastAsia="Calibri"/>
        </w:rPr>
        <w:t>2 days per week</w:t>
      </w:r>
    </w:p>
    <w:p w14:paraId="265654B4" w14:textId="1BA311AE" w:rsidR="00655669" w:rsidRPr="00AF7794" w:rsidRDefault="71CC2ABE" w:rsidP="71CC2ABE">
      <w:pPr>
        <w:spacing w:before="60" w:after="0" w:line="240" w:lineRule="auto"/>
        <w:ind w:left="720"/>
        <w:contextualSpacing/>
        <w:rPr>
          <w:rFonts w:eastAsia="Calibri"/>
        </w:rPr>
      </w:pPr>
      <w:r w:rsidRPr="71CC2ABE">
        <w:rPr>
          <w:rFonts w:eastAsia="Calibri"/>
        </w:rPr>
        <w:t>2</w:t>
      </w:r>
      <w:r w:rsidR="001773CA">
        <w:tab/>
      </w:r>
      <w:r w:rsidRPr="71CC2ABE">
        <w:rPr>
          <w:rFonts w:eastAsia="Calibri"/>
        </w:rPr>
        <w:t>3 days per week</w:t>
      </w:r>
    </w:p>
    <w:p w14:paraId="58FC4A6A" w14:textId="51C4334B" w:rsidR="00655669" w:rsidRPr="00AF7794" w:rsidRDefault="71CC2ABE" w:rsidP="71CC2ABE">
      <w:pPr>
        <w:spacing w:before="60" w:after="0" w:line="240" w:lineRule="auto"/>
        <w:ind w:left="720"/>
        <w:contextualSpacing/>
        <w:rPr>
          <w:rFonts w:eastAsia="Calibri"/>
        </w:rPr>
      </w:pPr>
      <w:r w:rsidRPr="71CC2ABE">
        <w:rPr>
          <w:rFonts w:eastAsia="Calibri"/>
        </w:rPr>
        <w:t>3</w:t>
      </w:r>
      <w:r w:rsidR="001773CA">
        <w:tab/>
      </w:r>
      <w:r w:rsidRPr="71CC2ABE">
        <w:rPr>
          <w:rFonts w:eastAsia="Calibri"/>
        </w:rPr>
        <w:t>4 days per week</w:t>
      </w:r>
    </w:p>
    <w:p w14:paraId="61BFBA38" w14:textId="0FA26285" w:rsidR="00655669" w:rsidRPr="00AF7794" w:rsidRDefault="71CC2ABE" w:rsidP="71CC2ABE">
      <w:pPr>
        <w:spacing w:before="60" w:after="0" w:line="240" w:lineRule="auto"/>
        <w:ind w:left="720"/>
        <w:contextualSpacing/>
        <w:rPr>
          <w:rFonts w:eastAsia="Calibri"/>
        </w:rPr>
      </w:pPr>
      <w:r w:rsidRPr="71CC2ABE">
        <w:rPr>
          <w:rFonts w:eastAsia="Calibri"/>
        </w:rPr>
        <w:t>4</w:t>
      </w:r>
      <w:r w:rsidR="001773CA">
        <w:tab/>
      </w:r>
      <w:r w:rsidRPr="71CC2ABE">
        <w:rPr>
          <w:rFonts w:eastAsia="Calibri"/>
        </w:rPr>
        <w:t>5 days per week</w:t>
      </w:r>
    </w:p>
    <w:p w14:paraId="1357DDE6" w14:textId="02A1FD2C" w:rsidR="00655669" w:rsidRPr="00AF7794" w:rsidRDefault="71CC2ABE" w:rsidP="71CC2ABE">
      <w:pPr>
        <w:spacing w:before="60" w:after="0" w:line="240" w:lineRule="auto"/>
        <w:ind w:left="720"/>
        <w:contextualSpacing/>
        <w:rPr>
          <w:rFonts w:eastAsia="Calibri"/>
        </w:rPr>
      </w:pPr>
      <w:r w:rsidRPr="71CC2ABE">
        <w:rPr>
          <w:rFonts w:eastAsia="Calibri"/>
        </w:rPr>
        <w:t>5</w:t>
      </w:r>
      <w:r w:rsidR="001773CA">
        <w:tab/>
      </w:r>
      <w:r w:rsidRPr="71CC2ABE">
        <w:rPr>
          <w:rFonts w:eastAsia="Calibri"/>
        </w:rPr>
        <w:t>6 days per week</w:t>
      </w:r>
    </w:p>
    <w:p w14:paraId="2CE87515" w14:textId="6B135A13" w:rsidR="00655669" w:rsidRPr="00AF7794" w:rsidRDefault="71CC2ABE" w:rsidP="71CC2ABE">
      <w:pPr>
        <w:spacing w:before="60" w:after="0" w:line="240" w:lineRule="auto"/>
        <w:ind w:left="720"/>
        <w:contextualSpacing/>
        <w:rPr>
          <w:rFonts w:eastAsia="Calibri"/>
        </w:rPr>
      </w:pPr>
      <w:r w:rsidRPr="71CC2ABE">
        <w:rPr>
          <w:rFonts w:eastAsia="Calibri"/>
        </w:rPr>
        <w:t>6</w:t>
      </w:r>
      <w:r w:rsidR="001773CA">
        <w:tab/>
      </w:r>
      <w:r w:rsidRPr="71CC2ABE">
        <w:rPr>
          <w:rFonts w:eastAsia="Calibri"/>
        </w:rPr>
        <w:t>7 days per week</w:t>
      </w:r>
    </w:p>
    <w:p w14:paraId="58978098" w14:textId="4CF0E393" w:rsidR="00942917"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PREWORKT4</w:t>
      </w:r>
    </w:p>
    <w:p w14:paraId="6CE066C4" w14:textId="77777777" w:rsidR="00655669" w:rsidRPr="00AF7794" w:rsidRDefault="00655669" w:rsidP="00655669">
      <w:pPr>
        <w:spacing w:after="0" w:line="240" w:lineRule="auto"/>
        <w:rPr>
          <w:rFonts w:eastAsia="Calibri" w:cstheme="minorHAnsi"/>
          <w:i/>
        </w:rPr>
      </w:pPr>
    </w:p>
    <w:p w14:paraId="77D3599F" w14:textId="44E7FAC2" w:rsidR="00655669" w:rsidRPr="00AF7794" w:rsidRDefault="12E4BECE" w:rsidP="008B16AA">
      <w:pPr>
        <w:numPr>
          <w:ilvl w:val="0"/>
          <w:numId w:val="2"/>
        </w:numPr>
        <w:spacing w:after="0" w:line="240" w:lineRule="auto"/>
        <w:contextualSpacing/>
        <w:rPr>
          <w:rFonts w:eastAsia="Calibri"/>
        </w:rPr>
      </w:pPr>
      <w:r w:rsidRPr="12E4BECE">
        <w:rPr>
          <w:rFonts w:eastAsia="Calibri"/>
        </w:rPr>
        <w:t>[PREWORKT4] To get home from work, did you usually</w:t>
      </w:r>
      <w:r w:rsidRPr="12E4BECE">
        <w:rPr>
          <w:rFonts w:eastAsia="Calibri"/>
          <w:b/>
          <w:bCs/>
        </w:rPr>
        <w:t xml:space="preserve"> </w:t>
      </w:r>
      <w:r w:rsidRPr="12E4BECE">
        <w:rPr>
          <w:rFonts w:eastAsia="Calibri"/>
        </w:rPr>
        <w:t>use the same type(s)</w:t>
      </w:r>
      <w:r w:rsidRPr="12E4BECE">
        <w:rPr>
          <w:rFonts w:eastAsia="Calibri"/>
          <w:b/>
          <w:bCs/>
        </w:rPr>
        <w:t xml:space="preserve"> </w:t>
      </w:r>
      <w:r w:rsidRPr="12E4BECE">
        <w:rPr>
          <w:rFonts w:eastAsia="Calibri"/>
        </w:rPr>
        <w:t>of transportation as you did to get to [insert address from PREWORK1B – PREWORK3/this address]</w:t>
      </w:r>
      <w:r w:rsidRPr="12E4BECE">
        <w:rPr>
          <w:rFonts w:eastAsia="Calibri"/>
          <w:b/>
          <w:bCs/>
          <w:i/>
          <w:iCs/>
        </w:rPr>
        <w:t xml:space="preserve"> </w:t>
      </w:r>
      <w:r w:rsidRPr="12E4BECE">
        <w:rPr>
          <w:rFonts w:eastAsia="Calibri"/>
        </w:rPr>
        <w:t>from your home?</w:t>
      </w:r>
    </w:p>
    <w:p w14:paraId="022222AD" w14:textId="5B483825" w:rsidR="00655669" w:rsidRPr="00AF7794" w:rsidRDefault="71CC2ABE" w:rsidP="71CC2ABE">
      <w:pPr>
        <w:spacing w:before="60" w:after="0" w:line="240" w:lineRule="auto"/>
        <w:ind w:left="720"/>
        <w:contextualSpacing/>
        <w:rPr>
          <w:rFonts w:eastAsia="Calibri"/>
        </w:rPr>
      </w:pPr>
      <w:r w:rsidRPr="71CC2ABE">
        <w:rPr>
          <w:rFonts w:eastAsia="Calibri"/>
        </w:rPr>
        <w:t>1</w:t>
      </w:r>
      <w:r w:rsidR="00DB0083">
        <w:tab/>
      </w:r>
      <w:r w:rsidRPr="71CC2ABE">
        <w:rPr>
          <w:rFonts w:eastAsia="Calibri"/>
        </w:rPr>
        <w:t xml:space="preserve">Yes </w:t>
      </w:r>
    </w:p>
    <w:p w14:paraId="7298E856" w14:textId="14F65F51" w:rsidR="00655669" w:rsidRPr="00AF7794" w:rsidRDefault="71CC2ABE" w:rsidP="71CC2ABE">
      <w:pPr>
        <w:spacing w:before="60" w:after="0" w:line="240" w:lineRule="auto"/>
        <w:ind w:left="720"/>
        <w:contextualSpacing/>
        <w:rPr>
          <w:rFonts w:eastAsia="Calibri"/>
        </w:rPr>
      </w:pPr>
      <w:r w:rsidRPr="71CC2ABE">
        <w:rPr>
          <w:rFonts w:eastAsia="Calibri"/>
        </w:rPr>
        <w:t>0</w:t>
      </w:r>
      <w:r w:rsidR="00DB0083">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PREWORKT6</w:t>
      </w:r>
    </w:p>
    <w:p w14:paraId="5057523F" w14:textId="1CC638B2" w:rsidR="00942917" w:rsidRPr="00AF7794" w:rsidRDefault="71CC2ABE" w:rsidP="71CC2ABE">
      <w:pPr>
        <w:spacing w:before="60" w:after="0" w:line="240" w:lineRule="auto"/>
        <w:ind w:left="720"/>
        <w:contextualSpacing/>
        <w:rPr>
          <w:rFonts w:eastAsia="Calibri"/>
        </w:rPr>
      </w:pPr>
      <w:r w:rsidRPr="71CC2ABE">
        <w:rPr>
          <w:i/>
          <w:iCs/>
        </w:rPr>
        <w:lastRenderedPageBreak/>
        <w:t xml:space="preserve">NO RESPONSE </w:t>
      </w:r>
      <w:r w:rsidRPr="71CC2ABE">
        <w:rPr>
          <w:rFonts w:ascii="Wingdings" w:eastAsia="Wingdings" w:hAnsi="Wingdings"/>
          <w:i/>
          <w:iCs/>
        </w:rPr>
        <w:t>à</w:t>
      </w:r>
      <w:r w:rsidRPr="71CC2ABE">
        <w:rPr>
          <w:rFonts w:eastAsia="Calibri"/>
          <w:b/>
          <w:bCs/>
          <w:i/>
          <w:iCs/>
        </w:rPr>
        <w:t xml:space="preserve"> GO TO PREWORKT6</w:t>
      </w:r>
    </w:p>
    <w:p w14:paraId="6F1632DD" w14:textId="220E1F80" w:rsidR="00655669" w:rsidRDefault="00655669" w:rsidP="00655669">
      <w:pPr>
        <w:spacing w:after="0" w:line="240" w:lineRule="auto"/>
        <w:ind w:left="720" w:hanging="720"/>
        <w:rPr>
          <w:rFonts w:eastAsia="Calibri" w:cstheme="minorHAnsi"/>
        </w:rPr>
      </w:pPr>
    </w:p>
    <w:p w14:paraId="12DB3038" w14:textId="6FFAFD01" w:rsidR="006C111A" w:rsidRDefault="006C111A" w:rsidP="00655669">
      <w:pPr>
        <w:spacing w:after="0" w:line="240" w:lineRule="auto"/>
        <w:ind w:left="720" w:hanging="720"/>
        <w:rPr>
          <w:rFonts w:eastAsia="Calibri" w:cstheme="minorHAnsi"/>
          <w:b/>
          <w:bCs/>
        </w:rPr>
      </w:pPr>
      <w:r>
        <w:rPr>
          <w:rFonts w:eastAsia="Calibri" w:cstheme="minorHAnsi"/>
          <w:b/>
          <w:bCs/>
        </w:rPr>
        <w:t>[DISPLAY PREWORKT5 IF PREWORKT4= 1</w:t>
      </w:r>
    </w:p>
    <w:p w14:paraId="0AC90561" w14:textId="3FEC0FB0" w:rsidR="006C111A" w:rsidRPr="003A5760" w:rsidRDefault="006C111A" w:rsidP="00655669">
      <w:pPr>
        <w:spacing w:after="0" w:line="240" w:lineRule="auto"/>
        <w:ind w:left="720" w:hanging="720"/>
        <w:rPr>
          <w:rFonts w:eastAsia="Calibri" w:cstheme="minorHAnsi"/>
          <w:b/>
          <w:bCs/>
        </w:rPr>
      </w:pPr>
      <w:r>
        <w:rPr>
          <w:rFonts w:eastAsia="Calibri" w:cstheme="minorHAnsi"/>
          <w:b/>
          <w:bCs/>
        </w:rPr>
        <w:t>ELSE, GO TO PREWORKT6]</w:t>
      </w:r>
    </w:p>
    <w:p w14:paraId="41AA305C" w14:textId="26EE773D" w:rsidR="00655669" w:rsidRPr="00AF7794" w:rsidRDefault="12E4BECE" w:rsidP="008B16AA">
      <w:pPr>
        <w:numPr>
          <w:ilvl w:val="0"/>
          <w:numId w:val="2"/>
        </w:numPr>
        <w:spacing w:after="0" w:line="240" w:lineRule="auto"/>
        <w:contextualSpacing/>
        <w:rPr>
          <w:rFonts w:eastAsia="Calibri"/>
        </w:rPr>
      </w:pPr>
      <w:r w:rsidRPr="12E4BECE">
        <w:rPr>
          <w:rFonts w:eastAsia="Calibri"/>
        </w:rPr>
        <w:t>[PREWORKT5] Did the trip home usually take about the same amount of time as the trip to get to [insert address from PREWORK1B – PREWORK3/this address] from your home?</w:t>
      </w:r>
    </w:p>
    <w:p w14:paraId="390E1ECD" w14:textId="3613A277"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PREWORKT8</w:t>
      </w:r>
    </w:p>
    <w:p w14:paraId="6DC06F18" w14:textId="59EF814B"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PREWORKT7</w:t>
      </w:r>
    </w:p>
    <w:p w14:paraId="7B79CF11" w14:textId="19D4F307"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PREWORKT7</w:t>
      </w:r>
    </w:p>
    <w:p w14:paraId="0A72D6A5" w14:textId="65C3A31C" w:rsidR="00655669" w:rsidRDefault="00655669" w:rsidP="00655669">
      <w:pPr>
        <w:spacing w:after="0" w:line="240" w:lineRule="auto"/>
        <w:rPr>
          <w:rFonts w:eastAsia="Calibri" w:cstheme="minorHAnsi"/>
        </w:rPr>
      </w:pPr>
    </w:p>
    <w:p w14:paraId="1D5562EF" w14:textId="017824B4" w:rsidR="00FA6ACF" w:rsidRDefault="00FA6ACF" w:rsidP="00655669">
      <w:pPr>
        <w:spacing w:after="0" w:line="240" w:lineRule="auto"/>
        <w:rPr>
          <w:rFonts w:eastAsia="Calibri" w:cstheme="minorHAnsi"/>
          <w:b/>
          <w:bCs/>
        </w:rPr>
      </w:pPr>
      <w:r>
        <w:rPr>
          <w:rFonts w:eastAsia="Calibri" w:cstheme="minorHAnsi"/>
          <w:b/>
          <w:bCs/>
        </w:rPr>
        <w:t>[</w:t>
      </w:r>
      <w:r w:rsidR="006F59FC">
        <w:rPr>
          <w:rFonts w:eastAsia="Calibri" w:cstheme="minorHAnsi"/>
          <w:b/>
          <w:bCs/>
        </w:rPr>
        <w:t>DISPLAY PREWORKT6 IF (PREWORKT4= 0 or NR)</w:t>
      </w:r>
    </w:p>
    <w:p w14:paraId="7924D159" w14:textId="43CB9D3E" w:rsidR="006F59FC" w:rsidRPr="003A5760" w:rsidRDefault="006F59FC" w:rsidP="00655669">
      <w:pPr>
        <w:spacing w:after="0" w:line="240" w:lineRule="auto"/>
        <w:rPr>
          <w:rFonts w:eastAsia="Calibri" w:cstheme="minorHAnsi"/>
          <w:b/>
          <w:bCs/>
        </w:rPr>
      </w:pPr>
      <w:r>
        <w:rPr>
          <w:rFonts w:eastAsia="Calibri" w:cstheme="minorHAnsi"/>
          <w:b/>
          <w:bCs/>
        </w:rPr>
        <w:t>ELSE, GO TO PREWORK</w:t>
      </w:r>
      <w:r w:rsidR="00207CCD">
        <w:rPr>
          <w:rFonts w:eastAsia="Calibri" w:cstheme="minorHAnsi"/>
          <w:b/>
          <w:bCs/>
        </w:rPr>
        <w:t>T7]</w:t>
      </w:r>
    </w:p>
    <w:p w14:paraId="72A13335" w14:textId="4AC09F12" w:rsidR="00655669" w:rsidRPr="00AF7794" w:rsidRDefault="12E4BECE" w:rsidP="008B16AA">
      <w:pPr>
        <w:numPr>
          <w:ilvl w:val="0"/>
          <w:numId w:val="2"/>
        </w:numPr>
        <w:spacing w:after="120" w:line="240" w:lineRule="auto"/>
        <w:contextualSpacing/>
        <w:rPr>
          <w:rFonts w:eastAsia="Calibri"/>
        </w:rPr>
      </w:pPr>
      <w:r w:rsidRPr="12E4BECE">
        <w:rPr>
          <w:rFonts w:eastAsia="Calibri"/>
        </w:rPr>
        <w:t xml:space="preserve">[PREWORKT6] What type(s) of transportation did you use to get from [insert address from PREWORK1B – PREWORK3/this address] back home? Select all that apply. </w:t>
      </w:r>
    </w:p>
    <w:p w14:paraId="2D366C18" w14:textId="3835771E"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Car, van, or truck (includes carpools or van pools)</w:t>
      </w:r>
    </w:p>
    <w:p w14:paraId="1BDDA7AB" w14:textId="42273428"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Taxicab (includes Uber, Lyft, or hired car,)</w:t>
      </w:r>
    </w:p>
    <w:p w14:paraId="21760185" w14:textId="5584E77E" w:rsidR="00655669" w:rsidRPr="00AF7794" w:rsidRDefault="71CC2ABE" w:rsidP="71CC2ABE">
      <w:pPr>
        <w:spacing w:before="60" w:after="0" w:line="240" w:lineRule="auto"/>
        <w:ind w:left="720"/>
        <w:contextualSpacing/>
        <w:rPr>
          <w:rFonts w:eastAsia="Calibri"/>
        </w:rPr>
      </w:pPr>
      <w:r w:rsidRPr="71CC2ABE">
        <w:rPr>
          <w:rFonts w:eastAsia="Calibri"/>
        </w:rPr>
        <w:t>2</w:t>
      </w:r>
      <w:r w:rsidR="00C72DE2">
        <w:tab/>
      </w:r>
      <w:r w:rsidRPr="71CC2ABE">
        <w:rPr>
          <w:rFonts w:eastAsia="Calibri"/>
        </w:rPr>
        <w:t>Motorcycle</w:t>
      </w:r>
    </w:p>
    <w:p w14:paraId="47252036" w14:textId="6963A2EF" w:rsidR="00655669" w:rsidRPr="00AF7794" w:rsidRDefault="71CC2ABE" w:rsidP="71CC2ABE">
      <w:pPr>
        <w:spacing w:before="60" w:after="0" w:line="240" w:lineRule="auto"/>
        <w:ind w:left="720"/>
        <w:contextualSpacing/>
        <w:rPr>
          <w:rFonts w:eastAsia="Calibri"/>
        </w:rPr>
      </w:pPr>
      <w:r w:rsidRPr="71CC2ABE">
        <w:rPr>
          <w:rFonts w:eastAsia="Calibri"/>
        </w:rPr>
        <w:t>3</w:t>
      </w:r>
      <w:r w:rsidR="00C72DE2">
        <w:tab/>
      </w:r>
      <w:r w:rsidRPr="71CC2ABE">
        <w:rPr>
          <w:rFonts w:eastAsia="Calibri"/>
        </w:rPr>
        <w:t>Bus or streetcar/trolley, light rail/trolley</w:t>
      </w:r>
    </w:p>
    <w:p w14:paraId="765189BC" w14:textId="49317309" w:rsidR="00655669" w:rsidRPr="00AF7794" w:rsidRDefault="71CC2ABE" w:rsidP="71CC2ABE">
      <w:pPr>
        <w:spacing w:before="60" w:after="0" w:line="240" w:lineRule="auto"/>
        <w:ind w:left="720"/>
        <w:contextualSpacing/>
        <w:rPr>
          <w:rFonts w:eastAsia="Calibri"/>
        </w:rPr>
      </w:pPr>
      <w:r w:rsidRPr="71CC2ABE">
        <w:rPr>
          <w:rFonts w:eastAsia="Calibri"/>
        </w:rPr>
        <w:t>4</w:t>
      </w:r>
      <w:r w:rsidR="00C72DE2">
        <w:tab/>
      </w:r>
      <w:r w:rsidRPr="71CC2ABE">
        <w:rPr>
          <w:rFonts w:eastAsia="Calibri"/>
        </w:rPr>
        <w:t>Commuter rail, subway, metro</w:t>
      </w:r>
    </w:p>
    <w:p w14:paraId="311DF47F" w14:textId="1FFD40D4" w:rsidR="00655669" w:rsidRPr="00AF7794" w:rsidRDefault="71CC2ABE" w:rsidP="71CC2ABE">
      <w:pPr>
        <w:spacing w:before="60" w:after="0" w:line="240" w:lineRule="auto"/>
        <w:ind w:left="720"/>
        <w:contextualSpacing/>
        <w:rPr>
          <w:rFonts w:eastAsia="Calibri"/>
        </w:rPr>
      </w:pPr>
      <w:r w:rsidRPr="71CC2ABE">
        <w:rPr>
          <w:rFonts w:eastAsia="Calibri"/>
        </w:rPr>
        <w:t>5</w:t>
      </w:r>
      <w:r w:rsidR="00C72DE2">
        <w:tab/>
      </w:r>
      <w:r w:rsidRPr="71CC2ABE">
        <w:rPr>
          <w:rFonts w:eastAsia="Calibri"/>
        </w:rPr>
        <w:t>Bicycle</w:t>
      </w:r>
    </w:p>
    <w:p w14:paraId="65398812" w14:textId="4465C79C" w:rsidR="00655669" w:rsidRPr="00AF7794" w:rsidRDefault="71CC2ABE" w:rsidP="71CC2ABE">
      <w:pPr>
        <w:spacing w:before="60" w:after="0" w:line="240" w:lineRule="auto"/>
        <w:ind w:left="720"/>
        <w:contextualSpacing/>
        <w:rPr>
          <w:rFonts w:eastAsia="Calibri"/>
        </w:rPr>
      </w:pPr>
      <w:r w:rsidRPr="71CC2ABE">
        <w:rPr>
          <w:rFonts w:eastAsia="Calibri"/>
        </w:rPr>
        <w:t>6</w:t>
      </w:r>
      <w:r w:rsidR="00C72DE2">
        <w:tab/>
      </w:r>
      <w:r w:rsidRPr="71CC2ABE">
        <w:rPr>
          <w:rFonts w:eastAsia="Calibri"/>
        </w:rPr>
        <w:t>Walking</w:t>
      </w:r>
    </w:p>
    <w:p w14:paraId="6B2615DE" w14:textId="24D183FA" w:rsidR="00655669" w:rsidRPr="00AF7794" w:rsidRDefault="71CC2ABE" w:rsidP="71CC2ABE">
      <w:pPr>
        <w:spacing w:before="60" w:after="0" w:line="240" w:lineRule="auto"/>
        <w:ind w:left="720"/>
        <w:contextualSpacing/>
        <w:rPr>
          <w:rFonts w:eastAsia="Calibri"/>
        </w:rPr>
      </w:pPr>
      <w:r w:rsidRPr="71CC2ABE">
        <w:rPr>
          <w:rFonts w:eastAsia="Calibri"/>
        </w:rPr>
        <w:t>55</w:t>
      </w:r>
      <w:r w:rsidR="00C72DE2">
        <w:tab/>
      </w:r>
      <w:r w:rsidRPr="71CC2ABE">
        <w:rPr>
          <w:rFonts w:eastAsia="Calibri"/>
        </w:rPr>
        <w:t>Other: Please describe [text box]</w:t>
      </w:r>
    </w:p>
    <w:p w14:paraId="197C16D5" w14:textId="1B75C4A9"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PREWORKT8</w:t>
      </w:r>
    </w:p>
    <w:p w14:paraId="2F21E51A" w14:textId="1BF5406B" w:rsidR="00655669" w:rsidRDefault="00655669" w:rsidP="00DE3A02">
      <w:pPr>
        <w:spacing w:before="60" w:after="0" w:line="240" w:lineRule="auto"/>
        <w:contextualSpacing/>
        <w:rPr>
          <w:rFonts w:eastAsia="Calibri" w:cstheme="minorHAnsi"/>
        </w:rPr>
      </w:pPr>
    </w:p>
    <w:p w14:paraId="2AB4F83A" w14:textId="29FDC0A2" w:rsidR="00DE3A02" w:rsidRDefault="00DE3A02" w:rsidP="00DE3A02">
      <w:pPr>
        <w:spacing w:before="60" w:after="0" w:line="240" w:lineRule="auto"/>
        <w:contextualSpacing/>
        <w:rPr>
          <w:rFonts w:eastAsia="Calibri" w:cstheme="minorHAnsi"/>
          <w:b/>
          <w:bCs/>
        </w:rPr>
      </w:pPr>
      <w:r>
        <w:rPr>
          <w:rFonts w:eastAsia="Calibri" w:cstheme="minorHAnsi"/>
          <w:b/>
          <w:bCs/>
        </w:rPr>
        <w:t xml:space="preserve">[DISPLAY PREWORKT7 IF </w:t>
      </w:r>
      <w:r w:rsidR="00806D59">
        <w:rPr>
          <w:rFonts w:eastAsia="Calibri" w:cstheme="minorHAnsi"/>
          <w:b/>
          <w:bCs/>
        </w:rPr>
        <w:t>(PREWORKT5= 0</w:t>
      </w:r>
      <w:r w:rsidR="001C3E4D">
        <w:rPr>
          <w:rFonts w:eastAsia="Calibri" w:cstheme="minorHAnsi"/>
          <w:b/>
          <w:bCs/>
        </w:rPr>
        <w:t xml:space="preserve"> or NR)</w:t>
      </w:r>
    </w:p>
    <w:p w14:paraId="06D3D874" w14:textId="32E36202" w:rsidR="001C3E4D" w:rsidRPr="003A5760" w:rsidRDefault="001C3E4D" w:rsidP="003A5760">
      <w:pPr>
        <w:spacing w:before="60" w:after="0" w:line="240" w:lineRule="auto"/>
        <w:contextualSpacing/>
        <w:rPr>
          <w:rFonts w:eastAsia="Calibri" w:cstheme="minorHAnsi"/>
          <w:b/>
          <w:bCs/>
        </w:rPr>
      </w:pPr>
      <w:r>
        <w:rPr>
          <w:rFonts w:eastAsia="Calibri" w:cstheme="minorHAnsi"/>
          <w:b/>
          <w:bCs/>
        </w:rPr>
        <w:t>ELSE, GO TO PREWORK</w:t>
      </w:r>
      <w:r w:rsidR="005C31B2">
        <w:rPr>
          <w:rFonts w:eastAsia="Calibri" w:cstheme="minorHAnsi"/>
          <w:b/>
          <w:bCs/>
        </w:rPr>
        <w:t>T</w:t>
      </w:r>
      <w:r>
        <w:rPr>
          <w:rFonts w:eastAsia="Calibri" w:cstheme="minorHAnsi"/>
          <w:b/>
          <w:bCs/>
        </w:rPr>
        <w:t>8]</w:t>
      </w:r>
    </w:p>
    <w:p w14:paraId="425EEF3C" w14:textId="4A6D3BBC" w:rsidR="00655669" w:rsidRPr="00AF7794" w:rsidRDefault="12E4BECE" w:rsidP="008B16AA">
      <w:pPr>
        <w:numPr>
          <w:ilvl w:val="0"/>
          <w:numId w:val="2"/>
        </w:numPr>
        <w:spacing w:after="200" w:line="276" w:lineRule="auto"/>
        <w:contextualSpacing/>
        <w:rPr>
          <w:rFonts w:eastAsia="Calibri"/>
        </w:rPr>
      </w:pPr>
      <w:r w:rsidRPr="12E4BECE">
        <w:rPr>
          <w:rFonts w:eastAsia="Calibri"/>
          <w:b/>
          <w:bCs/>
        </w:rPr>
        <w:t xml:space="preserve"> </w:t>
      </w:r>
      <w:r w:rsidRPr="12E4BECE">
        <w:rPr>
          <w:rFonts w:eastAsia="Calibri"/>
        </w:rPr>
        <w:t xml:space="preserve">[PREWORKT7] Thinking about the </w:t>
      </w:r>
      <w:r w:rsidRPr="12E4BECE">
        <w:rPr>
          <w:rFonts w:eastAsia="Calibri"/>
          <w:b/>
          <w:bCs/>
        </w:rPr>
        <w:t>one-way</w:t>
      </w:r>
      <w:r w:rsidRPr="12E4BECE">
        <w:rPr>
          <w:rFonts w:eastAsia="Calibri"/>
        </w:rPr>
        <w:t xml:space="preserve"> trip from [insert address from PREWORK1B – PREWORK3/this address] to your home</w:t>
      </w:r>
      <w:r w:rsidRPr="12E4BECE">
        <w:rPr>
          <w:rFonts w:eastAsia="Calibri"/>
          <w:b/>
          <w:bCs/>
        </w:rPr>
        <w:t xml:space="preserve"> </w:t>
      </w:r>
      <w:r w:rsidRPr="12E4BECE">
        <w:rPr>
          <w:rFonts w:eastAsia="Calibri"/>
        </w:rPr>
        <w:t xml:space="preserve">on a usual workday, about how much time did you usually </w:t>
      </w:r>
      <w:r w:rsidRPr="12E4BECE">
        <w:rPr>
          <w:rFonts w:eastAsia="Calibri"/>
          <w:b/>
          <w:bCs/>
        </w:rPr>
        <w:t>s</w:t>
      </w:r>
      <w:r w:rsidRPr="12E4BECE">
        <w:rPr>
          <w:rFonts w:eastAsia="Calibri"/>
        </w:rPr>
        <w:t>pend in each type of transportation?</w:t>
      </w:r>
    </w:p>
    <w:p w14:paraId="65F06BC7" w14:textId="4A51E818" w:rsidR="154933FC" w:rsidRDefault="154933FC" w:rsidP="154933FC">
      <w:pPr>
        <w:rPr>
          <w:i/>
          <w:iCs/>
        </w:rPr>
      </w:pPr>
      <w:r w:rsidRPr="154933FC">
        <w:rPr>
          <w:i/>
          <w:iCs/>
        </w:rPr>
        <w:t>[NOTE TO RESEARCHERS: PREWORKT7A-H ARE PROGRAMMED AS A GRID, BUT DISPLAYED AS MULTIPLE-CHOICE QUESTIONS ON SAME SCREEN]</w:t>
      </w:r>
    </w:p>
    <w:p w14:paraId="0AD97676" w14:textId="38460C23" w:rsidR="001E4E5A" w:rsidRPr="00AF7794" w:rsidRDefault="734E444F" w:rsidP="734E444F">
      <w:pPr>
        <w:spacing w:after="0" w:line="240" w:lineRule="auto"/>
        <w:rPr>
          <w:rFonts w:eastAsia="Calibri"/>
          <w:b/>
          <w:bCs/>
        </w:rPr>
      </w:pPr>
      <w:r w:rsidRPr="734E444F">
        <w:rPr>
          <w:rFonts w:eastAsia="Calibri"/>
          <w:b/>
          <w:bCs/>
        </w:rPr>
        <w:t>[IF PREWORKT4=NO, then display rows ONLY for responses marked in PREWORKT6.</w:t>
      </w:r>
    </w:p>
    <w:p w14:paraId="37C3D34D" w14:textId="4395D76C" w:rsidR="001E4E5A" w:rsidRPr="00AF7794" w:rsidRDefault="001E4E5A" w:rsidP="00655669">
      <w:pPr>
        <w:spacing w:after="120" w:line="240" w:lineRule="auto"/>
        <w:rPr>
          <w:rFonts w:eastAsia="Calibri" w:cstheme="minorHAnsi"/>
          <w:b/>
        </w:rPr>
      </w:pPr>
      <w:r w:rsidRPr="00AF7794">
        <w:rPr>
          <w:rFonts w:eastAsia="Calibri" w:cstheme="minorHAnsi"/>
          <w:b/>
        </w:rPr>
        <w:t xml:space="preserve">IF </w:t>
      </w:r>
      <w:r w:rsidR="00B939C1" w:rsidRPr="00AF7794">
        <w:rPr>
          <w:rFonts w:eastAsia="Calibri" w:cstheme="minorHAnsi"/>
          <w:b/>
        </w:rPr>
        <w:t>PREWORKT5=NO</w:t>
      </w:r>
      <w:r w:rsidRPr="00AF7794">
        <w:rPr>
          <w:rFonts w:eastAsia="Calibri" w:cstheme="minorHAnsi"/>
          <w:b/>
        </w:rPr>
        <w:t>,</w:t>
      </w:r>
      <w:r w:rsidR="00655669" w:rsidRPr="00AF7794">
        <w:rPr>
          <w:rFonts w:eastAsia="Calibri" w:cstheme="minorHAnsi"/>
          <w:b/>
        </w:rPr>
        <w:t xml:space="preserve"> then</w:t>
      </w:r>
      <w:r w:rsidRPr="00AF7794">
        <w:rPr>
          <w:rFonts w:eastAsia="Calibri" w:cstheme="minorHAnsi"/>
          <w:b/>
        </w:rPr>
        <w:t xml:space="preserve"> also</w:t>
      </w:r>
      <w:r w:rsidR="00655669" w:rsidRPr="00AF7794">
        <w:rPr>
          <w:rFonts w:eastAsia="Calibri" w:cstheme="minorHAnsi"/>
          <w:b/>
        </w:rPr>
        <w:t xml:space="preserve"> dis</w:t>
      </w:r>
      <w:r w:rsidRPr="00AF7794">
        <w:rPr>
          <w:rFonts w:eastAsia="Calibri" w:cstheme="minorHAnsi"/>
          <w:b/>
        </w:rPr>
        <w:t>play</w:t>
      </w:r>
      <w:r w:rsidR="00655669" w:rsidRPr="00AF7794">
        <w:rPr>
          <w:rFonts w:eastAsia="Calibri" w:cstheme="minorHAnsi"/>
          <w:b/>
        </w:rPr>
        <w:t xml:space="preserve"> responses marked in </w:t>
      </w:r>
      <w:r w:rsidR="00B939C1" w:rsidRPr="00AF7794">
        <w:rPr>
          <w:rFonts w:eastAsia="Calibri" w:cstheme="minorHAnsi"/>
          <w:b/>
        </w:rPr>
        <w:t>PREWORKT1</w:t>
      </w:r>
      <w:r w:rsidR="00655669" w:rsidRPr="00AF7794">
        <w:rPr>
          <w:rFonts w:eastAsia="Calibri" w:cstheme="minorHAnsi"/>
          <w:b/>
        </w:rPr>
        <w:t>.</w:t>
      </w:r>
      <w:r w:rsidRPr="00AF7794">
        <w:rPr>
          <w:rFonts w:eastAsia="Calibri" w:cstheme="minorHAnsi"/>
          <w:b/>
        </w:rPr>
        <w:t>]</w:t>
      </w:r>
    </w:p>
    <w:tbl>
      <w:tblPr>
        <w:tblStyle w:val="TableGrid421"/>
        <w:tblW w:w="10440" w:type="dxa"/>
        <w:tblInd w:w="-540" w:type="dxa"/>
        <w:tblLook w:val="04A0" w:firstRow="1" w:lastRow="0" w:firstColumn="1" w:lastColumn="0" w:noHBand="0" w:noVBand="1"/>
      </w:tblPr>
      <w:tblGrid>
        <w:gridCol w:w="5400"/>
        <w:gridCol w:w="1260"/>
        <w:gridCol w:w="990"/>
        <w:gridCol w:w="982"/>
        <w:gridCol w:w="728"/>
        <w:gridCol w:w="1080"/>
      </w:tblGrid>
      <w:tr w:rsidR="00AF7794" w:rsidRPr="00AF7794" w14:paraId="51CCC909" w14:textId="77777777" w:rsidTr="003A5760">
        <w:tc>
          <w:tcPr>
            <w:tcW w:w="5400" w:type="dxa"/>
            <w:tcBorders>
              <w:top w:val="nil"/>
              <w:left w:val="nil"/>
              <w:bottom w:val="single" w:sz="4" w:space="0" w:color="auto"/>
            </w:tcBorders>
            <w:tcMar>
              <w:top w:w="72" w:type="dxa"/>
              <w:left w:w="115" w:type="dxa"/>
              <w:bottom w:w="72" w:type="dxa"/>
              <w:right w:w="115" w:type="dxa"/>
            </w:tcMar>
            <w:vAlign w:val="center"/>
          </w:tcPr>
          <w:p w14:paraId="356250B9" w14:textId="77777777" w:rsidR="00655669" w:rsidRPr="00AF7794" w:rsidRDefault="00655669" w:rsidP="00FE1D96">
            <w:pPr>
              <w:jc w:val="center"/>
              <w:rPr>
                <w:rFonts w:eastAsia="Calibri" w:cstheme="minorHAnsi"/>
              </w:rPr>
            </w:pPr>
          </w:p>
        </w:tc>
        <w:tc>
          <w:tcPr>
            <w:tcW w:w="1260" w:type="dxa"/>
            <w:tcBorders>
              <w:bottom w:val="single" w:sz="4" w:space="0" w:color="auto"/>
            </w:tcBorders>
            <w:tcMar>
              <w:top w:w="72" w:type="dxa"/>
              <w:left w:w="115" w:type="dxa"/>
              <w:bottom w:w="72" w:type="dxa"/>
              <w:right w:w="115" w:type="dxa"/>
            </w:tcMar>
          </w:tcPr>
          <w:p w14:paraId="17BF9231" w14:textId="0F7F3A60" w:rsidR="00655669"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2B581222" w14:textId="7534BA34" w:rsidR="00655669" w:rsidRPr="00AF7794" w:rsidRDefault="154933FC" w:rsidP="154933FC">
            <w:pPr>
              <w:jc w:val="center"/>
              <w:rPr>
                <w:rFonts w:eastAsia="Calibri"/>
              </w:rPr>
            </w:pPr>
            <w:r w:rsidRPr="154933FC">
              <w:rPr>
                <w:rFonts w:eastAsia="Calibri"/>
              </w:rPr>
              <w:t>16 to 30 minutes</w:t>
            </w:r>
          </w:p>
        </w:tc>
        <w:tc>
          <w:tcPr>
            <w:tcW w:w="982" w:type="dxa"/>
            <w:tcBorders>
              <w:bottom w:val="single" w:sz="4" w:space="0" w:color="auto"/>
            </w:tcBorders>
          </w:tcPr>
          <w:p w14:paraId="6CBC5BE5" w14:textId="02D841A3" w:rsidR="00655669" w:rsidRPr="00AF7794" w:rsidRDefault="154933FC" w:rsidP="154933FC">
            <w:pPr>
              <w:jc w:val="center"/>
              <w:rPr>
                <w:rFonts w:eastAsia="Calibri"/>
              </w:rPr>
            </w:pPr>
            <w:r w:rsidRPr="154933FC">
              <w:rPr>
                <w:rFonts w:eastAsia="Calibri"/>
              </w:rPr>
              <w:t>31 to 59 minutes</w:t>
            </w:r>
          </w:p>
        </w:tc>
        <w:tc>
          <w:tcPr>
            <w:tcW w:w="728" w:type="dxa"/>
            <w:tcBorders>
              <w:bottom w:val="single" w:sz="4" w:space="0" w:color="auto"/>
            </w:tcBorders>
          </w:tcPr>
          <w:p w14:paraId="111E4D37" w14:textId="5EFDAC06" w:rsidR="00655669" w:rsidRPr="00AF7794" w:rsidRDefault="154933FC" w:rsidP="154933FC">
            <w:pPr>
              <w:jc w:val="center"/>
              <w:rPr>
                <w:rFonts w:eastAsia="Calibri"/>
              </w:rPr>
            </w:pPr>
            <w:r w:rsidRPr="154933FC">
              <w:rPr>
                <w:rFonts w:eastAsia="Calibri"/>
              </w:rPr>
              <w:t>1 hour</w:t>
            </w:r>
          </w:p>
        </w:tc>
        <w:tc>
          <w:tcPr>
            <w:tcW w:w="1080" w:type="dxa"/>
            <w:tcBorders>
              <w:bottom w:val="single" w:sz="4" w:space="0" w:color="auto"/>
            </w:tcBorders>
            <w:tcMar>
              <w:top w:w="72" w:type="dxa"/>
              <w:left w:w="115" w:type="dxa"/>
              <w:bottom w:w="72" w:type="dxa"/>
              <w:right w:w="115" w:type="dxa"/>
            </w:tcMar>
          </w:tcPr>
          <w:p w14:paraId="5284F58B" w14:textId="44BD4323" w:rsidR="00655669" w:rsidRPr="00AF7794" w:rsidRDefault="154933FC" w:rsidP="154933FC">
            <w:pPr>
              <w:jc w:val="center"/>
              <w:rPr>
                <w:rFonts w:eastAsia="Calibri"/>
              </w:rPr>
            </w:pPr>
            <w:r w:rsidRPr="154933FC">
              <w:rPr>
                <w:rFonts w:eastAsia="Calibri"/>
              </w:rPr>
              <w:t>2 hours or more</w:t>
            </w:r>
          </w:p>
        </w:tc>
      </w:tr>
      <w:tr w:rsidR="00AF7794" w:rsidRPr="00AF7794" w14:paraId="40231A5D" w14:textId="77777777" w:rsidTr="003A5760">
        <w:tc>
          <w:tcPr>
            <w:tcW w:w="5400" w:type="dxa"/>
            <w:shd w:val="clear" w:color="auto" w:fill="D9D9D9" w:themeFill="background1" w:themeFillShade="D9"/>
            <w:tcMar>
              <w:top w:w="72" w:type="dxa"/>
              <w:left w:w="115" w:type="dxa"/>
              <w:bottom w:w="72" w:type="dxa"/>
              <w:right w:w="115" w:type="dxa"/>
            </w:tcMar>
          </w:tcPr>
          <w:p w14:paraId="38493B8E" w14:textId="2BC57134" w:rsidR="00655669" w:rsidRPr="00AF7794" w:rsidRDefault="00655669" w:rsidP="00FE1D96">
            <w:pPr>
              <w:tabs>
                <w:tab w:val="left" w:pos="515"/>
              </w:tabs>
              <w:ind w:left="515" w:hanging="515"/>
              <w:rPr>
                <w:rFonts w:eastAsia="Calibri" w:cstheme="minorHAnsi"/>
              </w:rPr>
            </w:pPr>
            <w:r w:rsidRPr="00AF7794">
              <w:rPr>
                <w:rFonts w:eastAsia="Calibri" w:cstheme="minorHAnsi"/>
              </w:rPr>
              <w:t>[PREWORKT7A] 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C7E95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F494DD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shd w:val="clear" w:color="auto" w:fill="D9D9D9" w:themeFill="background1" w:themeFillShade="D9"/>
            <w:vAlign w:val="center"/>
          </w:tcPr>
          <w:p w14:paraId="4A3B9D8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shd w:val="clear" w:color="auto" w:fill="D9D9D9" w:themeFill="background1" w:themeFillShade="D9"/>
            <w:vAlign w:val="center"/>
          </w:tcPr>
          <w:p w14:paraId="6C17F46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6E07E68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0A44E36" w14:textId="77777777" w:rsidTr="003A5760">
        <w:tc>
          <w:tcPr>
            <w:tcW w:w="5400" w:type="dxa"/>
            <w:tcBorders>
              <w:bottom w:val="single" w:sz="4" w:space="0" w:color="auto"/>
            </w:tcBorders>
            <w:tcMar>
              <w:top w:w="72" w:type="dxa"/>
              <w:left w:w="115" w:type="dxa"/>
              <w:bottom w:w="72" w:type="dxa"/>
              <w:right w:w="115" w:type="dxa"/>
            </w:tcMar>
          </w:tcPr>
          <w:p w14:paraId="1DB7357C" w14:textId="723412F5" w:rsidR="00655669" w:rsidRPr="00AF7794" w:rsidRDefault="71CC2ABE" w:rsidP="7DFB0838">
            <w:pPr>
              <w:tabs>
                <w:tab w:val="left" w:pos="515"/>
              </w:tabs>
              <w:ind w:left="515" w:hanging="515"/>
              <w:rPr>
                <w:rFonts w:eastAsia="Calibri"/>
              </w:rPr>
            </w:pPr>
            <w:r w:rsidRPr="71CC2ABE">
              <w:rPr>
                <w:rFonts w:eastAsia="Calibri"/>
              </w:rPr>
              <w:t>[PREWORKT7B]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188B856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B89927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vAlign w:val="center"/>
          </w:tcPr>
          <w:p w14:paraId="27C4B51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vAlign w:val="center"/>
          </w:tcPr>
          <w:p w14:paraId="406460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65C639C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12E935B" w14:textId="77777777" w:rsidTr="003A5760">
        <w:tc>
          <w:tcPr>
            <w:tcW w:w="5400" w:type="dxa"/>
            <w:shd w:val="clear" w:color="auto" w:fill="D9D9D9" w:themeFill="background1" w:themeFillShade="D9"/>
            <w:tcMar>
              <w:top w:w="72" w:type="dxa"/>
              <w:left w:w="115" w:type="dxa"/>
              <w:bottom w:w="72" w:type="dxa"/>
              <w:right w:w="115" w:type="dxa"/>
            </w:tcMar>
          </w:tcPr>
          <w:p w14:paraId="3A590DD6" w14:textId="41B15EB5" w:rsidR="00655669" w:rsidRPr="00AF7794" w:rsidRDefault="00655669" w:rsidP="00FE1D96">
            <w:pPr>
              <w:tabs>
                <w:tab w:val="left" w:pos="515"/>
              </w:tabs>
              <w:ind w:left="515" w:hanging="515"/>
              <w:rPr>
                <w:rFonts w:eastAsia="Calibri" w:cstheme="minorHAnsi"/>
              </w:rPr>
            </w:pPr>
            <w:r w:rsidRPr="00AF7794">
              <w:rPr>
                <w:rFonts w:eastAsia="Calibri" w:cstheme="minorHAnsi"/>
              </w:rPr>
              <w:t>[PREWORKT7C] Motorcycle</w:t>
            </w:r>
          </w:p>
        </w:tc>
        <w:tc>
          <w:tcPr>
            <w:tcW w:w="1260" w:type="dxa"/>
            <w:shd w:val="clear" w:color="auto" w:fill="D9D9D9" w:themeFill="background1" w:themeFillShade="D9"/>
            <w:tcMar>
              <w:top w:w="72" w:type="dxa"/>
              <w:left w:w="115" w:type="dxa"/>
              <w:bottom w:w="72" w:type="dxa"/>
              <w:right w:w="115" w:type="dxa"/>
            </w:tcMar>
            <w:vAlign w:val="center"/>
          </w:tcPr>
          <w:p w14:paraId="0574A8A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775FE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shd w:val="clear" w:color="auto" w:fill="D9D9D9" w:themeFill="background1" w:themeFillShade="D9"/>
            <w:vAlign w:val="center"/>
          </w:tcPr>
          <w:p w14:paraId="34A8E92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shd w:val="clear" w:color="auto" w:fill="D9D9D9" w:themeFill="background1" w:themeFillShade="D9"/>
            <w:vAlign w:val="center"/>
          </w:tcPr>
          <w:p w14:paraId="4F060EB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366FFC4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89DE48D" w14:textId="77777777" w:rsidTr="003A5760">
        <w:tc>
          <w:tcPr>
            <w:tcW w:w="5400" w:type="dxa"/>
            <w:tcBorders>
              <w:bottom w:val="single" w:sz="4" w:space="0" w:color="auto"/>
            </w:tcBorders>
            <w:tcMar>
              <w:top w:w="72" w:type="dxa"/>
              <w:left w:w="115" w:type="dxa"/>
              <w:bottom w:w="72" w:type="dxa"/>
              <w:right w:w="115" w:type="dxa"/>
            </w:tcMar>
          </w:tcPr>
          <w:p w14:paraId="72D7AFD2" w14:textId="22FF59BA" w:rsidR="00655669" w:rsidRPr="00AF7794" w:rsidRDefault="00655669" w:rsidP="00FE1D96">
            <w:pPr>
              <w:tabs>
                <w:tab w:val="left" w:pos="515"/>
              </w:tabs>
              <w:ind w:left="515" w:hanging="515"/>
              <w:rPr>
                <w:rFonts w:eastAsia="Calibri" w:cstheme="minorHAnsi"/>
              </w:rPr>
            </w:pPr>
            <w:r w:rsidRPr="00AF7794">
              <w:rPr>
                <w:rFonts w:eastAsia="Calibri" w:cstheme="minorHAnsi"/>
              </w:rPr>
              <w:t>[PREWORKT7D]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80FA1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0A07DC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vAlign w:val="center"/>
          </w:tcPr>
          <w:p w14:paraId="6A922E1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vAlign w:val="center"/>
          </w:tcPr>
          <w:p w14:paraId="0500531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787FC4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6E4D090" w14:textId="77777777" w:rsidTr="003A5760">
        <w:tc>
          <w:tcPr>
            <w:tcW w:w="5400" w:type="dxa"/>
            <w:shd w:val="clear" w:color="auto" w:fill="D9D9D9" w:themeFill="background1" w:themeFillShade="D9"/>
            <w:tcMar>
              <w:top w:w="72" w:type="dxa"/>
              <w:left w:w="115" w:type="dxa"/>
              <w:bottom w:w="72" w:type="dxa"/>
              <w:right w:w="115" w:type="dxa"/>
            </w:tcMar>
          </w:tcPr>
          <w:p w14:paraId="3C55E64A" w14:textId="4148511D" w:rsidR="00655669" w:rsidRPr="00AF7794" w:rsidRDefault="00655669" w:rsidP="00FE1D96">
            <w:pPr>
              <w:tabs>
                <w:tab w:val="left" w:pos="515"/>
              </w:tabs>
              <w:ind w:left="515" w:hanging="515"/>
              <w:rPr>
                <w:rFonts w:eastAsia="Calibri" w:cstheme="minorHAnsi"/>
              </w:rPr>
            </w:pPr>
            <w:r w:rsidRPr="00AF7794">
              <w:rPr>
                <w:rFonts w:eastAsia="Calibri" w:cstheme="minorHAnsi"/>
              </w:rPr>
              <w:t>[PREWORKT7E]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4670826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5472A8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shd w:val="clear" w:color="auto" w:fill="D9D9D9" w:themeFill="background1" w:themeFillShade="D9"/>
            <w:vAlign w:val="center"/>
          </w:tcPr>
          <w:p w14:paraId="7637E5C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shd w:val="clear" w:color="auto" w:fill="D9D9D9" w:themeFill="background1" w:themeFillShade="D9"/>
            <w:vAlign w:val="center"/>
          </w:tcPr>
          <w:p w14:paraId="5976972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35916B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0DB600C" w14:textId="77777777" w:rsidTr="003A5760">
        <w:tc>
          <w:tcPr>
            <w:tcW w:w="5400" w:type="dxa"/>
            <w:tcBorders>
              <w:bottom w:val="single" w:sz="4" w:space="0" w:color="auto"/>
            </w:tcBorders>
            <w:tcMar>
              <w:top w:w="72" w:type="dxa"/>
              <w:left w:w="115" w:type="dxa"/>
              <w:bottom w:w="72" w:type="dxa"/>
              <w:right w:w="115" w:type="dxa"/>
            </w:tcMar>
          </w:tcPr>
          <w:p w14:paraId="3321E9C6" w14:textId="0E5C945D" w:rsidR="00655669" w:rsidRPr="00AF7794" w:rsidRDefault="00655669" w:rsidP="00FE1D96">
            <w:pPr>
              <w:tabs>
                <w:tab w:val="left" w:pos="515"/>
              </w:tabs>
              <w:ind w:left="515" w:hanging="515"/>
              <w:rPr>
                <w:rFonts w:eastAsia="Calibri" w:cstheme="minorHAnsi"/>
              </w:rPr>
            </w:pPr>
            <w:r w:rsidRPr="00AF7794">
              <w:rPr>
                <w:rFonts w:eastAsia="Calibri" w:cstheme="minorHAnsi"/>
              </w:rPr>
              <w:t>[PREWORKT7F] Bicycle</w:t>
            </w:r>
          </w:p>
        </w:tc>
        <w:tc>
          <w:tcPr>
            <w:tcW w:w="1260" w:type="dxa"/>
            <w:tcBorders>
              <w:bottom w:val="single" w:sz="4" w:space="0" w:color="auto"/>
            </w:tcBorders>
            <w:tcMar>
              <w:top w:w="72" w:type="dxa"/>
              <w:left w:w="115" w:type="dxa"/>
              <w:bottom w:w="72" w:type="dxa"/>
              <w:right w:w="115" w:type="dxa"/>
            </w:tcMar>
            <w:vAlign w:val="center"/>
          </w:tcPr>
          <w:p w14:paraId="3712130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4B706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vAlign w:val="center"/>
          </w:tcPr>
          <w:p w14:paraId="3175733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vAlign w:val="center"/>
          </w:tcPr>
          <w:p w14:paraId="01D1A92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6353CC8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2D9AC70" w14:textId="77777777" w:rsidTr="003A5760">
        <w:tc>
          <w:tcPr>
            <w:tcW w:w="5400" w:type="dxa"/>
            <w:tcBorders>
              <w:bottom w:val="single" w:sz="4" w:space="0" w:color="auto"/>
            </w:tcBorders>
            <w:shd w:val="clear" w:color="auto" w:fill="D9D9D9" w:themeFill="background1" w:themeFillShade="D9"/>
            <w:tcMar>
              <w:top w:w="72" w:type="dxa"/>
              <w:left w:w="115" w:type="dxa"/>
              <w:bottom w:w="72" w:type="dxa"/>
              <w:right w:w="115" w:type="dxa"/>
            </w:tcMar>
          </w:tcPr>
          <w:p w14:paraId="1B006B87" w14:textId="10B46A90" w:rsidR="00655669" w:rsidRPr="00AF7794" w:rsidRDefault="00655669" w:rsidP="00FE1D96">
            <w:pPr>
              <w:tabs>
                <w:tab w:val="left" w:pos="515"/>
              </w:tabs>
              <w:ind w:left="515" w:hanging="515"/>
              <w:rPr>
                <w:rFonts w:eastAsia="Calibri" w:cstheme="minorHAnsi"/>
              </w:rPr>
            </w:pPr>
            <w:r w:rsidRPr="00AF7794">
              <w:rPr>
                <w:rFonts w:eastAsia="Calibri" w:cstheme="minorHAnsi"/>
              </w:rPr>
              <w:lastRenderedPageBreak/>
              <w:t>[PREWORKT7G]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A29D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317350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shd w:val="clear" w:color="auto" w:fill="D9D9D9" w:themeFill="background1" w:themeFillShade="D9"/>
            <w:vAlign w:val="center"/>
          </w:tcPr>
          <w:p w14:paraId="2FF12A7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shd w:val="clear" w:color="auto" w:fill="D9D9D9" w:themeFill="background1" w:themeFillShade="D9"/>
            <w:vAlign w:val="center"/>
          </w:tcPr>
          <w:p w14:paraId="51F7C3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2921056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4CB6D2B4" w14:textId="77777777" w:rsidTr="003A5760">
        <w:tc>
          <w:tcPr>
            <w:tcW w:w="5400" w:type="dxa"/>
            <w:shd w:val="clear" w:color="auto" w:fill="auto"/>
            <w:tcMar>
              <w:top w:w="72" w:type="dxa"/>
              <w:left w:w="115" w:type="dxa"/>
              <w:bottom w:w="72" w:type="dxa"/>
              <w:right w:w="115" w:type="dxa"/>
            </w:tcMar>
          </w:tcPr>
          <w:p w14:paraId="23B94B56" w14:textId="629B8BC0" w:rsidR="00655669" w:rsidRPr="00AF7794" w:rsidRDefault="00655669" w:rsidP="00B939C1">
            <w:pPr>
              <w:tabs>
                <w:tab w:val="left" w:pos="515"/>
              </w:tabs>
              <w:ind w:left="515" w:hanging="515"/>
              <w:rPr>
                <w:rFonts w:eastAsia="Calibri" w:cstheme="minorHAnsi"/>
              </w:rPr>
            </w:pPr>
            <w:r w:rsidRPr="00AF7794">
              <w:rPr>
                <w:rFonts w:eastAsia="Calibri" w:cstheme="minorHAnsi"/>
              </w:rPr>
              <w:t xml:space="preserve">[PREWORKT7H] [OTHER FROM </w:t>
            </w:r>
            <w:r w:rsidR="00B939C1" w:rsidRPr="00AF7794">
              <w:rPr>
                <w:rFonts w:eastAsia="Calibri" w:cstheme="minorHAnsi"/>
              </w:rPr>
              <w:t>PREWORKT6 OR</w:t>
            </w:r>
            <w:r w:rsidRPr="00AF7794">
              <w:rPr>
                <w:rFonts w:eastAsia="Calibri" w:cstheme="minorHAnsi"/>
              </w:rPr>
              <w:t xml:space="preserve"> </w:t>
            </w:r>
            <w:r w:rsidR="00B939C1" w:rsidRPr="00AF7794">
              <w:rPr>
                <w:rFonts w:eastAsia="Calibri" w:cstheme="minorHAnsi"/>
              </w:rPr>
              <w:t>PREWORKT1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168BE57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0FEE6A5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vAlign w:val="center"/>
          </w:tcPr>
          <w:p w14:paraId="48730F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vAlign w:val="center"/>
          </w:tcPr>
          <w:p w14:paraId="0121F2C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auto"/>
            <w:tcMar>
              <w:top w:w="72" w:type="dxa"/>
              <w:left w:w="115" w:type="dxa"/>
              <w:bottom w:w="72" w:type="dxa"/>
              <w:right w:w="115" w:type="dxa"/>
            </w:tcMar>
            <w:vAlign w:val="center"/>
          </w:tcPr>
          <w:p w14:paraId="0E6B7D6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09E2484B" w14:textId="7D467394" w:rsidR="00942917" w:rsidRPr="00AF7794" w:rsidRDefault="71CC2ABE" w:rsidP="003A5760">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PREWORKT8</w:t>
      </w:r>
    </w:p>
    <w:p w14:paraId="5E3A9E93" w14:textId="77777777" w:rsidR="00942917" w:rsidRPr="00AF7794" w:rsidRDefault="00942917" w:rsidP="00942917">
      <w:pPr>
        <w:spacing w:after="0" w:line="240" w:lineRule="auto"/>
        <w:ind w:left="360"/>
        <w:contextualSpacing/>
        <w:rPr>
          <w:rFonts w:eastAsia="Calibri" w:cstheme="minorHAnsi"/>
        </w:rPr>
      </w:pPr>
    </w:p>
    <w:p w14:paraId="42F1938A" w14:textId="1B454BAF" w:rsidR="00655669" w:rsidRPr="00AF7794" w:rsidRDefault="12E4BECE" w:rsidP="008B16AA">
      <w:pPr>
        <w:numPr>
          <w:ilvl w:val="0"/>
          <w:numId w:val="2"/>
        </w:numPr>
        <w:spacing w:after="0" w:line="240" w:lineRule="auto"/>
        <w:contextualSpacing/>
        <w:rPr>
          <w:rFonts w:eastAsia="Calibri"/>
        </w:rPr>
      </w:pPr>
      <w:r w:rsidRPr="12E4BECE">
        <w:rPr>
          <w:rFonts w:eastAsia="Calibri"/>
        </w:rPr>
        <w:t xml:space="preserve">[PREWORKT8] How many </w:t>
      </w:r>
      <w:r w:rsidRPr="12E4BECE">
        <w:rPr>
          <w:rFonts w:eastAsia="Calibri"/>
          <w:b/>
          <w:bCs/>
        </w:rPr>
        <w:t>days per week</w:t>
      </w:r>
      <w:r w:rsidRPr="12E4BECE">
        <w:rPr>
          <w:rFonts w:eastAsia="Calibri"/>
        </w:rPr>
        <w:t xml:space="preserve"> did you usually make the trip back to your home from [insert address from PREWORK1B – PREWORK3/this address]?</w:t>
      </w:r>
      <w:r w:rsidRPr="12E4BECE">
        <w:rPr>
          <w:rFonts w:eastAsia="Calibri"/>
          <w:i/>
          <w:iCs/>
        </w:rPr>
        <w:t xml:space="preserve"> </w:t>
      </w:r>
    </w:p>
    <w:p w14:paraId="48B5DCD7" w14:textId="1DC10983" w:rsidR="00655669" w:rsidRPr="00AF7794" w:rsidRDefault="71CC2ABE" w:rsidP="71CC2ABE">
      <w:pPr>
        <w:spacing w:before="60" w:after="0" w:line="240" w:lineRule="auto"/>
        <w:ind w:left="720"/>
        <w:contextualSpacing/>
        <w:rPr>
          <w:rFonts w:eastAsia="Calibri"/>
        </w:rPr>
      </w:pPr>
      <w:r w:rsidRPr="71CC2ABE">
        <w:rPr>
          <w:rFonts w:eastAsia="Calibri"/>
        </w:rPr>
        <w:t>0</w:t>
      </w:r>
      <w:r w:rsidR="007D352C">
        <w:tab/>
      </w:r>
      <w:r w:rsidRPr="71CC2ABE">
        <w:rPr>
          <w:rFonts w:eastAsia="Calibri"/>
        </w:rPr>
        <w:t>1 day per week</w:t>
      </w:r>
    </w:p>
    <w:p w14:paraId="03E5F76E" w14:textId="2B4B9C53" w:rsidR="00655669" w:rsidRPr="00AF7794" w:rsidRDefault="71CC2ABE" w:rsidP="71CC2ABE">
      <w:pPr>
        <w:spacing w:before="60" w:after="0" w:line="240" w:lineRule="auto"/>
        <w:ind w:left="720"/>
        <w:contextualSpacing/>
        <w:rPr>
          <w:rFonts w:eastAsia="Calibri"/>
        </w:rPr>
      </w:pPr>
      <w:r w:rsidRPr="71CC2ABE">
        <w:rPr>
          <w:rFonts w:eastAsia="Calibri"/>
        </w:rPr>
        <w:t>1</w:t>
      </w:r>
      <w:r w:rsidR="007D352C">
        <w:tab/>
      </w:r>
      <w:r w:rsidRPr="71CC2ABE">
        <w:rPr>
          <w:rFonts w:eastAsia="Calibri"/>
        </w:rPr>
        <w:t>2 days per week</w:t>
      </w:r>
    </w:p>
    <w:p w14:paraId="2851E9D7" w14:textId="375CCA2D" w:rsidR="00655669" w:rsidRPr="00AF7794" w:rsidRDefault="71CC2ABE" w:rsidP="71CC2ABE">
      <w:pPr>
        <w:spacing w:before="60" w:after="0" w:line="240" w:lineRule="auto"/>
        <w:ind w:left="720"/>
        <w:contextualSpacing/>
        <w:rPr>
          <w:rFonts w:eastAsia="Calibri"/>
        </w:rPr>
      </w:pPr>
      <w:r w:rsidRPr="71CC2ABE">
        <w:rPr>
          <w:rFonts w:eastAsia="Calibri"/>
        </w:rPr>
        <w:t>2</w:t>
      </w:r>
      <w:r w:rsidR="007D352C">
        <w:tab/>
      </w:r>
      <w:r w:rsidRPr="71CC2ABE">
        <w:rPr>
          <w:rFonts w:eastAsia="Calibri"/>
        </w:rPr>
        <w:t>3 days per week</w:t>
      </w:r>
    </w:p>
    <w:p w14:paraId="69849D64" w14:textId="216204EF" w:rsidR="00655669" w:rsidRPr="00AF7794" w:rsidRDefault="71CC2ABE" w:rsidP="71CC2ABE">
      <w:pPr>
        <w:spacing w:before="60" w:after="0" w:line="240" w:lineRule="auto"/>
        <w:ind w:left="720"/>
        <w:contextualSpacing/>
        <w:rPr>
          <w:rFonts w:eastAsia="Calibri"/>
        </w:rPr>
      </w:pPr>
      <w:r w:rsidRPr="71CC2ABE">
        <w:rPr>
          <w:rFonts w:eastAsia="Calibri"/>
        </w:rPr>
        <w:t>3</w:t>
      </w:r>
      <w:r w:rsidR="007D352C">
        <w:tab/>
      </w:r>
      <w:r w:rsidRPr="71CC2ABE">
        <w:rPr>
          <w:rFonts w:eastAsia="Calibri"/>
        </w:rPr>
        <w:t>4 days per week</w:t>
      </w:r>
    </w:p>
    <w:p w14:paraId="1F96FFB0" w14:textId="5A33B898" w:rsidR="00655669" w:rsidRPr="00AF7794" w:rsidRDefault="71CC2ABE" w:rsidP="71CC2ABE">
      <w:pPr>
        <w:spacing w:before="60" w:after="0" w:line="240" w:lineRule="auto"/>
        <w:ind w:left="720"/>
        <w:contextualSpacing/>
        <w:rPr>
          <w:rFonts w:eastAsia="Calibri"/>
        </w:rPr>
      </w:pPr>
      <w:r w:rsidRPr="71CC2ABE">
        <w:rPr>
          <w:rFonts w:eastAsia="Calibri"/>
        </w:rPr>
        <w:t>4</w:t>
      </w:r>
      <w:r w:rsidR="007D352C">
        <w:tab/>
      </w:r>
      <w:r w:rsidRPr="71CC2ABE">
        <w:rPr>
          <w:rFonts w:eastAsia="Calibri"/>
        </w:rPr>
        <w:t>5 days per week</w:t>
      </w:r>
    </w:p>
    <w:p w14:paraId="7EDBCE29" w14:textId="48ABFF18" w:rsidR="00655669" w:rsidRPr="00AF7794" w:rsidRDefault="71CC2ABE" w:rsidP="71CC2ABE">
      <w:pPr>
        <w:spacing w:before="60" w:after="0" w:line="240" w:lineRule="auto"/>
        <w:ind w:left="720"/>
        <w:contextualSpacing/>
        <w:rPr>
          <w:rFonts w:eastAsia="Calibri"/>
        </w:rPr>
      </w:pPr>
      <w:r w:rsidRPr="71CC2ABE">
        <w:rPr>
          <w:rFonts w:eastAsia="Calibri"/>
        </w:rPr>
        <w:t>5</w:t>
      </w:r>
      <w:r w:rsidR="007D352C">
        <w:tab/>
      </w:r>
      <w:r w:rsidRPr="71CC2ABE">
        <w:rPr>
          <w:rFonts w:eastAsia="Calibri"/>
        </w:rPr>
        <w:t>6 days per week</w:t>
      </w:r>
    </w:p>
    <w:p w14:paraId="5181092F" w14:textId="1DA95141" w:rsidR="00655669" w:rsidRPr="00AF7794" w:rsidRDefault="71CC2ABE" w:rsidP="71CC2ABE">
      <w:pPr>
        <w:spacing w:before="60" w:after="0" w:line="240" w:lineRule="auto"/>
        <w:ind w:left="720"/>
        <w:contextualSpacing/>
        <w:rPr>
          <w:rFonts w:eastAsia="Calibri"/>
        </w:rPr>
      </w:pPr>
      <w:r w:rsidRPr="71CC2ABE">
        <w:rPr>
          <w:rFonts w:eastAsia="Calibri"/>
        </w:rPr>
        <w:t>6</w:t>
      </w:r>
      <w:r w:rsidR="007D352C">
        <w:tab/>
      </w:r>
      <w:r w:rsidRPr="71CC2ABE">
        <w:rPr>
          <w:rFonts w:eastAsia="Calibri"/>
        </w:rPr>
        <w:t>7 days per week</w:t>
      </w:r>
    </w:p>
    <w:p w14:paraId="6E55C4A5" w14:textId="4DE30D72" w:rsidR="0084007F" w:rsidRDefault="71CC2ABE" w:rsidP="71CC2ABE">
      <w:pPr>
        <w:spacing w:before="6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INTROCURSCH</w:t>
      </w:r>
    </w:p>
    <w:p w14:paraId="1A87BB23" w14:textId="77777777" w:rsidR="0084007F" w:rsidRPr="0084007F" w:rsidRDefault="0084007F" w:rsidP="0084007F">
      <w:pPr>
        <w:spacing w:before="60" w:line="240" w:lineRule="auto"/>
        <w:ind w:left="720"/>
        <w:contextualSpacing/>
        <w:rPr>
          <w:rFonts w:eastAsia="Calibri" w:cstheme="minorHAnsi"/>
        </w:rPr>
      </w:pPr>
    </w:p>
    <w:p w14:paraId="3C7DDB90" w14:textId="78184C02" w:rsidR="000077B6" w:rsidRDefault="005C31B2" w:rsidP="000077B6">
      <w:pPr>
        <w:spacing w:before="240" w:after="0" w:line="240" w:lineRule="auto"/>
        <w:rPr>
          <w:rFonts w:eastAsia="Calibri"/>
          <w:b/>
          <w:bCs/>
        </w:rPr>
      </w:pPr>
      <w:r>
        <w:rPr>
          <w:rFonts w:eastAsia="Calibri"/>
          <w:b/>
          <w:bCs/>
        </w:rPr>
        <w:t>[DISPLAY INTROCURSCH</w:t>
      </w:r>
      <w:r w:rsidR="00CA2788">
        <w:rPr>
          <w:rFonts w:eastAsia="Calibri"/>
          <w:b/>
          <w:bCs/>
        </w:rPr>
        <w:t xml:space="preserve"> IF (STUDENT= 1 OR 2)</w:t>
      </w:r>
    </w:p>
    <w:p w14:paraId="5728EB8D" w14:textId="7A9FA890" w:rsidR="00CA2788" w:rsidRPr="003A5760" w:rsidRDefault="00CA2788" w:rsidP="003A5760">
      <w:pPr>
        <w:spacing w:after="0" w:line="240" w:lineRule="auto"/>
        <w:rPr>
          <w:rFonts w:eastAsia="Calibri"/>
          <w:b/>
          <w:bCs/>
        </w:rPr>
      </w:pPr>
      <w:r>
        <w:rPr>
          <w:rFonts w:eastAsia="Calibri"/>
          <w:b/>
          <w:bCs/>
        </w:rPr>
        <w:t>ELSE, GO TO END]</w:t>
      </w:r>
    </w:p>
    <w:p w14:paraId="55708BF7" w14:textId="08894B17" w:rsidR="00553586" w:rsidRPr="00AF7794" w:rsidRDefault="004E2688" w:rsidP="001D0CF4">
      <w:pPr>
        <w:pStyle w:val="Heading1"/>
        <w:rPr>
          <w:rFonts w:eastAsia="Calibri"/>
        </w:rPr>
      </w:pPr>
      <w:r w:rsidRPr="71CC2ABE">
        <w:rPr>
          <w:rFonts w:eastAsia="Calibri"/>
        </w:rPr>
        <w:t xml:space="preserve">[INTROCURSCH] </w:t>
      </w:r>
      <w:r w:rsidR="00F47C43" w:rsidRPr="0084007F">
        <w:rPr>
          <w:rFonts w:eastAsia="Calibri"/>
        </w:rPr>
        <w:t>Current School Commute</w:t>
      </w:r>
    </w:p>
    <w:p w14:paraId="1DFEF539" w14:textId="3865375E" w:rsidR="00F47C43" w:rsidRPr="00AF7794" w:rsidRDefault="71CC2ABE" w:rsidP="00CA2788">
      <w:pPr>
        <w:spacing w:after="0" w:line="240" w:lineRule="auto"/>
        <w:rPr>
          <w:rFonts w:eastAsia="Calibri"/>
        </w:rPr>
      </w:pPr>
      <w:r w:rsidRPr="71CC2ABE">
        <w:rPr>
          <w:rFonts w:eastAsia="Calibri"/>
        </w:rPr>
        <w:t>Earlier, you said that you are currently enrolled in school. The next questions are about the place where you currently</w:t>
      </w:r>
      <w:r w:rsidRPr="71CC2ABE">
        <w:rPr>
          <w:rFonts w:eastAsia="Calibri"/>
          <w:b/>
          <w:bCs/>
        </w:rPr>
        <w:t xml:space="preserve"> </w:t>
      </w:r>
      <w:r w:rsidRPr="71CC2ABE">
        <w:rPr>
          <w:rFonts w:eastAsia="Calibri"/>
        </w:rPr>
        <w:t xml:space="preserve">attend school and your commute from home to this location. </w:t>
      </w:r>
    </w:p>
    <w:p w14:paraId="59124301" w14:textId="77777777" w:rsidR="00F47C43" w:rsidRPr="00AF7794" w:rsidRDefault="00F47C43" w:rsidP="00F47C43">
      <w:pPr>
        <w:spacing w:after="0" w:line="240" w:lineRule="auto"/>
        <w:rPr>
          <w:rFonts w:eastAsia="Calibri" w:cstheme="minorHAnsi"/>
        </w:rPr>
      </w:pPr>
    </w:p>
    <w:p w14:paraId="6710B4E3" w14:textId="77777777" w:rsidR="00F47C43" w:rsidRPr="00AF7794" w:rsidRDefault="00F47C43" w:rsidP="008B16AA">
      <w:pPr>
        <w:numPr>
          <w:ilvl w:val="0"/>
          <w:numId w:val="2"/>
        </w:numPr>
        <w:spacing w:after="0" w:line="240" w:lineRule="auto"/>
        <w:contextualSpacing/>
        <w:rPr>
          <w:rFonts w:eastAsia="Calibri" w:cstheme="minorHAnsi"/>
        </w:rPr>
      </w:pPr>
      <w:bookmarkStart w:id="20" w:name="_Toc496540765"/>
      <w:r w:rsidRPr="00AF7794">
        <w:rPr>
          <w:rFonts w:eastAsia="Calibri" w:cstheme="minorHAnsi"/>
        </w:rPr>
        <w:t>[CURSCHCOM] Do you commute from your home to your current school at least once a week?</w:t>
      </w:r>
    </w:p>
    <w:p w14:paraId="06F84BC0" w14:textId="73C03627" w:rsidR="00F47C43" w:rsidRPr="00AF7794" w:rsidRDefault="71CC2ABE" w:rsidP="71CC2ABE">
      <w:pPr>
        <w:spacing w:before="60" w:after="0" w:line="240" w:lineRule="auto"/>
        <w:ind w:left="720"/>
        <w:contextualSpacing/>
        <w:rPr>
          <w:rFonts w:eastAsia="Calibri"/>
        </w:rPr>
      </w:pPr>
      <w:r w:rsidRPr="71CC2ABE">
        <w:rPr>
          <w:rFonts w:eastAsia="Calibri"/>
        </w:rPr>
        <w:t>1</w:t>
      </w:r>
      <w:r w:rsidR="00E24416">
        <w:tab/>
      </w:r>
      <w:r w:rsidRPr="71CC2ABE">
        <w:rPr>
          <w:rFonts w:eastAsia="Calibri"/>
        </w:rPr>
        <w:t>Yes</w:t>
      </w:r>
    </w:p>
    <w:p w14:paraId="7E7EABB6" w14:textId="5EAD785A" w:rsidR="00F47C43" w:rsidRPr="00AF7794" w:rsidRDefault="71CC2ABE" w:rsidP="71CC2ABE">
      <w:pPr>
        <w:spacing w:before="60" w:after="0" w:line="240" w:lineRule="auto"/>
        <w:ind w:left="720"/>
        <w:contextualSpacing/>
        <w:rPr>
          <w:rFonts w:eastAsia="Calibri"/>
        </w:rPr>
      </w:pPr>
      <w:r w:rsidRPr="71CC2ABE">
        <w:rPr>
          <w:rFonts w:eastAsia="Calibri"/>
        </w:rPr>
        <w:t>0</w:t>
      </w:r>
      <w:r w:rsidR="00E2441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 xml:space="preserve">GO TO END </w:t>
      </w:r>
    </w:p>
    <w:p w14:paraId="7E53FAF0" w14:textId="061EA021"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END </w:t>
      </w:r>
    </w:p>
    <w:p w14:paraId="43810AF2" w14:textId="77777777" w:rsidR="00897028" w:rsidRDefault="00897028" w:rsidP="00897028">
      <w:pPr>
        <w:spacing w:before="60" w:after="0" w:line="240" w:lineRule="auto"/>
        <w:contextualSpacing/>
        <w:rPr>
          <w:rFonts w:eastAsia="Calibri" w:cstheme="minorHAnsi"/>
          <w:b/>
          <w:bCs/>
        </w:rPr>
      </w:pPr>
    </w:p>
    <w:p w14:paraId="5C8E5057" w14:textId="6707713F" w:rsidR="00F47C43" w:rsidRDefault="00897028" w:rsidP="00897028">
      <w:pPr>
        <w:spacing w:before="60" w:after="0" w:line="240" w:lineRule="auto"/>
        <w:contextualSpacing/>
        <w:rPr>
          <w:rFonts w:eastAsia="Calibri" w:cstheme="minorHAnsi"/>
          <w:b/>
          <w:bCs/>
        </w:rPr>
      </w:pPr>
      <w:r>
        <w:rPr>
          <w:rFonts w:eastAsia="Calibri" w:cstheme="minorHAnsi"/>
          <w:b/>
          <w:bCs/>
        </w:rPr>
        <w:t>[DISPLAY CURSCHCOM2</w:t>
      </w:r>
      <w:r w:rsidR="00A641D4">
        <w:rPr>
          <w:rFonts w:eastAsia="Calibri" w:cstheme="minorHAnsi"/>
          <w:b/>
          <w:bCs/>
        </w:rPr>
        <w:t xml:space="preserve"> IF CURSCHCOM= 1</w:t>
      </w:r>
    </w:p>
    <w:p w14:paraId="23905EFF" w14:textId="4BEDD1BA" w:rsidR="00A641D4" w:rsidRPr="003A5760" w:rsidRDefault="00A641D4" w:rsidP="003A5760">
      <w:pPr>
        <w:spacing w:before="60" w:after="0" w:line="240" w:lineRule="auto"/>
        <w:contextualSpacing/>
        <w:rPr>
          <w:rFonts w:eastAsia="Calibri" w:cstheme="minorHAnsi"/>
          <w:b/>
          <w:bCs/>
        </w:rPr>
      </w:pPr>
      <w:r>
        <w:rPr>
          <w:rFonts w:eastAsia="Calibri" w:cstheme="minorHAnsi"/>
          <w:b/>
          <w:bCs/>
        </w:rPr>
        <w:t>ELSE, GO TO END]</w:t>
      </w:r>
    </w:p>
    <w:p w14:paraId="5AACF0BF" w14:textId="3EC01D1E" w:rsidR="00F47C43" w:rsidRPr="003A5760" w:rsidRDefault="71CC2ABE" w:rsidP="008B16AA">
      <w:pPr>
        <w:pStyle w:val="ListParagraph"/>
        <w:numPr>
          <w:ilvl w:val="0"/>
          <w:numId w:val="2"/>
        </w:numPr>
        <w:spacing w:after="0" w:line="240" w:lineRule="auto"/>
        <w:rPr>
          <w:rFonts w:eastAsia="Calibri"/>
        </w:rPr>
      </w:pPr>
      <w:r w:rsidRPr="003A5760">
        <w:rPr>
          <w:rFonts w:eastAsia="Calibri"/>
        </w:rPr>
        <w:t xml:space="preserve">[CURSCHCOM2] In a </w:t>
      </w:r>
      <w:r w:rsidRPr="003A5760">
        <w:rPr>
          <w:rFonts w:eastAsia="Calibri"/>
          <w:b/>
          <w:bCs/>
        </w:rPr>
        <w:t>usual week</w:t>
      </w:r>
      <w:r w:rsidRPr="003A5760">
        <w:rPr>
          <w:rFonts w:eastAsia="Calibri"/>
        </w:rPr>
        <w:t xml:space="preserve">, to how many different schools or campuses do you commute to? </w:t>
      </w:r>
    </w:p>
    <w:p w14:paraId="379CB2BE" w14:textId="67B1E2D2" w:rsidR="00F47C43" w:rsidRPr="00AF7794" w:rsidRDefault="71CC2ABE" w:rsidP="71CC2ABE">
      <w:pPr>
        <w:spacing w:after="0" w:line="240" w:lineRule="auto"/>
        <w:ind w:left="720"/>
        <w:contextualSpacing/>
        <w:rPr>
          <w:rFonts w:eastAsia="Calibri"/>
        </w:rPr>
      </w:pPr>
      <w:r w:rsidRPr="71CC2ABE">
        <w:rPr>
          <w:rFonts w:eastAsia="Calibri"/>
        </w:rPr>
        <w:t>0</w:t>
      </w:r>
      <w:r w:rsidR="00E24416">
        <w:tab/>
      </w:r>
      <w:r w:rsidRPr="71CC2ABE">
        <w:rPr>
          <w:rFonts w:eastAsia="Calibri"/>
        </w:rPr>
        <w:t>One</w:t>
      </w:r>
    </w:p>
    <w:p w14:paraId="1181F752" w14:textId="6D400920" w:rsidR="00F47C43" w:rsidRPr="00AF7794" w:rsidRDefault="71CC2ABE" w:rsidP="71CC2ABE">
      <w:pPr>
        <w:spacing w:after="0" w:line="240" w:lineRule="auto"/>
        <w:ind w:left="720"/>
        <w:contextualSpacing/>
        <w:rPr>
          <w:rFonts w:eastAsia="Calibri"/>
        </w:rPr>
      </w:pPr>
      <w:r w:rsidRPr="71CC2ABE">
        <w:rPr>
          <w:rFonts w:eastAsia="Calibri"/>
        </w:rPr>
        <w:t>1</w:t>
      </w:r>
      <w:r w:rsidR="00E24416">
        <w:tab/>
      </w:r>
      <w:r w:rsidRPr="71CC2ABE">
        <w:rPr>
          <w:rFonts w:eastAsia="Calibri"/>
        </w:rPr>
        <w:t>More than one</w:t>
      </w:r>
    </w:p>
    <w:p w14:paraId="41E296FC" w14:textId="7E5CDDC1"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CURSCH1</w:t>
      </w:r>
    </w:p>
    <w:p w14:paraId="41F9C587" w14:textId="77777777" w:rsidR="00F47C43" w:rsidRPr="00AF7794" w:rsidRDefault="00F47C43" w:rsidP="00F47C43">
      <w:pPr>
        <w:spacing w:after="0" w:line="240" w:lineRule="auto"/>
        <w:contextualSpacing/>
        <w:rPr>
          <w:rFonts w:eastAsia="Calibri" w:cstheme="minorHAnsi"/>
        </w:rPr>
      </w:pPr>
    </w:p>
    <w:p w14:paraId="0D5BA4EA" w14:textId="76A33B22" w:rsidR="00F47C43" w:rsidRPr="003A5760" w:rsidRDefault="00B966E3" w:rsidP="008B16AA">
      <w:pPr>
        <w:pStyle w:val="ListParagraph"/>
        <w:numPr>
          <w:ilvl w:val="0"/>
          <w:numId w:val="2"/>
        </w:numPr>
        <w:spacing w:after="0" w:line="240" w:lineRule="auto"/>
        <w:rPr>
          <w:rFonts w:eastAsia="Calibri" w:cstheme="minorHAnsi"/>
        </w:rPr>
      </w:pPr>
      <w:r w:rsidRPr="003A5760">
        <w:rPr>
          <w:rFonts w:eastAsia="Calibri" w:cstheme="minorHAnsi"/>
        </w:rPr>
        <w:t>[CURSCH1</w:t>
      </w:r>
      <w:r w:rsidR="00F47C43" w:rsidRPr="003A5760">
        <w:rPr>
          <w:rFonts w:eastAsia="Calibri" w:cstheme="minorHAnsi"/>
        </w:rPr>
        <w:t>] What is the name and the street address of the school that you commute to most often?</w:t>
      </w:r>
    </w:p>
    <w:p w14:paraId="667387F8" w14:textId="784B6896" w:rsidR="00B66CB1" w:rsidRDefault="00B66CB1" w:rsidP="00BF4FE9">
      <w:pPr>
        <w:pStyle w:val="ListParagraph"/>
        <w:spacing w:after="0" w:line="240" w:lineRule="auto"/>
        <w:ind w:firstLine="720"/>
        <w:rPr>
          <w:rFonts w:eastAsia="Calibri"/>
        </w:rPr>
      </w:pPr>
      <w:r>
        <w:rPr>
          <w:rFonts w:eastAsia="Calibri"/>
        </w:rPr>
        <w:t xml:space="preserve">Name of school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10393D2" w14:textId="08274AF7" w:rsidR="003D6339" w:rsidRDefault="003D6339" w:rsidP="003A5760">
      <w:pPr>
        <w:pStyle w:val="ListParagraph"/>
        <w:spacing w:after="0" w:line="240" w:lineRule="auto"/>
        <w:ind w:firstLine="720"/>
        <w:rPr>
          <w:rFonts w:eastAsia="Calibri"/>
        </w:rPr>
      </w:pPr>
      <w:r w:rsidRPr="00572958">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14AD1EF" w14:textId="77777777" w:rsidR="003D6339" w:rsidRDefault="003D6339" w:rsidP="003D633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E646DDA" w14:textId="77777777" w:rsidR="003D6339" w:rsidRDefault="003D6339" w:rsidP="003D633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DD72E97" w14:textId="77777777" w:rsidR="003D6339" w:rsidRDefault="003D6339" w:rsidP="003D633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23545C" w14:textId="77777777" w:rsidR="003D6339" w:rsidRDefault="003D6339" w:rsidP="003D633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D6830DA" w14:textId="77777777" w:rsidR="003D6339" w:rsidRDefault="003D6339" w:rsidP="003D633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BC611C6" w14:textId="42144191" w:rsidR="00B966E3" w:rsidRPr="00AF7794" w:rsidRDefault="003D6339" w:rsidP="003D6339">
      <w:pPr>
        <w:spacing w:after="0" w:line="240" w:lineRule="auto"/>
        <w:ind w:left="360"/>
        <w:contextualSpacing/>
        <w:rPr>
          <w:rFonts w:eastAsia="Calibri" w:cstheme="minorHAnsi"/>
        </w:rPr>
      </w:pPr>
      <w:r>
        <w:rPr>
          <w:rFonts w:eastAsia="Calibri"/>
        </w:rPr>
        <w:lastRenderedPageBreak/>
        <w:tab/>
      </w:r>
      <w:r w:rsidR="00BF4FE9">
        <w:rPr>
          <w:rFonts w:eastAsia="Calibri"/>
        </w:rPr>
        <w:tab/>
      </w:r>
      <w:r>
        <w:rPr>
          <w:rFonts w:eastAsia="Calibri"/>
        </w:rPr>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6DAF9A5" w14:textId="588E5747" w:rsidR="005F6909" w:rsidRPr="00AF7794" w:rsidRDefault="71CC2ABE" w:rsidP="003A5760">
      <w:pPr>
        <w:spacing w:before="60"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CURSCH2</w:t>
      </w:r>
    </w:p>
    <w:p w14:paraId="45ECD3FA" w14:textId="77777777" w:rsidR="00B45100" w:rsidRDefault="00B45100" w:rsidP="00B45100">
      <w:pPr>
        <w:tabs>
          <w:tab w:val="left" w:pos="6480"/>
        </w:tabs>
        <w:spacing w:after="0" w:line="240" w:lineRule="auto"/>
        <w:ind w:left="720"/>
        <w:rPr>
          <w:rFonts w:eastAsia="Calibri" w:cstheme="minorHAnsi"/>
          <w:b/>
        </w:rPr>
      </w:pPr>
    </w:p>
    <w:p w14:paraId="21A94FB2" w14:textId="4FD7F603" w:rsidR="00BB0EEA" w:rsidRDefault="00BB0EEA" w:rsidP="00BB0EEA">
      <w:pPr>
        <w:tabs>
          <w:tab w:val="left" w:pos="6480"/>
        </w:tabs>
        <w:spacing w:after="0" w:line="240" w:lineRule="auto"/>
        <w:rPr>
          <w:rFonts w:eastAsia="Calibri" w:cstheme="minorHAnsi"/>
          <w:b/>
        </w:rPr>
      </w:pPr>
      <w:r>
        <w:rPr>
          <w:rFonts w:eastAsia="Calibri" w:cstheme="minorHAnsi"/>
          <w:b/>
        </w:rPr>
        <w:t>[DISPLAY CURSCH2 IF (CURSCH1: CITY, STATE, ZIP, OR COUNTRY= NR)</w:t>
      </w:r>
    </w:p>
    <w:p w14:paraId="77631D7A" w14:textId="169749B0" w:rsidR="00BB0EEA" w:rsidRDefault="00BB0EEA" w:rsidP="00BB0EEA">
      <w:pPr>
        <w:tabs>
          <w:tab w:val="left" w:pos="6840"/>
          <w:tab w:val="left" w:pos="7830"/>
          <w:tab w:val="left" w:pos="9360"/>
        </w:tabs>
        <w:spacing w:after="0" w:line="240" w:lineRule="auto"/>
        <w:rPr>
          <w:rFonts w:eastAsia="Calibri" w:cstheme="minorHAnsi"/>
          <w:b/>
        </w:rPr>
      </w:pPr>
      <w:r>
        <w:rPr>
          <w:rFonts w:eastAsia="Calibri" w:cstheme="minorHAnsi"/>
          <w:b/>
        </w:rPr>
        <w:t>ELSE, GO TO CURSCH3]</w:t>
      </w:r>
    </w:p>
    <w:p w14:paraId="3192C131" w14:textId="0A1D77C2" w:rsidR="00FB7EA4" w:rsidRPr="00AF7794" w:rsidRDefault="00527A14" w:rsidP="003A5760">
      <w:pPr>
        <w:tabs>
          <w:tab w:val="left" w:pos="6480"/>
        </w:tabs>
        <w:spacing w:after="0" w:line="240" w:lineRule="auto"/>
        <w:rPr>
          <w:rFonts w:eastAsia="Calibri" w:cstheme="minorHAnsi"/>
        </w:rPr>
      </w:pPr>
      <w:r w:rsidRPr="00AF7794">
        <w:rPr>
          <w:rFonts w:eastAsia="Calibri" w:cstheme="minorHAnsi"/>
          <w:b/>
        </w:rPr>
        <w:t>[</w:t>
      </w:r>
      <w:r w:rsidR="00B966E3" w:rsidRPr="00AF7794">
        <w:rPr>
          <w:rFonts w:eastAsia="Calibri" w:cstheme="minorHAnsi"/>
          <w:b/>
        </w:rPr>
        <w:t xml:space="preserve">NOTE FOR PROGRAMMERS: ONLY FIELDS THAT WERE NOT ALREADY COMPLETED IN </w:t>
      </w:r>
      <w:r w:rsidR="00240B08" w:rsidRPr="00AF7794">
        <w:rPr>
          <w:rFonts w:eastAsia="Calibri" w:cstheme="minorHAnsi"/>
          <w:b/>
        </w:rPr>
        <w:t xml:space="preserve">CURSCH1 </w:t>
      </w:r>
      <w:r w:rsidR="00B966E3" w:rsidRPr="00AF7794">
        <w:rPr>
          <w:rFonts w:eastAsia="Calibri" w:cstheme="minorHAnsi"/>
          <w:b/>
        </w:rPr>
        <w:t xml:space="preserve">SHOULD BE PRESENTED AS OPEN FIELDS. IF RESPONSE WAS ALREADY PROVIDED TO ANY OF THESE FIELDS IN </w:t>
      </w:r>
      <w:r w:rsidR="00240B08" w:rsidRPr="00AF7794">
        <w:rPr>
          <w:rFonts w:eastAsia="Calibri" w:cstheme="minorHAnsi"/>
          <w:b/>
        </w:rPr>
        <w:t>CURSCH1</w:t>
      </w:r>
      <w:r w:rsidR="00FB7EA4" w:rsidRPr="00AF7794">
        <w:rPr>
          <w:rFonts w:eastAsia="Calibri" w:cstheme="minorHAnsi"/>
          <w:b/>
        </w:rPr>
        <w:t xml:space="preserve">, </w:t>
      </w:r>
      <w:r w:rsidR="00B966E3" w:rsidRPr="00AF7794">
        <w:rPr>
          <w:rFonts w:eastAsia="Calibri" w:cstheme="minorHAnsi"/>
          <w:b/>
        </w:rPr>
        <w:t>POPULATE THE FIELD(S) AS PROTECTED, SUMMARIZED INFORMATION IN CURSCH2</w:t>
      </w:r>
      <w:r w:rsidRPr="00AF7794">
        <w:rPr>
          <w:rFonts w:eastAsia="Calibri" w:cstheme="minorHAnsi"/>
          <w:b/>
        </w:rPr>
        <w:t>]</w:t>
      </w:r>
    </w:p>
    <w:p w14:paraId="78530E84" w14:textId="276F6C7D" w:rsidR="005529EC" w:rsidRPr="004F20F0" w:rsidRDefault="24A59E6A" w:rsidP="008B16AA">
      <w:pPr>
        <w:pStyle w:val="ListParagraph"/>
        <w:numPr>
          <w:ilvl w:val="0"/>
          <w:numId w:val="2"/>
        </w:numPr>
        <w:spacing w:after="0" w:line="240" w:lineRule="auto"/>
        <w:rPr>
          <w:rFonts w:eastAsia="Calibri"/>
        </w:rPr>
      </w:pPr>
      <w:r>
        <w:t>[CURSCH2] Please provide the following information:</w:t>
      </w:r>
    </w:p>
    <w:p w14:paraId="61E61942" w14:textId="681862E7" w:rsidR="005529EC" w:rsidRDefault="005529EC" w:rsidP="004F20F0">
      <w:pPr>
        <w:pStyle w:val="ListParagraph"/>
        <w:spacing w:after="0" w:line="240" w:lineRule="auto"/>
        <w:ind w:firstLine="720"/>
        <w:rPr>
          <w:rFonts w:eastAsia="Calibri"/>
        </w:rPr>
      </w:pPr>
      <w:r>
        <w:rPr>
          <w:rFonts w:eastAsia="Calibri"/>
        </w:rPr>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363F189" w14:textId="6511BD49" w:rsidR="005529EC" w:rsidRDefault="005529EC" w:rsidP="005529EC">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C35F893" w14:textId="766FC5B2" w:rsidR="005529EC" w:rsidRDefault="005529EC" w:rsidP="005529EC">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1BB84E6" w14:textId="584F8B09" w:rsidR="005529EC" w:rsidRDefault="005529EC" w:rsidP="005529EC">
      <w:pPr>
        <w:spacing w:after="0" w:line="240" w:lineRule="auto"/>
        <w:ind w:left="360"/>
        <w:contextualSpacing/>
        <w:rPr>
          <w:rFonts w:eastAsia="Calibri"/>
        </w:rPr>
      </w:pPr>
      <w:r>
        <w:rPr>
          <w:rFonts w:eastAsia="Calibri"/>
        </w:rPr>
        <w:tab/>
      </w: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6DE6FC4" w14:textId="6A51F53B" w:rsidR="005529EC" w:rsidRPr="00AF7794" w:rsidRDefault="005529EC" w:rsidP="004F20F0">
      <w:pPr>
        <w:spacing w:after="0" w:line="240" w:lineRule="auto"/>
        <w:ind w:left="360"/>
        <w:contextualSpacing/>
        <w:rPr>
          <w:rFonts w:eastAsia="Calibri" w:cstheme="minorHAnsi"/>
        </w:rPr>
      </w:pPr>
      <w:r>
        <w:rPr>
          <w:rFonts w:eastAsia="Calibri"/>
        </w:rPr>
        <w:tab/>
      </w:r>
      <w:r>
        <w:rPr>
          <w:rFonts w:eastAsia="Calibri"/>
        </w:rPr>
        <w:tab/>
        <w:t>77</w:t>
      </w:r>
      <w:r>
        <w:rPr>
          <w:rFonts w:eastAsia="Calibri"/>
        </w:rPr>
        <w:tab/>
        <w:t>Don’t know</w:t>
      </w:r>
    </w:p>
    <w:p w14:paraId="079A223B" w14:textId="77777777" w:rsidR="00F47C43" w:rsidRPr="00AF7794" w:rsidRDefault="00F47C43" w:rsidP="00F47C43">
      <w:pPr>
        <w:spacing w:after="0" w:line="240" w:lineRule="auto"/>
        <w:contextualSpacing/>
        <w:rPr>
          <w:iCs/>
        </w:rPr>
      </w:pPr>
    </w:p>
    <w:p w14:paraId="4DF34E00" w14:textId="5AED5A4A" w:rsidR="00E179F6" w:rsidRDefault="00E179F6" w:rsidP="00E179F6">
      <w:pPr>
        <w:pStyle w:val="paragraph"/>
        <w:spacing w:before="0" w:beforeAutospacing="0" w:after="0" w:afterAutospacing="0"/>
        <w:rPr>
          <w:rStyle w:val="normaltextrun"/>
          <w:rFonts w:ascii="Calibri" w:hAnsi="Calibri" w:cs="Calibri"/>
          <w:sz w:val="22"/>
          <w:szCs w:val="22"/>
        </w:rPr>
      </w:pPr>
      <w:r>
        <w:rPr>
          <w:rStyle w:val="normaltextrun"/>
          <w:rFonts w:ascii="Calibri" w:hAnsi="Calibri" w:cs="Calibri"/>
          <w:b/>
          <w:bCs/>
          <w:sz w:val="22"/>
          <w:szCs w:val="22"/>
        </w:rPr>
        <w:t xml:space="preserve">[DISPLAY </w:t>
      </w:r>
      <w:r w:rsidR="00614173">
        <w:rPr>
          <w:rStyle w:val="normaltextrun"/>
          <w:rFonts w:ascii="Calibri" w:hAnsi="Calibri" w:cs="Calibri"/>
          <w:b/>
          <w:bCs/>
          <w:sz w:val="22"/>
          <w:szCs w:val="22"/>
        </w:rPr>
        <w:t>CURSCH3</w:t>
      </w:r>
      <w:r>
        <w:rPr>
          <w:rStyle w:val="normaltextrun"/>
          <w:rFonts w:ascii="Calibri" w:hAnsi="Calibri" w:cs="Calibri"/>
          <w:b/>
          <w:bCs/>
          <w:sz w:val="22"/>
          <w:szCs w:val="22"/>
        </w:rPr>
        <w:t xml:space="preserve"> IF (</w:t>
      </w:r>
      <w:r w:rsidR="00614173">
        <w:rPr>
          <w:rStyle w:val="normaltextrun"/>
          <w:rFonts w:ascii="Calibri" w:hAnsi="Calibri" w:cs="Calibri"/>
          <w:b/>
          <w:bCs/>
          <w:sz w:val="22"/>
          <w:szCs w:val="22"/>
        </w:rPr>
        <w:t>CURSCH1</w:t>
      </w:r>
      <w:r>
        <w:rPr>
          <w:rStyle w:val="normaltextrun"/>
          <w:rFonts w:ascii="Calibri" w:hAnsi="Calibri" w:cs="Calibri"/>
          <w:b/>
          <w:bCs/>
          <w:sz w:val="22"/>
          <w:szCs w:val="22"/>
        </w:rPr>
        <w:t xml:space="preserve"> STREET NUMBER= NR AND STREET NAME= NR) AND (CITY, STATE, ZIP, AND/OR COUNTRY ARE ANSWERED IN </w:t>
      </w:r>
      <w:r w:rsidR="00614173">
        <w:rPr>
          <w:rStyle w:val="normaltextrun"/>
          <w:rFonts w:ascii="Calibri" w:hAnsi="Calibri" w:cs="Calibri"/>
          <w:b/>
          <w:bCs/>
          <w:sz w:val="22"/>
          <w:szCs w:val="22"/>
        </w:rPr>
        <w:t>CURSCH1</w:t>
      </w:r>
      <w:r>
        <w:rPr>
          <w:rStyle w:val="normaltextrun"/>
          <w:rFonts w:ascii="Calibri" w:hAnsi="Calibri" w:cs="Calibri"/>
          <w:b/>
          <w:bCs/>
          <w:sz w:val="22"/>
          <w:szCs w:val="22"/>
        </w:rPr>
        <w:t xml:space="preserve"> AND/OR </w:t>
      </w:r>
      <w:r w:rsidR="00614173">
        <w:rPr>
          <w:rStyle w:val="normaltextrun"/>
          <w:rFonts w:ascii="Calibri" w:hAnsi="Calibri" w:cs="Calibri"/>
          <w:b/>
          <w:bCs/>
          <w:sz w:val="22"/>
          <w:szCs w:val="22"/>
        </w:rPr>
        <w:t>CURSCH2</w:t>
      </w:r>
      <w:r>
        <w:rPr>
          <w:rStyle w:val="normaltextrun"/>
          <w:rFonts w:ascii="Calibri" w:hAnsi="Calibri" w:cs="Calibri"/>
          <w:b/>
          <w:bCs/>
          <w:sz w:val="22"/>
          <w:szCs w:val="22"/>
        </w:rPr>
        <w:t>)</w:t>
      </w:r>
    </w:p>
    <w:p w14:paraId="12BC103A" w14:textId="73BB0487" w:rsidR="00B966E3" w:rsidRDefault="00E179F6" w:rsidP="004F20F0">
      <w:pPr>
        <w:spacing w:after="0" w:line="240" w:lineRule="auto"/>
        <w:contextualSpacing/>
        <w:rPr>
          <w:rFonts w:eastAsia="Calibri" w:cstheme="minorHAnsi"/>
          <w:b/>
        </w:rPr>
      </w:pPr>
      <w:r>
        <w:rPr>
          <w:rStyle w:val="normaltextrun"/>
          <w:rFonts w:ascii="Calibri" w:hAnsi="Calibri" w:cs="Calibri"/>
          <w:b/>
          <w:bCs/>
        </w:rPr>
        <w:t xml:space="preserve">ELSE, GO TO </w:t>
      </w:r>
      <w:r w:rsidR="00614173">
        <w:rPr>
          <w:rStyle w:val="normaltextrun"/>
          <w:rFonts w:ascii="Calibri" w:hAnsi="Calibri" w:cs="Calibri"/>
          <w:b/>
          <w:bCs/>
        </w:rPr>
        <w:t>CURSCH</w:t>
      </w:r>
      <w:r w:rsidR="008120D9">
        <w:rPr>
          <w:rStyle w:val="normaltextrun"/>
          <w:rFonts w:ascii="Calibri" w:hAnsi="Calibri" w:cs="Calibri"/>
          <w:b/>
          <w:bCs/>
        </w:rPr>
        <w:t>CONFIRM</w:t>
      </w:r>
      <w:r>
        <w:rPr>
          <w:rStyle w:val="normaltextrun"/>
          <w:rFonts w:ascii="Calibri" w:hAnsi="Calibri" w:cs="Calibri"/>
          <w:b/>
          <w:bCs/>
        </w:rPr>
        <w:t>]</w:t>
      </w:r>
      <w:r>
        <w:rPr>
          <w:rStyle w:val="eop"/>
          <w:rFonts w:ascii="Calibri" w:hAnsi="Calibri" w:cs="Calibri"/>
        </w:rPr>
        <w:t> </w:t>
      </w:r>
    </w:p>
    <w:p w14:paraId="7B5A043E" w14:textId="3F901FF6" w:rsidR="00B64485" w:rsidRPr="004F20F0" w:rsidRDefault="24A59E6A" w:rsidP="008B16AA">
      <w:pPr>
        <w:pStyle w:val="ListParagraph"/>
        <w:numPr>
          <w:ilvl w:val="0"/>
          <w:numId w:val="2"/>
        </w:numPr>
        <w:spacing w:after="0" w:line="240" w:lineRule="auto"/>
        <w:rPr>
          <w:rFonts w:eastAsia="Calibri"/>
        </w:rPr>
      </w:pPr>
      <w:r>
        <w:t>[CURSCH3] Please provide the cross streets of the intersection closest to this address:</w:t>
      </w:r>
    </w:p>
    <w:p w14:paraId="08ED9934" w14:textId="3F2069E9" w:rsidR="00B64485" w:rsidRPr="00AF7794" w:rsidRDefault="00B64485" w:rsidP="004F20F0">
      <w:pPr>
        <w:pStyle w:val="ListParagraph"/>
        <w:spacing w:after="0" w:line="240" w:lineRule="auto"/>
        <w:rPr>
          <w:rFonts w:eastAsia="Calibri"/>
        </w:rPr>
      </w:pPr>
      <w:r>
        <w:t xml:space="preserve">Full street name #1 </w:t>
      </w:r>
      <w:r>
        <w:tab/>
      </w:r>
      <w:r w:rsidRPr="004E0102">
        <w:rPr>
          <w:rFonts w:eastAsia="Calibri"/>
        </w:rPr>
        <w:t>|_____</w:t>
      </w:r>
      <w:r>
        <w:rPr>
          <w:rFonts w:eastAsia="Calibri"/>
        </w:rPr>
        <w:t>__</w:t>
      </w:r>
      <w:r w:rsidRPr="004E0102">
        <w:rPr>
          <w:rFonts w:eastAsia="Calibri"/>
        </w:rPr>
        <w:t>_|</w:t>
      </w:r>
    </w:p>
    <w:p w14:paraId="5B8B1E15" w14:textId="2E3B39D5" w:rsidR="00B64485" w:rsidRDefault="00B64485" w:rsidP="00B64485">
      <w:pPr>
        <w:pStyle w:val="ListParagraph"/>
        <w:spacing w:after="0" w:line="240" w:lineRule="auto"/>
        <w:rPr>
          <w:rFonts w:eastAsia="Calibri"/>
        </w:rPr>
      </w:pPr>
      <w:r>
        <w:t xml:space="preserve">Full street name #2 </w:t>
      </w:r>
      <w:r>
        <w:tab/>
      </w:r>
      <w:r w:rsidRPr="004E0102">
        <w:rPr>
          <w:rFonts w:eastAsia="Calibri"/>
        </w:rPr>
        <w:t>|_____</w:t>
      </w:r>
      <w:r>
        <w:rPr>
          <w:rFonts w:eastAsia="Calibri"/>
        </w:rPr>
        <w:t>__</w:t>
      </w:r>
      <w:r w:rsidRPr="004E0102">
        <w:rPr>
          <w:rFonts w:eastAsia="Calibri"/>
        </w:rPr>
        <w:t>_|</w:t>
      </w:r>
    </w:p>
    <w:p w14:paraId="31265F3F" w14:textId="62FE1A85" w:rsidR="00A560E7" w:rsidRPr="00AF7794" w:rsidRDefault="00A560E7" w:rsidP="00B64485">
      <w:pPr>
        <w:pStyle w:val="ListParagraph"/>
        <w:spacing w:after="0" w:line="240" w:lineRule="auto"/>
        <w:rPr>
          <w:rFonts w:eastAsia="Calibri"/>
        </w:rPr>
      </w:pPr>
      <w:r>
        <w:t>77</w:t>
      </w:r>
      <w:r>
        <w:tab/>
        <w:t>Don’t know</w:t>
      </w:r>
    </w:p>
    <w:p w14:paraId="1EBDFCCF" w14:textId="505585CD" w:rsidR="004F5784" w:rsidRPr="00AF7794" w:rsidRDefault="009A75DA" w:rsidP="004F20F0">
      <w:pPr>
        <w:spacing w:after="0"/>
        <w:rPr>
          <w:rFonts w:eastAsia="Calibri" w:cstheme="minorHAnsi"/>
        </w:rPr>
      </w:pPr>
      <w:r>
        <w:rPr>
          <w:rFonts w:eastAsia="Calibri" w:cstheme="minorHAnsi"/>
        </w:rPr>
        <w:tab/>
      </w:r>
      <w:r w:rsidR="71CC2ABE" w:rsidRPr="004F20F0">
        <w:rPr>
          <w:i/>
          <w:iCs/>
        </w:rPr>
        <w:t xml:space="preserve">NO RESPONSE </w:t>
      </w:r>
      <w:r w:rsidR="71CC2ABE" w:rsidRPr="004F20F0">
        <w:rPr>
          <w:rFonts w:ascii="Wingdings" w:eastAsia="Wingdings" w:hAnsi="Wingdings" w:hint="cs"/>
          <w:b/>
          <w:bCs/>
          <w:i/>
          <w:iCs/>
        </w:rPr>
        <w:t>à</w:t>
      </w:r>
      <w:r w:rsidR="71CC2ABE" w:rsidRPr="004F20F0">
        <w:rPr>
          <w:b/>
          <w:bCs/>
          <w:i/>
          <w:iCs/>
        </w:rPr>
        <w:t xml:space="preserve"> GO TO CURSCHCONFIRM</w:t>
      </w:r>
    </w:p>
    <w:p w14:paraId="1341150A" w14:textId="77777777" w:rsidR="00F47C43" w:rsidRPr="00AF7794" w:rsidRDefault="00F47C43">
      <w:pPr>
        <w:spacing w:after="0" w:line="240" w:lineRule="auto"/>
        <w:rPr>
          <w:rFonts w:eastAsia="Calibri" w:cstheme="minorHAnsi"/>
          <w:b/>
        </w:rPr>
      </w:pPr>
    </w:p>
    <w:p w14:paraId="60588FAF" w14:textId="40A8C43A" w:rsidR="00B966E3" w:rsidRPr="004F20F0" w:rsidRDefault="24A59E6A" w:rsidP="008B16AA">
      <w:pPr>
        <w:pStyle w:val="ListParagraph"/>
        <w:numPr>
          <w:ilvl w:val="0"/>
          <w:numId w:val="2"/>
        </w:numPr>
        <w:spacing w:after="0" w:line="240" w:lineRule="auto"/>
        <w:rPr>
          <w:rFonts w:eastAsia="Calibri"/>
        </w:rPr>
      </w:pPr>
      <w:r>
        <w:t>[CURSCHCONFIRM] Here is the information you gave us for this location: [Insert CURSCH1 – CURSCH3/this address]</w:t>
      </w:r>
      <w:r w:rsidR="0FC45AAF">
        <w:tab/>
      </w:r>
    </w:p>
    <w:p w14:paraId="408D0750" w14:textId="0D84FA06" w:rsidR="00B966E3" w:rsidRDefault="71CC2ABE">
      <w:pPr>
        <w:spacing w:before="240"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41785FAB" w14:textId="77777777" w:rsidR="00D171D0" w:rsidRPr="00AF7794" w:rsidRDefault="00D171D0" w:rsidP="00D171D0">
      <w:pPr>
        <w:spacing w:after="0" w:line="240" w:lineRule="auto"/>
        <w:ind w:left="360"/>
        <w:rPr>
          <w:rFonts w:eastAsia="Calibri"/>
        </w:rPr>
      </w:pPr>
    </w:p>
    <w:p w14:paraId="29CD7E38" w14:textId="610CE8D9" w:rsidR="00F47C43" w:rsidRPr="00AF7794" w:rsidRDefault="24A59E6A" w:rsidP="008B16AA">
      <w:pPr>
        <w:pStyle w:val="ListParagraph"/>
        <w:numPr>
          <w:ilvl w:val="0"/>
          <w:numId w:val="2"/>
        </w:numPr>
        <w:spacing w:after="0" w:line="240" w:lineRule="auto"/>
        <w:rPr>
          <w:rFonts w:eastAsia="Calibri"/>
        </w:rPr>
      </w:pPr>
      <w:r>
        <w:t xml:space="preserve">[CURSCHYR1] In what </w:t>
      </w:r>
      <w:r w:rsidRPr="24A59E6A">
        <w:rPr>
          <w:rFonts w:eastAsia="Calibri"/>
          <w:b/>
          <w:bCs/>
        </w:rPr>
        <w:t>month and year</w:t>
      </w:r>
      <w:r w:rsidRPr="24A59E6A">
        <w:rPr>
          <w:rFonts w:eastAsia="Calibri"/>
        </w:rPr>
        <w:t xml:space="preserve"> did you </w:t>
      </w:r>
      <w:r w:rsidRPr="24A59E6A">
        <w:rPr>
          <w:rFonts w:eastAsia="Calibri"/>
          <w:b/>
          <w:bCs/>
        </w:rPr>
        <w:t>start</w:t>
      </w:r>
      <w:r w:rsidRPr="24A59E6A">
        <w:rPr>
          <w:rFonts w:eastAsia="Calibri"/>
        </w:rPr>
        <w:t xml:space="preserve"> commuting to [insert address from CURSCH1 – CURSCH3/this address]?  </w:t>
      </w:r>
    </w:p>
    <w:p w14:paraId="1EDF847B" w14:textId="11DD5A6E" w:rsidR="00F47C43" w:rsidRPr="00AF7794" w:rsidRDefault="71CC2ABE" w:rsidP="004F20F0">
      <w:pPr>
        <w:spacing w:before="120" w:after="0" w:line="240" w:lineRule="auto"/>
        <w:ind w:left="360" w:firstLine="360"/>
        <w:rPr>
          <w:rFonts w:eastAsia="Calibri"/>
        </w:rPr>
      </w:pPr>
      <w:r>
        <w:t xml:space="preserve">[CURSCHYR1] </w:t>
      </w:r>
      <w:r w:rsidRPr="71CC2ABE">
        <w:rPr>
          <w:rFonts w:eastAsia="Calibri"/>
        </w:rPr>
        <w:t xml:space="preserve">|__|__| Month </w:t>
      </w:r>
      <w:r w:rsidR="00F47C43">
        <w:tab/>
      </w:r>
      <w:r>
        <w:t xml:space="preserve">[CURSCHYR2] </w:t>
      </w:r>
      <w:r w:rsidRPr="71CC2ABE">
        <w:rPr>
          <w:rFonts w:eastAsia="Calibri"/>
        </w:rPr>
        <w:t>|__|__|__|__| Year</w:t>
      </w:r>
    </w:p>
    <w:p w14:paraId="472649A0" w14:textId="78A90E88" w:rsidR="003C6468"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CURSCHMOS</w:t>
      </w:r>
    </w:p>
    <w:p w14:paraId="5221B769" w14:textId="77777777" w:rsidR="00F47C43" w:rsidRPr="00AF7794" w:rsidRDefault="00F47C43" w:rsidP="004F20F0">
      <w:pPr>
        <w:spacing w:before="120" w:after="0" w:line="240" w:lineRule="auto"/>
        <w:ind w:left="720"/>
        <w:contextualSpacing/>
        <w:rPr>
          <w:rFonts w:eastAsia="Calibri" w:cstheme="minorHAnsi"/>
        </w:rPr>
      </w:pPr>
    </w:p>
    <w:p w14:paraId="72861E78" w14:textId="4094B707" w:rsidR="00F47C43" w:rsidRPr="00AF7794" w:rsidRDefault="24A59E6A" w:rsidP="008B16AA">
      <w:pPr>
        <w:pStyle w:val="ListParagraph"/>
        <w:numPr>
          <w:ilvl w:val="0"/>
          <w:numId w:val="2"/>
        </w:numPr>
        <w:spacing w:after="0" w:line="240" w:lineRule="auto"/>
        <w:rPr>
          <w:rFonts w:eastAsia="Calibri"/>
        </w:rPr>
      </w:pPr>
      <w:r>
        <w:t xml:space="preserve">[CURSCHMOS] How many of the </w:t>
      </w:r>
      <w:r w:rsidRPr="24A59E6A">
        <w:rPr>
          <w:rFonts w:eastAsia="Calibri"/>
          <w:b/>
          <w:bCs/>
        </w:rPr>
        <w:t>past 12 months</w:t>
      </w:r>
      <w:r w:rsidRPr="24A59E6A">
        <w:rPr>
          <w:rFonts w:eastAsia="Calibri"/>
        </w:rPr>
        <w:t xml:space="preserve"> did you commute to [insert address from CURSCH1 – CURSCH3/this address] from your home?</w:t>
      </w:r>
    </w:p>
    <w:p w14:paraId="3AFED9A7" w14:textId="5DF09C54" w:rsidR="009E02A8" w:rsidRPr="00AF7794" w:rsidRDefault="00F47C43" w:rsidP="009B6309">
      <w:pPr>
        <w:spacing w:before="120" w:after="0" w:line="240" w:lineRule="auto"/>
        <w:ind w:left="360" w:firstLine="360"/>
        <w:rPr>
          <w:rFonts w:eastAsia="Calibri" w:cstheme="minorHAnsi"/>
        </w:rPr>
      </w:pPr>
      <w:r w:rsidRPr="00AF7794">
        <w:rPr>
          <w:iCs/>
        </w:rPr>
        <w:t xml:space="preserve">[CURSCHMOS] </w:t>
      </w:r>
      <w:r w:rsidRPr="00AF7794">
        <w:rPr>
          <w:rFonts w:eastAsia="Calibri" w:cstheme="minorHAnsi"/>
        </w:rPr>
        <w:t>|__|__| #Months</w:t>
      </w:r>
    </w:p>
    <w:p w14:paraId="31293F85" w14:textId="254C12F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w:t>
      </w:r>
    </w:p>
    <w:p w14:paraId="5D286333" w14:textId="77777777" w:rsidR="00F47C43" w:rsidRPr="00AF7794" w:rsidRDefault="00F47C43" w:rsidP="00F47C43">
      <w:pPr>
        <w:spacing w:after="0" w:line="240" w:lineRule="auto"/>
        <w:rPr>
          <w:rFonts w:eastAsia="Calibri" w:cstheme="minorHAnsi"/>
        </w:rPr>
      </w:pPr>
    </w:p>
    <w:p w14:paraId="717294C2" w14:textId="1E2F42B4" w:rsidR="00F47C43" w:rsidRPr="00AF7794" w:rsidRDefault="24A59E6A" w:rsidP="008B16AA">
      <w:pPr>
        <w:pStyle w:val="ListParagraph"/>
        <w:numPr>
          <w:ilvl w:val="0"/>
          <w:numId w:val="2"/>
        </w:numPr>
        <w:spacing w:after="120" w:line="240" w:lineRule="auto"/>
        <w:rPr>
          <w:rFonts w:eastAsia="Calibri"/>
        </w:rPr>
      </w:pPr>
      <w:r>
        <w:t xml:space="preserve">[CURSCHT1] What type(s) of transportation do you use to get from your home to [insert address from CURSCH1 – CURSCH3/this address]? Select all that apply. </w:t>
      </w:r>
    </w:p>
    <w:p w14:paraId="53C1D2A2" w14:textId="1395BB13" w:rsidR="00F47C43" w:rsidRPr="00AF7794" w:rsidRDefault="71CC2ABE" w:rsidP="71CC2ABE">
      <w:pPr>
        <w:spacing w:before="60" w:after="0" w:line="240" w:lineRule="auto"/>
        <w:ind w:left="720"/>
        <w:contextualSpacing/>
        <w:rPr>
          <w:rFonts w:eastAsia="Calibri"/>
        </w:rPr>
      </w:pPr>
      <w:r w:rsidRPr="71CC2ABE">
        <w:rPr>
          <w:rFonts w:eastAsia="Calibri"/>
        </w:rPr>
        <w:t>0</w:t>
      </w:r>
      <w:r w:rsidR="00481B14">
        <w:tab/>
      </w:r>
      <w:r w:rsidRPr="71CC2ABE">
        <w:rPr>
          <w:rFonts w:eastAsia="Calibri"/>
        </w:rPr>
        <w:t>Car, van, or truck (includes carpools or van pools)</w:t>
      </w:r>
    </w:p>
    <w:p w14:paraId="4DBA69F1" w14:textId="03FF4F80" w:rsidR="00F47C43" w:rsidRPr="00AF7794" w:rsidRDefault="71CC2ABE" w:rsidP="71CC2ABE">
      <w:pPr>
        <w:spacing w:before="60" w:after="0" w:line="240" w:lineRule="auto"/>
        <w:ind w:left="720"/>
        <w:contextualSpacing/>
        <w:rPr>
          <w:rFonts w:eastAsia="Calibri"/>
        </w:rPr>
      </w:pPr>
      <w:r w:rsidRPr="71CC2ABE">
        <w:rPr>
          <w:rFonts w:eastAsia="Calibri"/>
        </w:rPr>
        <w:t>1</w:t>
      </w:r>
      <w:r w:rsidR="00481B14">
        <w:tab/>
      </w:r>
      <w:r w:rsidRPr="71CC2ABE">
        <w:rPr>
          <w:rFonts w:eastAsia="Calibri"/>
        </w:rPr>
        <w:t>Taxicab (includes Uber, Lyft, or hired car)</w:t>
      </w:r>
    </w:p>
    <w:p w14:paraId="037F1B45" w14:textId="7CAC3487" w:rsidR="00F47C43" w:rsidRPr="00AF7794" w:rsidRDefault="71CC2ABE" w:rsidP="71CC2ABE">
      <w:pPr>
        <w:spacing w:before="60" w:after="0" w:line="240" w:lineRule="auto"/>
        <w:ind w:left="720"/>
        <w:contextualSpacing/>
        <w:rPr>
          <w:rFonts w:eastAsia="Calibri"/>
        </w:rPr>
      </w:pPr>
      <w:r w:rsidRPr="71CC2ABE">
        <w:rPr>
          <w:rFonts w:eastAsia="Calibri"/>
        </w:rPr>
        <w:t>2</w:t>
      </w:r>
      <w:r w:rsidR="00481B14">
        <w:tab/>
      </w:r>
      <w:r w:rsidRPr="71CC2ABE">
        <w:rPr>
          <w:rFonts w:eastAsia="Calibri"/>
        </w:rPr>
        <w:t>Motorcycle</w:t>
      </w:r>
    </w:p>
    <w:p w14:paraId="3E45DBF1" w14:textId="0A04BBF8" w:rsidR="00F47C43" w:rsidRPr="00AF7794" w:rsidRDefault="71CC2ABE" w:rsidP="71CC2ABE">
      <w:pPr>
        <w:spacing w:before="60" w:after="0" w:line="240" w:lineRule="auto"/>
        <w:ind w:left="720"/>
        <w:contextualSpacing/>
        <w:rPr>
          <w:rFonts w:eastAsia="Calibri"/>
        </w:rPr>
      </w:pPr>
      <w:r w:rsidRPr="71CC2ABE">
        <w:rPr>
          <w:rFonts w:eastAsia="Calibri"/>
        </w:rPr>
        <w:lastRenderedPageBreak/>
        <w:t>3</w:t>
      </w:r>
      <w:r w:rsidR="00481B14">
        <w:tab/>
      </w:r>
      <w:r w:rsidRPr="71CC2ABE">
        <w:rPr>
          <w:rFonts w:eastAsia="Calibri"/>
        </w:rPr>
        <w:t>Bus or streetcar/trolley, light rail/trolley</w:t>
      </w:r>
    </w:p>
    <w:p w14:paraId="19137708" w14:textId="2F658881" w:rsidR="00F47C43" w:rsidRPr="00AF7794" w:rsidRDefault="71CC2ABE" w:rsidP="71CC2ABE">
      <w:pPr>
        <w:spacing w:before="60" w:after="0" w:line="240" w:lineRule="auto"/>
        <w:ind w:left="720"/>
        <w:contextualSpacing/>
        <w:rPr>
          <w:rFonts w:eastAsia="Calibri"/>
        </w:rPr>
      </w:pPr>
      <w:r w:rsidRPr="71CC2ABE">
        <w:rPr>
          <w:rFonts w:eastAsia="Calibri"/>
        </w:rPr>
        <w:t>4</w:t>
      </w:r>
      <w:r w:rsidR="00481B14">
        <w:tab/>
      </w:r>
      <w:r w:rsidRPr="71CC2ABE">
        <w:rPr>
          <w:rFonts w:eastAsia="Calibri"/>
        </w:rPr>
        <w:t>Commuter rail, subway, metro</w:t>
      </w:r>
    </w:p>
    <w:p w14:paraId="1ACA3684" w14:textId="1A674197" w:rsidR="00F47C43" w:rsidRPr="00AF7794" w:rsidRDefault="71CC2ABE" w:rsidP="71CC2ABE">
      <w:pPr>
        <w:spacing w:before="60" w:after="0" w:line="240" w:lineRule="auto"/>
        <w:ind w:left="720"/>
        <w:contextualSpacing/>
        <w:rPr>
          <w:rFonts w:eastAsia="Calibri"/>
        </w:rPr>
      </w:pPr>
      <w:r w:rsidRPr="71CC2ABE">
        <w:rPr>
          <w:rFonts w:eastAsia="Calibri"/>
        </w:rPr>
        <w:t>5</w:t>
      </w:r>
      <w:r w:rsidR="00481B14">
        <w:tab/>
      </w:r>
      <w:r w:rsidRPr="71CC2ABE">
        <w:rPr>
          <w:rFonts w:eastAsia="Calibri"/>
        </w:rPr>
        <w:t>Bicycle</w:t>
      </w:r>
    </w:p>
    <w:p w14:paraId="5A9A19CD" w14:textId="781323DB" w:rsidR="00F47C43" w:rsidRPr="00AF7794" w:rsidRDefault="71CC2ABE" w:rsidP="71CC2ABE">
      <w:pPr>
        <w:spacing w:before="60" w:after="0" w:line="240" w:lineRule="auto"/>
        <w:ind w:left="720"/>
        <w:contextualSpacing/>
        <w:rPr>
          <w:rFonts w:eastAsia="Calibri"/>
        </w:rPr>
      </w:pPr>
      <w:r w:rsidRPr="71CC2ABE">
        <w:rPr>
          <w:rFonts w:eastAsia="Calibri"/>
        </w:rPr>
        <w:t>6</w:t>
      </w:r>
      <w:r w:rsidR="00481B14">
        <w:tab/>
      </w:r>
      <w:r w:rsidRPr="71CC2ABE">
        <w:rPr>
          <w:rFonts w:eastAsia="Calibri"/>
        </w:rPr>
        <w:t>Walking</w:t>
      </w:r>
    </w:p>
    <w:p w14:paraId="64DCC1FC" w14:textId="08EAED04" w:rsidR="00F47C43" w:rsidRPr="00AF7794" w:rsidRDefault="71CC2ABE" w:rsidP="71CC2ABE">
      <w:pPr>
        <w:spacing w:before="60" w:after="0" w:line="240" w:lineRule="auto"/>
        <w:ind w:left="720"/>
        <w:contextualSpacing/>
        <w:rPr>
          <w:rFonts w:eastAsia="Calibri"/>
        </w:rPr>
      </w:pPr>
      <w:r w:rsidRPr="71CC2ABE">
        <w:rPr>
          <w:noProof/>
        </w:rPr>
        <w:t>55</w:t>
      </w:r>
      <w:r w:rsidR="00481B14">
        <w:tab/>
      </w:r>
      <w:r w:rsidRPr="71CC2ABE">
        <w:rPr>
          <w:noProof/>
        </w:rPr>
        <w:t>Other: Please describe [text box]</w:t>
      </w:r>
    </w:p>
    <w:p w14:paraId="431A8592" w14:textId="1FECE1FF" w:rsidR="009E02A8" w:rsidRPr="00AF7794" w:rsidRDefault="71CC2ABE" w:rsidP="71CC2ABE">
      <w:pPr>
        <w:spacing w:before="60" w:after="0" w:line="240" w:lineRule="auto"/>
        <w:ind w:left="720"/>
        <w:contextualSpacing/>
        <w:rPr>
          <w:rFonts w:eastAsia="Calibri"/>
        </w:rPr>
      </w:pPr>
      <w:r w:rsidRPr="71CC2ABE">
        <w:rPr>
          <w:i/>
          <w:iCs/>
          <w:noProof/>
        </w:rPr>
        <w:t xml:space="preserve">NO RESPONSE </w:t>
      </w:r>
      <w:r w:rsidRPr="71CC2ABE">
        <w:rPr>
          <w:rFonts w:ascii="Wingdings" w:eastAsia="Wingdings" w:hAnsi="Wingdings"/>
          <w:i/>
          <w:iCs/>
        </w:rPr>
        <w:t>à</w:t>
      </w:r>
      <w:r w:rsidRPr="71CC2ABE">
        <w:rPr>
          <w:rFonts w:eastAsia="Calibri"/>
          <w:b/>
          <w:bCs/>
          <w:i/>
          <w:iCs/>
        </w:rPr>
        <w:t xml:space="preserve"> GO TO CURSCHT6</w:t>
      </w:r>
    </w:p>
    <w:p w14:paraId="040ACBB3" w14:textId="2AE6537F" w:rsidR="00F47C43" w:rsidRDefault="00F47C43" w:rsidP="00F47C43">
      <w:pPr>
        <w:spacing w:after="0" w:line="240" w:lineRule="auto"/>
        <w:rPr>
          <w:rFonts w:eastAsia="Calibri" w:cstheme="minorHAnsi"/>
        </w:rPr>
      </w:pPr>
    </w:p>
    <w:p w14:paraId="611E0155" w14:textId="2630A71A" w:rsidR="004243F4" w:rsidRDefault="004243F4" w:rsidP="00F47C43">
      <w:pPr>
        <w:spacing w:after="0" w:line="240" w:lineRule="auto"/>
        <w:rPr>
          <w:rFonts w:eastAsia="Calibri" w:cstheme="minorHAnsi"/>
          <w:b/>
          <w:bCs/>
        </w:rPr>
      </w:pPr>
      <w:r>
        <w:rPr>
          <w:rFonts w:eastAsia="Calibri" w:cstheme="minorHAnsi"/>
          <w:b/>
          <w:bCs/>
        </w:rPr>
        <w:t>[DISPLAY CURSCHT2 IF (CURSCHT1= 0-6, 55)</w:t>
      </w:r>
    </w:p>
    <w:p w14:paraId="33874A97" w14:textId="09B8910C" w:rsidR="004243F4" w:rsidRPr="009B6309" w:rsidRDefault="004243F4" w:rsidP="00F47C43">
      <w:pPr>
        <w:spacing w:after="0" w:line="240" w:lineRule="auto"/>
        <w:rPr>
          <w:rFonts w:eastAsia="Calibri" w:cstheme="minorHAnsi"/>
          <w:b/>
          <w:bCs/>
        </w:rPr>
      </w:pPr>
      <w:r>
        <w:rPr>
          <w:rFonts w:eastAsia="Calibri" w:cstheme="minorHAnsi"/>
          <w:b/>
          <w:bCs/>
        </w:rPr>
        <w:t>ELSE, GO TO CURSCHT6]</w:t>
      </w:r>
    </w:p>
    <w:p w14:paraId="2D353BC4" w14:textId="71C249C2" w:rsidR="00F47C43" w:rsidRPr="00AF7794" w:rsidRDefault="24A59E6A" w:rsidP="008B16AA">
      <w:pPr>
        <w:pStyle w:val="ListParagraph"/>
        <w:numPr>
          <w:ilvl w:val="0"/>
          <w:numId w:val="2"/>
        </w:numPr>
        <w:spacing w:after="200" w:line="276" w:lineRule="auto"/>
        <w:rPr>
          <w:rFonts w:eastAsia="Calibri"/>
        </w:rPr>
      </w:pPr>
      <w:r>
        <w:t xml:space="preserve">[CURSCHT2] Thinking about the </w:t>
      </w:r>
      <w:r w:rsidRPr="24A59E6A">
        <w:rPr>
          <w:rFonts w:eastAsia="Calibri"/>
          <w:b/>
          <w:bCs/>
        </w:rPr>
        <w:t>one-way</w:t>
      </w:r>
      <w:r w:rsidRPr="24A59E6A">
        <w:rPr>
          <w:rFonts w:eastAsia="Calibri"/>
        </w:rPr>
        <w:t xml:space="preserve"> trip from your home to [insert address from CURSCH1 – CURSCH3/this address] on a usual day, about how much time</w:t>
      </w:r>
      <w:r w:rsidRPr="24A59E6A">
        <w:rPr>
          <w:rFonts w:eastAsia="Calibri"/>
          <w:b/>
          <w:bCs/>
        </w:rPr>
        <w:t xml:space="preserve"> </w:t>
      </w:r>
      <w:r w:rsidRPr="24A59E6A">
        <w:rPr>
          <w:rFonts w:eastAsia="Calibri"/>
        </w:rPr>
        <w:t xml:space="preserve">do you usually spend in each type of transportation? </w:t>
      </w:r>
    </w:p>
    <w:p w14:paraId="6E428858" w14:textId="04C6B6D7" w:rsidR="00F47C43" w:rsidRPr="00AF7794" w:rsidRDefault="154933FC" w:rsidP="154933FC">
      <w:pPr>
        <w:spacing w:after="200" w:line="276" w:lineRule="auto"/>
        <w:contextualSpacing/>
        <w:rPr>
          <w:i/>
          <w:iCs/>
        </w:rPr>
      </w:pPr>
      <w:r w:rsidRPr="154933FC">
        <w:rPr>
          <w:i/>
          <w:iCs/>
        </w:rPr>
        <w:t>[NOTE TO RESEARCHERS: CURSCHT2A-H ARE PROGRAMMED AS A GRID, BUT DISPLAYED AS MULTIPLE-CHOICE QUESTIONS ON SAME SCREEN]</w:t>
      </w:r>
    </w:p>
    <w:tbl>
      <w:tblPr>
        <w:tblStyle w:val="TableGrid421"/>
        <w:tblW w:w="10896" w:type="dxa"/>
        <w:tblInd w:w="-540" w:type="dxa"/>
        <w:tblLook w:val="04A0" w:firstRow="1" w:lastRow="0" w:firstColumn="1" w:lastColumn="0" w:noHBand="0" w:noVBand="1"/>
      </w:tblPr>
      <w:tblGrid>
        <w:gridCol w:w="5850"/>
        <w:gridCol w:w="1260"/>
        <w:gridCol w:w="990"/>
        <w:gridCol w:w="1074"/>
        <w:gridCol w:w="726"/>
        <w:gridCol w:w="996"/>
      </w:tblGrid>
      <w:tr w:rsidR="00AF7794" w:rsidRPr="00AF7794" w14:paraId="07E143E4" w14:textId="77777777" w:rsidTr="00ED050A">
        <w:tc>
          <w:tcPr>
            <w:tcW w:w="5850" w:type="dxa"/>
            <w:tcBorders>
              <w:top w:val="nil"/>
              <w:left w:val="nil"/>
              <w:bottom w:val="single" w:sz="4" w:space="0" w:color="auto"/>
            </w:tcBorders>
            <w:tcMar>
              <w:top w:w="72" w:type="dxa"/>
              <w:left w:w="115" w:type="dxa"/>
              <w:bottom w:w="72" w:type="dxa"/>
              <w:right w:w="115" w:type="dxa"/>
            </w:tcMar>
            <w:vAlign w:val="center"/>
          </w:tcPr>
          <w:p w14:paraId="09759660" w14:textId="3D05B969" w:rsidR="00F47C43" w:rsidRPr="00AF7794" w:rsidRDefault="00527A14" w:rsidP="004D44C3">
            <w:pPr>
              <w:jc w:val="center"/>
              <w:rPr>
                <w:rFonts w:eastAsia="Calibri" w:cstheme="minorHAnsi"/>
                <w:b/>
              </w:rPr>
            </w:pPr>
            <w:r w:rsidRPr="00AF7794">
              <w:rPr>
                <w:rFonts w:eastAsia="Calibri" w:cstheme="minorHAnsi"/>
                <w:b/>
              </w:rPr>
              <w:t>[</w:t>
            </w:r>
            <w:r w:rsidR="00F47C43" w:rsidRPr="00AF7794">
              <w:rPr>
                <w:rFonts w:eastAsia="Calibri" w:cstheme="minorHAnsi"/>
                <w:b/>
              </w:rPr>
              <w:t xml:space="preserve">Display rows ONLY for responses marked in </w:t>
            </w:r>
            <w:r w:rsidR="004D44C3" w:rsidRPr="00AF7794">
              <w:rPr>
                <w:rFonts w:eastAsia="Calibri" w:cstheme="minorHAnsi"/>
                <w:b/>
              </w:rPr>
              <w:t>CURSCHT1</w:t>
            </w:r>
            <w:r w:rsidRPr="00AF7794">
              <w:rPr>
                <w:rFonts w:eastAsia="Calibri" w:cstheme="minorHAnsi"/>
                <w:b/>
              </w:rPr>
              <w:t>]</w:t>
            </w:r>
          </w:p>
        </w:tc>
        <w:tc>
          <w:tcPr>
            <w:tcW w:w="1260" w:type="dxa"/>
            <w:tcBorders>
              <w:bottom w:val="single" w:sz="4" w:space="0" w:color="auto"/>
            </w:tcBorders>
            <w:tcMar>
              <w:top w:w="72" w:type="dxa"/>
              <w:left w:w="115" w:type="dxa"/>
              <w:bottom w:w="72" w:type="dxa"/>
              <w:right w:w="115" w:type="dxa"/>
            </w:tcMar>
          </w:tcPr>
          <w:p w14:paraId="7F16A4D5" w14:textId="4E28F5D3" w:rsidR="00F47C43"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22BE75EB" w14:textId="0C6710CD" w:rsidR="00F47C43" w:rsidRPr="00AF7794" w:rsidRDefault="154933FC" w:rsidP="154933FC">
            <w:pPr>
              <w:jc w:val="center"/>
              <w:rPr>
                <w:rFonts w:eastAsia="Calibri"/>
              </w:rPr>
            </w:pPr>
            <w:r w:rsidRPr="154933FC">
              <w:rPr>
                <w:rFonts w:eastAsia="Calibri"/>
              </w:rPr>
              <w:t>16 to 30 minutes</w:t>
            </w:r>
          </w:p>
        </w:tc>
        <w:tc>
          <w:tcPr>
            <w:tcW w:w="1074" w:type="dxa"/>
            <w:tcBorders>
              <w:bottom w:val="single" w:sz="4" w:space="0" w:color="auto"/>
            </w:tcBorders>
          </w:tcPr>
          <w:p w14:paraId="7FBE79A1" w14:textId="6B8CDD26" w:rsidR="00F47C43"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494D1DB5" w14:textId="6F2C41B8" w:rsidR="00F47C43" w:rsidRPr="00AF7794" w:rsidRDefault="154933FC" w:rsidP="154933FC">
            <w:pPr>
              <w:jc w:val="center"/>
              <w:rPr>
                <w:rFonts w:eastAsia="Calibri"/>
              </w:rPr>
            </w:pPr>
            <w:r w:rsidRPr="154933FC">
              <w:rPr>
                <w:rFonts w:eastAsia="Calibri"/>
              </w:rPr>
              <w:t>1 hour</w:t>
            </w:r>
          </w:p>
        </w:tc>
        <w:tc>
          <w:tcPr>
            <w:tcW w:w="996" w:type="dxa"/>
            <w:tcBorders>
              <w:bottom w:val="single" w:sz="4" w:space="0" w:color="auto"/>
            </w:tcBorders>
            <w:tcMar>
              <w:top w:w="72" w:type="dxa"/>
              <w:left w:w="115" w:type="dxa"/>
              <w:bottom w:w="72" w:type="dxa"/>
              <w:right w:w="115" w:type="dxa"/>
            </w:tcMar>
          </w:tcPr>
          <w:p w14:paraId="2E798B49" w14:textId="2B326886" w:rsidR="00F47C43" w:rsidRPr="00AF7794" w:rsidRDefault="154933FC" w:rsidP="154933FC">
            <w:pPr>
              <w:jc w:val="center"/>
              <w:rPr>
                <w:rFonts w:eastAsia="Calibri"/>
              </w:rPr>
            </w:pPr>
            <w:r w:rsidRPr="154933FC">
              <w:rPr>
                <w:rFonts w:eastAsia="Calibri"/>
              </w:rPr>
              <w:t xml:space="preserve"> 2 hours or more</w:t>
            </w:r>
          </w:p>
        </w:tc>
      </w:tr>
      <w:tr w:rsidR="00AF7794" w:rsidRPr="00AF7794" w14:paraId="0AE296C6" w14:textId="77777777" w:rsidTr="00ED050A">
        <w:tc>
          <w:tcPr>
            <w:tcW w:w="5850" w:type="dxa"/>
            <w:shd w:val="clear" w:color="auto" w:fill="D9D9D9" w:themeFill="background1" w:themeFillShade="D9"/>
            <w:tcMar>
              <w:top w:w="72" w:type="dxa"/>
              <w:left w:w="115" w:type="dxa"/>
              <w:bottom w:w="72" w:type="dxa"/>
              <w:right w:w="115" w:type="dxa"/>
            </w:tcMar>
          </w:tcPr>
          <w:p w14:paraId="67F64988" w14:textId="2A493276" w:rsidR="00F47C43" w:rsidRPr="00AF7794" w:rsidRDefault="00F47C43" w:rsidP="00FE1D96">
            <w:pPr>
              <w:tabs>
                <w:tab w:val="left" w:pos="515"/>
              </w:tabs>
              <w:ind w:left="515" w:hanging="515"/>
              <w:rPr>
                <w:rFonts w:eastAsia="Calibri" w:cstheme="minorHAnsi"/>
              </w:rPr>
            </w:pPr>
            <w:r w:rsidRPr="00AF7794">
              <w:rPr>
                <w:iCs/>
              </w:rPr>
              <w:t xml:space="preserve">[CURSCHT2A] </w:t>
            </w:r>
            <w:r w:rsidRPr="00AF7794">
              <w:rPr>
                <w:rFonts w:eastAsia="Calibri" w:cstheme="minorHAnsi"/>
              </w:rPr>
              <w:t>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E6FE0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4F4AB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shd w:val="clear" w:color="auto" w:fill="D9D9D9" w:themeFill="background1" w:themeFillShade="D9"/>
            <w:vAlign w:val="center"/>
          </w:tcPr>
          <w:p w14:paraId="4967CCF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2E2E3AE1" w14:textId="68C1BDE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3E9590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B210933" w14:textId="77777777" w:rsidTr="00ED050A">
        <w:tc>
          <w:tcPr>
            <w:tcW w:w="5850" w:type="dxa"/>
            <w:tcBorders>
              <w:bottom w:val="single" w:sz="4" w:space="0" w:color="auto"/>
            </w:tcBorders>
            <w:tcMar>
              <w:top w:w="72" w:type="dxa"/>
              <w:left w:w="115" w:type="dxa"/>
              <w:bottom w:w="72" w:type="dxa"/>
              <w:right w:w="115" w:type="dxa"/>
            </w:tcMar>
          </w:tcPr>
          <w:p w14:paraId="31BED76A" w14:textId="64074619" w:rsidR="00F47C43" w:rsidRPr="00AF7794" w:rsidRDefault="71CC2ABE" w:rsidP="7DFB0838">
            <w:pPr>
              <w:tabs>
                <w:tab w:val="left" w:pos="515"/>
              </w:tabs>
              <w:ind w:left="515" w:hanging="515"/>
              <w:rPr>
                <w:rFonts w:eastAsia="Calibri"/>
              </w:rPr>
            </w:pPr>
            <w:r>
              <w:t>[CURSCHT2B]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015ABAC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0BD144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vAlign w:val="center"/>
          </w:tcPr>
          <w:p w14:paraId="40BFBE6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16F8A697" w14:textId="38912A5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5C1BA1F5"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3BE7709" w14:textId="77777777" w:rsidTr="00ED050A">
        <w:tc>
          <w:tcPr>
            <w:tcW w:w="5850" w:type="dxa"/>
            <w:shd w:val="clear" w:color="auto" w:fill="D9D9D9" w:themeFill="background1" w:themeFillShade="D9"/>
            <w:tcMar>
              <w:top w:w="72" w:type="dxa"/>
              <w:left w:w="115" w:type="dxa"/>
              <w:bottom w:w="72" w:type="dxa"/>
              <w:right w:w="115" w:type="dxa"/>
            </w:tcMar>
          </w:tcPr>
          <w:p w14:paraId="2D6AB129" w14:textId="71D0E39F" w:rsidR="00F47C43" w:rsidRPr="00AF7794" w:rsidRDefault="00F47C43" w:rsidP="00FE1D96">
            <w:pPr>
              <w:tabs>
                <w:tab w:val="left" w:pos="515"/>
              </w:tabs>
              <w:ind w:left="515" w:hanging="515"/>
              <w:rPr>
                <w:rFonts w:eastAsia="Calibri" w:cstheme="minorHAnsi"/>
              </w:rPr>
            </w:pPr>
            <w:r w:rsidRPr="00AF7794">
              <w:rPr>
                <w:iCs/>
              </w:rPr>
              <w:t xml:space="preserve">[CURSCHT2C] </w:t>
            </w:r>
            <w:r w:rsidRPr="00AF7794">
              <w:rPr>
                <w:rFonts w:eastAsia="Calibri" w:cstheme="minorHAnsi"/>
              </w:rPr>
              <w:t>Motorcycle</w:t>
            </w:r>
          </w:p>
        </w:tc>
        <w:tc>
          <w:tcPr>
            <w:tcW w:w="1260" w:type="dxa"/>
            <w:shd w:val="clear" w:color="auto" w:fill="D9D9D9" w:themeFill="background1" w:themeFillShade="D9"/>
            <w:tcMar>
              <w:top w:w="72" w:type="dxa"/>
              <w:left w:w="115" w:type="dxa"/>
              <w:bottom w:w="72" w:type="dxa"/>
              <w:right w:w="115" w:type="dxa"/>
            </w:tcMar>
            <w:vAlign w:val="center"/>
          </w:tcPr>
          <w:p w14:paraId="711B3E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3D2FD43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shd w:val="clear" w:color="auto" w:fill="D9D9D9" w:themeFill="background1" w:themeFillShade="D9"/>
            <w:vAlign w:val="center"/>
          </w:tcPr>
          <w:p w14:paraId="6EEE5B5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4931F184" w14:textId="32ECDEEA"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1C0B2CB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EFF7206" w14:textId="77777777" w:rsidTr="00ED050A">
        <w:tc>
          <w:tcPr>
            <w:tcW w:w="5850" w:type="dxa"/>
            <w:tcBorders>
              <w:bottom w:val="single" w:sz="4" w:space="0" w:color="auto"/>
            </w:tcBorders>
            <w:tcMar>
              <w:top w:w="72" w:type="dxa"/>
              <w:left w:w="115" w:type="dxa"/>
              <w:bottom w:w="72" w:type="dxa"/>
              <w:right w:w="115" w:type="dxa"/>
            </w:tcMar>
          </w:tcPr>
          <w:p w14:paraId="6CE99452" w14:textId="3E10E97A" w:rsidR="00F47C43" w:rsidRPr="00AF7794" w:rsidRDefault="00F47C43" w:rsidP="00FE1D96">
            <w:pPr>
              <w:tabs>
                <w:tab w:val="left" w:pos="515"/>
              </w:tabs>
              <w:ind w:left="515" w:hanging="515"/>
              <w:rPr>
                <w:rFonts w:eastAsia="Calibri" w:cstheme="minorHAnsi"/>
              </w:rPr>
            </w:pPr>
            <w:r w:rsidRPr="00AF7794">
              <w:rPr>
                <w:iCs/>
              </w:rPr>
              <w:t xml:space="preserve">[CURSCHT2D] </w:t>
            </w:r>
            <w:r w:rsidRPr="00AF7794">
              <w:rPr>
                <w:rFonts w:eastAsia="Calibri" w:cstheme="minorHAnsi"/>
              </w:rPr>
              <w:t>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EBF7F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294810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vAlign w:val="center"/>
          </w:tcPr>
          <w:p w14:paraId="6627535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0DB43FD8" w14:textId="5DAC908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5701E6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467E58E8" w14:textId="77777777" w:rsidTr="00ED050A">
        <w:tc>
          <w:tcPr>
            <w:tcW w:w="5850" w:type="dxa"/>
            <w:shd w:val="clear" w:color="auto" w:fill="D9D9D9" w:themeFill="background1" w:themeFillShade="D9"/>
            <w:tcMar>
              <w:top w:w="72" w:type="dxa"/>
              <w:left w:w="115" w:type="dxa"/>
              <w:bottom w:w="72" w:type="dxa"/>
              <w:right w:w="115" w:type="dxa"/>
            </w:tcMar>
          </w:tcPr>
          <w:p w14:paraId="28C65B8C" w14:textId="3C65ED7F" w:rsidR="00F47C43" w:rsidRPr="00AF7794" w:rsidRDefault="00F47C43" w:rsidP="00FE1D96">
            <w:pPr>
              <w:tabs>
                <w:tab w:val="left" w:pos="515"/>
              </w:tabs>
              <w:ind w:left="515" w:hanging="515"/>
              <w:rPr>
                <w:rFonts w:eastAsia="Calibri" w:cstheme="minorHAnsi"/>
              </w:rPr>
            </w:pPr>
            <w:r w:rsidRPr="00AF7794">
              <w:rPr>
                <w:iCs/>
              </w:rPr>
              <w:t xml:space="preserve">[CURSCHT2E] </w:t>
            </w:r>
            <w:r w:rsidRPr="00AF7794">
              <w:rPr>
                <w:rFonts w:eastAsia="Calibri" w:cstheme="minorHAnsi"/>
              </w:rPr>
              <w:t>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5CB2DE0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4FBA58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shd w:val="clear" w:color="auto" w:fill="D9D9D9" w:themeFill="background1" w:themeFillShade="D9"/>
            <w:vAlign w:val="center"/>
          </w:tcPr>
          <w:p w14:paraId="550A0B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7D70B6AF" w14:textId="6F39EF6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681D48C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10DDBD40" w14:textId="77777777" w:rsidTr="00ED050A">
        <w:tc>
          <w:tcPr>
            <w:tcW w:w="5850" w:type="dxa"/>
            <w:tcBorders>
              <w:bottom w:val="single" w:sz="4" w:space="0" w:color="auto"/>
            </w:tcBorders>
            <w:tcMar>
              <w:top w:w="72" w:type="dxa"/>
              <w:left w:w="115" w:type="dxa"/>
              <w:bottom w:w="72" w:type="dxa"/>
              <w:right w:w="115" w:type="dxa"/>
            </w:tcMar>
          </w:tcPr>
          <w:p w14:paraId="782588DB" w14:textId="1A9C004B" w:rsidR="00F47C43" w:rsidRPr="00AF7794" w:rsidRDefault="00F47C43" w:rsidP="00FE1D96">
            <w:pPr>
              <w:tabs>
                <w:tab w:val="left" w:pos="515"/>
              </w:tabs>
              <w:ind w:left="515" w:hanging="515"/>
              <w:rPr>
                <w:rFonts w:eastAsia="Calibri" w:cstheme="minorHAnsi"/>
              </w:rPr>
            </w:pPr>
            <w:r w:rsidRPr="00AF7794">
              <w:rPr>
                <w:iCs/>
              </w:rPr>
              <w:t xml:space="preserve">[CURSCHT2F] </w:t>
            </w:r>
            <w:r w:rsidRPr="00AF7794">
              <w:rPr>
                <w:rFonts w:eastAsia="Calibri" w:cstheme="minorHAnsi"/>
              </w:rPr>
              <w:t>Bicycle</w:t>
            </w:r>
          </w:p>
        </w:tc>
        <w:tc>
          <w:tcPr>
            <w:tcW w:w="1260" w:type="dxa"/>
            <w:tcBorders>
              <w:bottom w:val="single" w:sz="4" w:space="0" w:color="auto"/>
            </w:tcBorders>
            <w:tcMar>
              <w:top w:w="72" w:type="dxa"/>
              <w:left w:w="115" w:type="dxa"/>
              <w:bottom w:w="72" w:type="dxa"/>
              <w:right w:w="115" w:type="dxa"/>
            </w:tcMar>
            <w:vAlign w:val="center"/>
          </w:tcPr>
          <w:p w14:paraId="53002BD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489E17A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vAlign w:val="center"/>
          </w:tcPr>
          <w:p w14:paraId="73FDCE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6ADBD895" w14:textId="38251EB8"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0F10C18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F5E67EA" w14:textId="77777777" w:rsidTr="00ED050A">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25B20C3B" w14:textId="2DE1B497" w:rsidR="00F47C43" w:rsidRPr="00AF7794" w:rsidRDefault="00F47C43" w:rsidP="00FE1D96">
            <w:pPr>
              <w:tabs>
                <w:tab w:val="left" w:pos="515"/>
              </w:tabs>
              <w:ind w:left="515" w:hanging="515"/>
              <w:rPr>
                <w:rFonts w:eastAsia="Calibri" w:cstheme="minorHAnsi"/>
              </w:rPr>
            </w:pPr>
            <w:r w:rsidRPr="00AF7794">
              <w:rPr>
                <w:iCs/>
              </w:rPr>
              <w:t xml:space="preserve">[CURSCHT2G] </w:t>
            </w:r>
            <w:r w:rsidRPr="00AF7794">
              <w:rPr>
                <w:rFonts w:eastAsia="Calibri" w:cstheme="minorHAnsi"/>
              </w:rPr>
              <w:t>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3A8BEDF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25347E2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shd w:val="clear" w:color="auto" w:fill="D9D9D9" w:themeFill="background1" w:themeFillShade="D9"/>
            <w:vAlign w:val="center"/>
          </w:tcPr>
          <w:p w14:paraId="69D8C08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3B5F3936" w14:textId="71745CD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22A69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2153A81" w14:textId="77777777" w:rsidTr="00ED050A">
        <w:tc>
          <w:tcPr>
            <w:tcW w:w="5850" w:type="dxa"/>
            <w:shd w:val="clear" w:color="auto" w:fill="auto"/>
            <w:tcMar>
              <w:top w:w="72" w:type="dxa"/>
              <w:left w:w="115" w:type="dxa"/>
              <w:bottom w:w="72" w:type="dxa"/>
              <w:right w:w="115" w:type="dxa"/>
            </w:tcMar>
          </w:tcPr>
          <w:p w14:paraId="63C57384" w14:textId="5A7DCD70" w:rsidR="00F47C43" w:rsidRPr="00AF7794" w:rsidRDefault="00F47C43" w:rsidP="004D44C3">
            <w:pPr>
              <w:tabs>
                <w:tab w:val="left" w:pos="515"/>
              </w:tabs>
              <w:ind w:left="515" w:hanging="515"/>
              <w:rPr>
                <w:rFonts w:eastAsia="Calibri" w:cstheme="minorHAnsi"/>
              </w:rPr>
            </w:pPr>
            <w:r w:rsidRPr="00AF7794">
              <w:rPr>
                <w:iCs/>
              </w:rPr>
              <w:t xml:space="preserve">[CURSCHT2H] </w:t>
            </w:r>
            <w:r w:rsidRPr="00AF7794">
              <w:rPr>
                <w:rFonts w:eastAsia="Calibri" w:cstheme="minorHAnsi"/>
              </w:rPr>
              <w:t>[</w:t>
            </w:r>
            <w:r w:rsidR="004D44C3" w:rsidRPr="00AF7794">
              <w:rPr>
                <w:rFonts w:eastAsia="Calibri" w:cstheme="minorHAnsi"/>
              </w:rPr>
              <w:t>OTHER FROM CURSCHT1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28ED845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3AFBD5D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vAlign w:val="center"/>
          </w:tcPr>
          <w:p w14:paraId="6A46EB0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vAlign w:val="center"/>
          </w:tcPr>
          <w:p w14:paraId="3DB32A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auto"/>
            <w:tcMar>
              <w:top w:w="72" w:type="dxa"/>
              <w:left w:w="115" w:type="dxa"/>
              <w:bottom w:w="72" w:type="dxa"/>
              <w:right w:w="115" w:type="dxa"/>
            </w:tcMar>
            <w:vAlign w:val="center"/>
          </w:tcPr>
          <w:p w14:paraId="1D66213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33726CE9" w14:textId="45186DA7" w:rsidR="00F47C43" w:rsidRPr="00AF7794" w:rsidRDefault="71CC2ABE" w:rsidP="00750814">
      <w:pPr>
        <w:spacing w:before="60" w:after="0" w:line="240" w:lineRule="auto"/>
        <w:ind w:left="720"/>
        <w:contextualSpacing/>
        <w:rPr>
          <w:rFonts w:eastAsia="Calibri" w:cstheme="minorHAnsi"/>
          <w:b/>
        </w:rPr>
      </w:pPr>
      <w:r w:rsidRPr="71CC2ABE">
        <w:rPr>
          <w:i/>
          <w:iCs/>
          <w:noProof/>
        </w:rPr>
        <w:t xml:space="preserve">NO RESPONSE (ANY) </w:t>
      </w:r>
      <w:r w:rsidRPr="71CC2ABE">
        <w:rPr>
          <w:rFonts w:ascii="Wingdings" w:eastAsia="Wingdings" w:hAnsi="Wingdings"/>
          <w:i/>
          <w:iCs/>
        </w:rPr>
        <w:t>à</w:t>
      </w:r>
      <w:r w:rsidRPr="71CC2ABE">
        <w:rPr>
          <w:rFonts w:eastAsia="Calibri"/>
          <w:b/>
          <w:bCs/>
          <w:i/>
          <w:iCs/>
        </w:rPr>
        <w:t xml:space="preserve"> GO TO CURSCHT6</w:t>
      </w:r>
    </w:p>
    <w:p w14:paraId="47C8FED6" w14:textId="4EBCB717" w:rsidR="00F47C43" w:rsidRPr="00AF7794" w:rsidRDefault="71CC2ABE" w:rsidP="00750814">
      <w:pPr>
        <w:spacing w:before="240" w:after="60" w:line="240" w:lineRule="auto"/>
        <w:rPr>
          <w:rFonts w:eastAsia="Calibri"/>
          <w:b/>
          <w:bCs/>
        </w:rPr>
      </w:pPr>
      <w:r w:rsidRPr="71CC2ABE">
        <w:rPr>
          <w:rFonts w:eastAsia="Calibri"/>
          <w:b/>
          <w:bCs/>
        </w:rPr>
        <w:t>[ASK CURSCHT3 – CURSCHT5 IF ANY CURSCHT2 = 1, 2, 3, OR 4]</w:t>
      </w:r>
    </w:p>
    <w:p w14:paraId="04E52991" w14:textId="0B260C57" w:rsidR="00F47C43" w:rsidRPr="00AF7794" w:rsidRDefault="009E02A8" w:rsidP="008B16AA">
      <w:pPr>
        <w:pStyle w:val="ListParagraph"/>
        <w:numPr>
          <w:ilvl w:val="0"/>
          <w:numId w:val="2"/>
        </w:numPr>
        <w:spacing w:after="0" w:line="240" w:lineRule="auto"/>
        <w:rPr>
          <w:rFonts w:eastAsia="Calibri"/>
        </w:rPr>
      </w:pPr>
      <w:r w:rsidRPr="00AF7794">
        <w:rPr>
          <w:noProof/>
        </w:rPr>
        <w:drawing>
          <wp:anchor distT="0" distB="0" distL="114300" distR="114300" simplePos="0" relativeHeight="251990016" behindDoc="0" locked="0" layoutInCell="1" allowOverlap="1" wp14:anchorId="29E4E13D" wp14:editId="445F60DD">
            <wp:simplePos x="0" y="0"/>
            <wp:positionH relativeFrom="column">
              <wp:posOffset>4219575</wp:posOffset>
            </wp:positionH>
            <wp:positionV relativeFrom="paragraph">
              <wp:posOffset>12065</wp:posOffset>
            </wp:positionV>
            <wp:extent cx="2276475" cy="1706880"/>
            <wp:effectExtent l="0" t="0" r="9525" b="7620"/>
            <wp:wrapSquare wrapText="bothSides"/>
            <wp:docPr id="7560" name="Picture 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C43" w:rsidRPr="7DFB0838">
        <w:t xml:space="preserve">[CURSCHT3] </w:t>
      </w:r>
      <w:r w:rsidR="00F47C43" w:rsidRPr="7DFB0838">
        <w:rPr>
          <w:rFonts w:eastAsia="Calibri"/>
        </w:rPr>
        <w:t>Does your usual one-way trip to</w:t>
      </w:r>
      <w:r w:rsidR="00F47C43" w:rsidRPr="7DFB0838">
        <w:rPr>
          <w:rFonts w:eastAsia="Calibri"/>
          <w:b/>
          <w:bCs/>
        </w:rPr>
        <w:t xml:space="preserve"> </w:t>
      </w:r>
      <w:r w:rsidR="00F47C43" w:rsidRPr="7DFB0838">
        <w:rPr>
          <w:rFonts w:eastAsia="Calibri"/>
        </w:rPr>
        <w:t xml:space="preserve">[insert address from </w:t>
      </w:r>
      <w:r w:rsidR="004D44C3" w:rsidRPr="7DFB0838">
        <w:rPr>
          <w:rFonts w:eastAsia="Calibri"/>
        </w:rPr>
        <w:t>CURSCH1 – CURSCH3</w:t>
      </w:r>
      <w:r w:rsidR="00F47C43" w:rsidRPr="7DFB0838">
        <w:rPr>
          <w:rFonts w:eastAsia="Calibri"/>
        </w:rPr>
        <w:t xml:space="preserve">/this address] </w:t>
      </w:r>
      <w:r w:rsidR="3079BCA5" w:rsidRPr="3079BCA5">
        <w:rPr>
          <w:rFonts w:eastAsia="Calibri"/>
        </w:rPr>
        <w:t xml:space="preserve">from your home </w:t>
      </w:r>
      <w:r w:rsidR="00F47C43" w:rsidRPr="7DFB0838">
        <w:rPr>
          <w:rFonts w:eastAsia="Calibri"/>
        </w:rPr>
        <w:t>involve travel on a highway, parkway, freeway, or toll road? An example is pictured.</w:t>
      </w:r>
    </w:p>
    <w:p w14:paraId="667860A3" w14:textId="43398178"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33203990" w14:textId="11AAB8D8"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Yes, for less than 15 minutes</w:t>
      </w:r>
    </w:p>
    <w:p w14:paraId="764D15D0" w14:textId="1A8DD868" w:rsidR="00F47C43" w:rsidRPr="00AF7794" w:rsidRDefault="71CC2ABE" w:rsidP="71CC2ABE">
      <w:pPr>
        <w:spacing w:before="60" w:after="0" w:line="240" w:lineRule="auto"/>
        <w:ind w:left="720"/>
        <w:contextualSpacing/>
        <w:rPr>
          <w:rFonts w:eastAsia="Calibri"/>
        </w:rPr>
      </w:pPr>
      <w:r w:rsidRPr="71CC2ABE">
        <w:rPr>
          <w:rFonts w:eastAsia="Calibri"/>
        </w:rPr>
        <w:t>2</w:t>
      </w:r>
      <w:r w:rsidR="004B3C85">
        <w:tab/>
      </w:r>
      <w:r w:rsidRPr="71CC2ABE">
        <w:rPr>
          <w:rFonts w:eastAsia="Calibri"/>
        </w:rPr>
        <w:t>No, not at all</w:t>
      </w:r>
    </w:p>
    <w:p w14:paraId="1780CDB1" w14:textId="396D34BF"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CURSCHT4</w:t>
      </w:r>
    </w:p>
    <w:p w14:paraId="5EFAB21B" w14:textId="77777777" w:rsidR="004D44C3" w:rsidRPr="00AF7794" w:rsidRDefault="004D44C3" w:rsidP="004D44C3">
      <w:pPr>
        <w:spacing w:after="0" w:line="240" w:lineRule="auto"/>
        <w:ind w:left="360"/>
        <w:contextualSpacing/>
        <w:rPr>
          <w:rFonts w:eastAsia="Calibri" w:cstheme="minorHAnsi"/>
        </w:rPr>
      </w:pPr>
    </w:p>
    <w:p w14:paraId="21D02300" w14:textId="77777777" w:rsidR="004D44C3" w:rsidRPr="00AF7794" w:rsidRDefault="004D44C3" w:rsidP="004D44C3">
      <w:pPr>
        <w:spacing w:after="0" w:line="240" w:lineRule="auto"/>
        <w:ind w:left="360"/>
        <w:contextualSpacing/>
        <w:rPr>
          <w:rFonts w:eastAsia="Calibri" w:cstheme="minorHAnsi"/>
        </w:rPr>
      </w:pPr>
    </w:p>
    <w:p w14:paraId="48DB812E" w14:textId="77777777" w:rsidR="004D44C3" w:rsidRPr="00AF7794" w:rsidRDefault="004D44C3" w:rsidP="004D44C3">
      <w:pPr>
        <w:spacing w:after="0" w:line="240" w:lineRule="auto"/>
        <w:ind w:left="360"/>
        <w:contextualSpacing/>
        <w:rPr>
          <w:rFonts w:eastAsia="Calibri" w:cstheme="minorHAnsi"/>
        </w:rPr>
      </w:pPr>
    </w:p>
    <w:p w14:paraId="27F794CF" w14:textId="77777777" w:rsidR="004D44C3" w:rsidRPr="00AF7794" w:rsidRDefault="004D44C3" w:rsidP="004D44C3">
      <w:pPr>
        <w:spacing w:after="0" w:line="240" w:lineRule="auto"/>
        <w:ind w:left="360"/>
        <w:contextualSpacing/>
        <w:rPr>
          <w:rFonts w:eastAsia="Calibri" w:cstheme="minorHAnsi"/>
        </w:rPr>
      </w:pPr>
    </w:p>
    <w:p w14:paraId="7B7C50F4" w14:textId="3FAA86D9" w:rsidR="00F47C43" w:rsidRPr="00AF7794" w:rsidRDefault="004D44C3" w:rsidP="008B16AA">
      <w:pPr>
        <w:pStyle w:val="ListParagraph"/>
        <w:numPr>
          <w:ilvl w:val="0"/>
          <w:numId w:val="2"/>
        </w:numPr>
        <w:spacing w:after="0" w:line="240" w:lineRule="auto"/>
        <w:rPr>
          <w:rFonts w:eastAsia="Calibri"/>
        </w:rPr>
      </w:pPr>
      <w:r w:rsidRPr="00AF7794">
        <w:rPr>
          <w:rFonts w:eastAsia="Calibri" w:cstheme="minorHAnsi"/>
          <w:noProof/>
        </w:rPr>
        <w:lastRenderedPageBreak/>
        <w:drawing>
          <wp:anchor distT="0" distB="0" distL="114300" distR="114300" simplePos="0" relativeHeight="251994112" behindDoc="0" locked="0" layoutInCell="1" allowOverlap="1" wp14:anchorId="0C8803B1" wp14:editId="66D48D01">
            <wp:simplePos x="0" y="0"/>
            <wp:positionH relativeFrom="column">
              <wp:posOffset>3990975</wp:posOffset>
            </wp:positionH>
            <wp:positionV relativeFrom="paragraph">
              <wp:posOffset>133350</wp:posOffset>
            </wp:positionV>
            <wp:extent cx="2590800" cy="171958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ity-Town Roadwa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0800" cy="1719580"/>
                    </a:xfrm>
                    <a:prstGeom prst="rect">
                      <a:avLst/>
                    </a:prstGeom>
                  </pic:spPr>
                </pic:pic>
              </a:graphicData>
            </a:graphic>
            <wp14:sizeRelH relativeFrom="page">
              <wp14:pctWidth>0</wp14:pctWidth>
            </wp14:sizeRelH>
            <wp14:sizeRelV relativeFrom="page">
              <wp14:pctHeight>0</wp14:pctHeight>
            </wp14:sizeRelV>
          </wp:anchor>
        </w:drawing>
      </w:r>
      <w:r w:rsidRPr="7DFB0838">
        <w:t xml:space="preserve"> [CURSC</w:t>
      </w:r>
      <w:r w:rsidR="00F47C43" w:rsidRPr="7DFB0838">
        <w:t xml:space="preserve">HT4] </w:t>
      </w:r>
      <w:r w:rsidR="00F47C43" w:rsidRPr="7DFB0838">
        <w:rPr>
          <w:rFonts w:eastAsia="Calibri"/>
        </w:rPr>
        <w:t xml:space="preserve">Does your </w:t>
      </w:r>
      <w:r w:rsidRPr="7DFB0838">
        <w:rPr>
          <w:rFonts w:eastAsia="Calibri"/>
        </w:rPr>
        <w:t>usual one-way trip to</w:t>
      </w:r>
      <w:r w:rsidRPr="7DFB0838">
        <w:rPr>
          <w:rFonts w:eastAsia="Calibri"/>
          <w:b/>
          <w:bCs/>
        </w:rPr>
        <w:t xml:space="preserve"> </w:t>
      </w:r>
      <w:r w:rsidRPr="7DFB0838">
        <w:rPr>
          <w:rFonts w:eastAsia="Calibri"/>
        </w:rPr>
        <w:t xml:space="preserve">[insert address from CURSCH1 – CURSCH3/this address] </w:t>
      </w:r>
      <w:r w:rsidR="3079BCA5" w:rsidRPr="3079BCA5">
        <w:rPr>
          <w:rFonts w:eastAsia="Calibri"/>
        </w:rPr>
        <w:t xml:space="preserve">from your home </w:t>
      </w:r>
      <w:r w:rsidR="00F47C43" w:rsidRPr="7DFB0838">
        <w:rPr>
          <w:rFonts w:eastAsia="Calibri"/>
        </w:rPr>
        <w:t>involve travel on a major city or town roa</w:t>
      </w:r>
      <w:r w:rsidRPr="7DFB0838">
        <w:rPr>
          <w:rFonts w:eastAsia="Calibri"/>
        </w:rPr>
        <w:t>dway? These usually have two</w:t>
      </w:r>
      <w:r w:rsidR="00F47C43" w:rsidRPr="7DFB0838">
        <w:rPr>
          <w:rFonts w:eastAsia="Calibri"/>
        </w:rPr>
        <w:t xml:space="preserve"> or more lanes and stoplights. An example is pictured.</w:t>
      </w:r>
      <w:r w:rsidRPr="7DFB0838">
        <w:rPr>
          <w:rFonts w:eastAsia="Calibri"/>
        </w:rPr>
        <w:t xml:space="preserve"> </w:t>
      </w:r>
    </w:p>
    <w:p w14:paraId="6B3A9F44" w14:textId="62E6FD2E"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42FCF302" w14:textId="44C9F00E"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 xml:space="preserve">Yes, for less than 15 minutes </w:t>
      </w:r>
    </w:p>
    <w:p w14:paraId="7295E6BC" w14:textId="0210EBA7" w:rsidR="00F47C43" w:rsidRPr="00AF7794" w:rsidRDefault="71CC2ABE" w:rsidP="71CC2ABE">
      <w:pPr>
        <w:spacing w:before="60" w:line="240" w:lineRule="auto"/>
        <w:ind w:left="720"/>
        <w:contextualSpacing/>
        <w:rPr>
          <w:rFonts w:eastAsia="Calibri"/>
        </w:rPr>
      </w:pPr>
      <w:r w:rsidRPr="71CC2ABE">
        <w:rPr>
          <w:rFonts w:eastAsia="Calibri"/>
        </w:rPr>
        <w:t>2</w:t>
      </w:r>
      <w:r w:rsidR="004B3C85">
        <w:tab/>
      </w:r>
      <w:r w:rsidRPr="71CC2ABE">
        <w:rPr>
          <w:rFonts w:eastAsia="Calibri"/>
        </w:rPr>
        <w:t>No, not at all</w:t>
      </w:r>
    </w:p>
    <w:p w14:paraId="0367269A" w14:textId="67810FFF" w:rsidR="001C3C73"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CURSCHT5</w:t>
      </w:r>
    </w:p>
    <w:p w14:paraId="050BE43B" w14:textId="77777777" w:rsidR="009E02A8" w:rsidRPr="00AF7794" w:rsidRDefault="009E02A8">
      <w:pPr>
        <w:rPr>
          <w:iCs/>
        </w:rPr>
      </w:pPr>
    </w:p>
    <w:p w14:paraId="343F59BE" w14:textId="038F010E" w:rsidR="009E02A8" w:rsidRPr="00AF7794" w:rsidRDefault="00F724BA">
      <w:pPr>
        <w:rPr>
          <w:iCs/>
        </w:rPr>
      </w:pPr>
      <w:r w:rsidRPr="00AF7794">
        <w:rPr>
          <w:rFonts w:eastAsia="Calibri" w:cstheme="minorHAnsi"/>
          <w:noProof/>
        </w:rPr>
        <w:drawing>
          <wp:anchor distT="0" distB="0" distL="114300" distR="114300" simplePos="0" relativeHeight="251995136" behindDoc="0" locked="0" layoutInCell="1" allowOverlap="1" wp14:anchorId="12A45E57" wp14:editId="427B8333">
            <wp:simplePos x="0" y="0"/>
            <wp:positionH relativeFrom="column">
              <wp:posOffset>3746500</wp:posOffset>
            </wp:positionH>
            <wp:positionV relativeFrom="paragraph">
              <wp:posOffset>260350</wp:posOffset>
            </wp:positionV>
            <wp:extent cx="2571750" cy="1708150"/>
            <wp:effectExtent l="0" t="0" r="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obeStock_109616661_Local or neighborhood roadway.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1708150"/>
                    </a:xfrm>
                    <a:prstGeom prst="rect">
                      <a:avLst/>
                    </a:prstGeom>
                  </pic:spPr>
                </pic:pic>
              </a:graphicData>
            </a:graphic>
            <wp14:sizeRelH relativeFrom="page">
              <wp14:pctWidth>0</wp14:pctWidth>
            </wp14:sizeRelH>
            <wp14:sizeRelV relativeFrom="page">
              <wp14:pctHeight>0</wp14:pctHeight>
            </wp14:sizeRelV>
          </wp:anchor>
        </w:drawing>
      </w:r>
    </w:p>
    <w:p w14:paraId="7BC1BE9E" w14:textId="318FF9FE" w:rsidR="00F47C43" w:rsidRPr="00AF7794" w:rsidRDefault="24A59E6A" w:rsidP="008B16AA">
      <w:pPr>
        <w:numPr>
          <w:ilvl w:val="0"/>
          <w:numId w:val="2"/>
        </w:numPr>
        <w:spacing w:after="0" w:line="240" w:lineRule="auto"/>
        <w:contextualSpacing/>
        <w:rPr>
          <w:rFonts w:eastAsia="Calibri"/>
        </w:rPr>
      </w:pPr>
      <w:r>
        <w:t>[CURSCHT5] Does your usual one-way trip to</w:t>
      </w:r>
      <w:r w:rsidRPr="24A59E6A">
        <w:rPr>
          <w:rFonts w:eastAsia="Calibri"/>
          <w:b/>
          <w:bCs/>
        </w:rPr>
        <w:t xml:space="preserve"> </w:t>
      </w:r>
      <w:r w:rsidRPr="24A59E6A">
        <w:rPr>
          <w:rFonts w:eastAsia="Calibri"/>
        </w:rPr>
        <w:t xml:space="preserve">[insert address from CURSCH1 – CURSCH3/this address] from your home involve travel on a local or neighborhood roadway? These usually have only one lane in each direction. An example is pictured. </w:t>
      </w:r>
    </w:p>
    <w:p w14:paraId="52BAAB35" w14:textId="04EF51F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 xml:space="preserve">Yes, for 15 minutes or more </w:t>
      </w:r>
    </w:p>
    <w:p w14:paraId="5E46FB2D" w14:textId="57C8B158"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 xml:space="preserve">Yes, for less than 15 minutes </w:t>
      </w:r>
    </w:p>
    <w:p w14:paraId="641ECEE7" w14:textId="0A6529AC" w:rsidR="00F47C43" w:rsidRPr="00AF7794" w:rsidRDefault="71CC2ABE" w:rsidP="71CC2ABE">
      <w:pPr>
        <w:spacing w:before="60" w:after="0" w:line="240" w:lineRule="auto"/>
        <w:ind w:left="720"/>
        <w:contextualSpacing/>
        <w:rPr>
          <w:rFonts w:eastAsia="Calibri"/>
        </w:rPr>
      </w:pPr>
      <w:r w:rsidRPr="71CC2ABE">
        <w:rPr>
          <w:rFonts w:eastAsia="Calibri"/>
        </w:rPr>
        <w:t>2</w:t>
      </w:r>
      <w:r w:rsidR="007A42B5">
        <w:tab/>
      </w:r>
      <w:r w:rsidRPr="71CC2ABE">
        <w:rPr>
          <w:rFonts w:eastAsia="Calibri"/>
        </w:rPr>
        <w:t>No, not at all</w:t>
      </w:r>
    </w:p>
    <w:p w14:paraId="5D4F9948" w14:textId="321EBCA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CURSCHT6</w:t>
      </w:r>
    </w:p>
    <w:p w14:paraId="1631FC4D" w14:textId="77777777" w:rsidR="00F47C43" w:rsidRPr="00AF7794" w:rsidRDefault="00F47C43" w:rsidP="00F47C43">
      <w:pPr>
        <w:spacing w:before="60" w:after="0" w:line="240" w:lineRule="auto"/>
        <w:rPr>
          <w:rFonts w:eastAsia="Calibri" w:cstheme="minorHAnsi"/>
        </w:rPr>
      </w:pPr>
    </w:p>
    <w:p w14:paraId="16A8E46D" w14:textId="58C02A6A" w:rsidR="00F47C43" w:rsidRPr="00AF7794" w:rsidRDefault="24A59E6A" w:rsidP="008B16AA">
      <w:pPr>
        <w:numPr>
          <w:ilvl w:val="0"/>
          <w:numId w:val="2"/>
        </w:numPr>
        <w:spacing w:after="0" w:line="240" w:lineRule="auto"/>
        <w:contextualSpacing/>
        <w:rPr>
          <w:rFonts w:eastAsia="Calibri" w:cstheme="minorHAnsi"/>
        </w:rPr>
      </w:pPr>
      <w:r>
        <w:t xml:space="preserve">[CURSCHT6] </w:t>
      </w:r>
      <w:r w:rsidRPr="24A59E6A">
        <w:rPr>
          <w:rFonts w:eastAsia="Calibri"/>
        </w:rPr>
        <w:t xml:space="preserve">How many </w:t>
      </w:r>
      <w:r w:rsidRPr="24A59E6A">
        <w:rPr>
          <w:rFonts w:eastAsia="Calibri"/>
          <w:b/>
          <w:bCs/>
        </w:rPr>
        <w:t>days per week</w:t>
      </w:r>
      <w:r w:rsidRPr="24A59E6A">
        <w:rPr>
          <w:rFonts w:eastAsia="Calibri"/>
        </w:rPr>
        <w:t xml:space="preserve"> do you usually make the trip from your home to [insert address from CURSCH1 – CURSCH3/this address]?</w:t>
      </w:r>
    </w:p>
    <w:p w14:paraId="684FE3E4" w14:textId="20A8347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1 day per week</w:t>
      </w:r>
    </w:p>
    <w:p w14:paraId="5BE687CE" w14:textId="4023A500"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2 days per week</w:t>
      </w:r>
    </w:p>
    <w:p w14:paraId="35F4CBD8" w14:textId="74456CF1" w:rsidR="00F47C43" w:rsidRPr="00AF7794" w:rsidRDefault="71CC2ABE" w:rsidP="71CC2ABE">
      <w:pPr>
        <w:spacing w:before="60" w:after="0" w:line="240" w:lineRule="auto"/>
        <w:ind w:left="720"/>
        <w:contextualSpacing/>
        <w:rPr>
          <w:rFonts w:eastAsia="Calibri"/>
        </w:rPr>
      </w:pPr>
      <w:r w:rsidRPr="71CC2ABE">
        <w:rPr>
          <w:rFonts w:eastAsia="Calibri"/>
        </w:rPr>
        <w:t>2</w:t>
      </w:r>
      <w:r w:rsidR="00BA1147">
        <w:tab/>
      </w:r>
      <w:r w:rsidRPr="71CC2ABE">
        <w:rPr>
          <w:rFonts w:eastAsia="Calibri"/>
        </w:rPr>
        <w:t>3 days per week</w:t>
      </w:r>
    </w:p>
    <w:p w14:paraId="0B3CE76D" w14:textId="747A3137" w:rsidR="00F47C43" w:rsidRPr="00AF7794" w:rsidRDefault="71CC2ABE" w:rsidP="71CC2ABE">
      <w:pPr>
        <w:spacing w:before="60" w:after="0" w:line="240" w:lineRule="auto"/>
        <w:ind w:left="720"/>
        <w:contextualSpacing/>
        <w:rPr>
          <w:rFonts w:eastAsia="Calibri"/>
        </w:rPr>
      </w:pPr>
      <w:r w:rsidRPr="71CC2ABE">
        <w:rPr>
          <w:rFonts w:eastAsia="Calibri"/>
        </w:rPr>
        <w:t>3</w:t>
      </w:r>
      <w:r w:rsidR="00BA1147">
        <w:tab/>
      </w:r>
      <w:r w:rsidRPr="71CC2ABE">
        <w:rPr>
          <w:rFonts w:eastAsia="Calibri"/>
        </w:rPr>
        <w:t>4 days per week</w:t>
      </w:r>
    </w:p>
    <w:p w14:paraId="3A86FECA" w14:textId="20FB6445" w:rsidR="00F47C43" w:rsidRPr="00AF7794" w:rsidRDefault="71CC2ABE" w:rsidP="71CC2ABE">
      <w:pPr>
        <w:spacing w:before="60" w:after="0" w:line="240" w:lineRule="auto"/>
        <w:ind w:left="720"/>
        <w:contextualSpacing/>
        <w:rPr>
          <w:rFonts w:eastAsia="Calibri"/>
        </w:rPr>
      </w:pPr>
      <w:r w:rsidRPr="71CC2ABE">
        <w:rPr>
          <w:rFonts w:eastAsia="Calibri"/>
        </w:rPr>
        <w:t>4</w:t>
      </w:r>
      <w:r w:rsidR="00BA1147">
        <w:tab/>
      </w:r>
      <w:r w:rsidRPr="71CC2ABE">
        <w:rPr>
          <w:rFonts w:eastAsia="Calibri"/>
        </w:rPr>
        <w:t>5 days per week</w:t>
      </w:r>
    </w:p>
    <w:p w14:paraId="67E95C14" w14:textId="6EEFADF4" w:rsidR="00F47C43" w:rsidRPr="00AF7794" w:rsidRDefault="71CC2ABE" w:rsidP="71CC2ABE">
      <w:pPr>
        <w:spacing w:before="60" w:after="0" w:line="240" w:lineRule="auto"/>
        <w:ind w:left="720"/>
        <w:contextualSpacing/>
        <w:rPr>
          <w:rFonts w:eastAsia="Calibri"/>
        </w:rPr>
      </w:pPr>
      <w:r w:rsidRPr="71CC2ABE">
        <w:rPr>
          <w:rFonts w:eastAsia="Calibri"/>
        </w:rPr>
        <w:t>5</w:t>
      </w:r>
      <w:r w:rsidR="00BA1147">
        <w:tab/>
      </w:r>
      <w:r w:rsidRPr="71CC2ABE">
        <w:rPr>
          <w:rFonts w:eastAsia="Calibri"/>
        </w:rPr>
        <w:t>6 days per week</w:t>
      </w:r>
    </w:p>
    <w:p w14:paraId="7E7E5D27" w14:textId="6469B515" w:rsidR="00F47C43" w:rsidRPr="00AF7794" w:rsidRDefault="71CC2ABE" w:rsidP="71CC2ABE">
      <w:pPr>
        <w:spacing w:before="60" w:after="0" w:line="240" w:lineRule="auto"/>
        <w:ind w:left="720"/>
        <w:contextualSpacing/>
        <w:rPr>
          <w:rFonts w:eastAsia="Calibri"/>
        </w:rPr>
      </w:pPr>
      <w:r w:rsidRPr="71CC2ABE">
        <w:rPr>
          <w:rFonts w:eastAsia="Calibri"/>
        </w:rPr>
        <w:t>6</w:t>
      </w:r>
      <w:r w:rsidR="00BA1147">
        <w:tab/>
      </w:r>
      <w:r w:rsidRPr="71CC2ABE">
        <w:rPr>
          <w:rFonts w:eastAsia="Calibri"/>
        </w:rPr>
        <w:t>7 days per week</w:t>
      </w:r>
    </w:p>
    <w:p w14:paraId="60386766" w14:textId="0F41550B"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CURSCHT7</w:t>
      </w:r>
    </w:p>
    <w:p w14:paraId="50C8A4F7" w14:textId="77777777" w:rsidR="00F47C43" w:rsidRPr="00AF7794" w:rsidRDefault="00F47C43" w:rsidP="00F47C43">
      <w:pPr>
        <w:spacing w:after="0" w:line="240" w:lineRule="auto"/>
        <w:ind w:left="720" w:hanging="720"/>
        <w:rPr>
          <w:rFonts w:eastAsia="Calibri" w:cstheme="minorHAnsi"/>
        </w:rPr>
      </w:pPr>
    </w:p>
    <w:p w14:paraId="3C6D850D" w14:textId="5A8FB28F" w:rsidR="00F47C43" w:rsidRPr="00AF7794" w:rsidRDefault="24A59E6A" w:rsidP="008B16AA">
      <w:pPr>
        <w:numPr>
          <w:ilvl w:val="0"/>
          <w:numId w:val="2"/>
        </w:numPr>
        <w:spacing w:after="0" w:line="240" w:lineRule="auto"/>
        <w:contextualSpacing/>
        <w:rPr>
          <w:rFonts w:eastAsia="Calibri" w:cstheme="minorHAnsi"/>
        </w:rPr>
      </w:pPr>
      <w:r>
        <w:t xml:space="preserve">[CURSCHT7] </w:t>
      </w:r>
      <w:r w:rsidRPr="24A59E6A">
        <w:rPr>
          <w:rFonts w:eastAsia="Calibri"/>
        </w:rPr>
        <w:t>To get home from [insert address from CURSCH1 – CURSCH3/this address], do you usually use the same type(s) of transportation as you do to get to school from home?</w:t>
      </w:r>
    </w:p>
    <w:p w14:paraId="50961E16" w14:textId="317A0992"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p>
    <w:p w14:paraId="2A0D0E15" w14:textId="491DB443"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CURSCHT9</w:t>
      </w:r>
    </w:p>
    <w:p w14:paraId="58683DFE" w14:textId="7281D6A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CURSCHT9</w:t>
      </w:r>
    </w:p>
    <w:p w14:paraId="51E1F82C" w14:textId="06D17D61" w:rsidR="00F47C43" w:rsidRDefault="00F47C43" w:rsidP="00505ED6">
      <w:pPr>
        <w:spacing w:before="60" w:after="0" w:line="240" w:lineRule="auto"/>
        <w:contextualSpacing/>
        <w:rPr>
          <w:rFonts w:eastAsia="Calibri" w:cstheme="minorHAnsi"/>
        </w:rPr>
      </w:pPr>
    </w:p>
    <w:p w14:paraId="2DC3B646" w14:textId="6B1DBCFB" w:rsidR="00505ED6" w:rsidRDefault="00505ED6" w:rsidP="00505ED6">
      <w:pPr>
        <w:spacing w:before="60" w:after="0" w:line="240" w:lineRule="auto"/>
        <w:contextualSpacing/>
        <w:rPr>
          <w:rFonts w:eastAsia="Calibri" w:cstheme="minorHAnsi"/>
          <w:b/>
          <w:bCs/>
        </w:rPr>
      </w:pPr>
      <w:r>
        <w:rPr>
          <w:rFonts w:eastAsia="Calibri" w:cstheme="minorHAnsi"/>
          <w:b/>
          <w:bCs/>
        </w:rPr>
        <w:t>[DISPLAY CURSCHT8 IF</w:t>
      </w:r>
      <w:r w:rsidR="00A7167B">
        <w:rPr>
          <w:rFonts w:eastAsia="Calibri" w:cstheme="minorHAnsi"/>
          <w:b/>
          <w:bCs/>
        </w:rPr>
        <w:t xml:space="preserve"> CURSCHT7= 1</w:t>
      </w:r>
    </w:p>
    <w:p w14:paraId="6EE7E590" w14:textId="16D33917" w:rsidR="00A7167B" w:rsidRPr="00750814" w:rsidRDefault="00A7167B" w:rsidP="00750814">
      <w:pPr>
        <w:spacing w:before="60" w:after="0" w:line="240" w:lineRule="auto"/>
        <w:contextualSpacing/>
        <w:rPr>
          <w:rFonts w:eastAsia="Calibri" w:cstheme="minorHAnsi"/>
          <w:b/>
          <w:bCs/>
        </w:rPr>
      </w:pPr>
      <w:r>
        <w:rPr>
          <w:rFonts w:eastAsia="Calibri" w:cstheme="minorHAnsi"/>
          <w:b/>
          <w:bCs/>
        </w:rPr>
        <w:t>ELSE, GO TO CURSCHT9]</w:t>
      </w:r>
    </w:p>
    <w:p w14:paraId="64FA80D4" w14:textId="77C636B7" w:rsidR="00F47C43" w:rsidRPr="00AF7794" w:rsidRDefault="24A59E6A" w:rsidP="008B16AA">
      <w:pPr>
        <w:numPr>
          <w:ilvl w:val="0"/>
          <w:numId w:val="2"/>
        </w:numPr>
        <w:spacing w:after="0" w:line="240" w:lineRule="auto"/>
        <w:contextualSpacing/>
        <w:rPr>
          <w:rFonts w:eastAsia="Calibri"/>
        </w:rPr>
      </w:pPr>
      <w:r>
        <w:t>[CURSCHT8] Does the trip home usually take about the same amount of time as the trip to get to [insert address from CURSCH1 – CURSCH3/this address] from your home?</w:t>
      </w:r>
    </w:p>
    <w:p w14:paraId="792D44D7" w14:textId="7BB4CFE5"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CURSCHT14</w:t>
      </w:r>
    </w:p>
    <w:p w14:paraId="58B6E7A9" w14:textId="09050BD5"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CURSCHT10</w:t>
      </w:r>
    </w:p>
    <w:p w14:paraId="7A157865" w14:textId="6A370AB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CURSCHT10</w:t>
      </w:r>
    </w:p>
    <w:p w14:paraId="7BE22C76" w14:textId="5663B1B8" w:rsidR="00F47C43" w:rsidRDefault="00F47C43" w:rsidP="00F47C43">
      <w:pPr>
        <w:spacing w:after="0" w:line="240" w:lineRule="auto"/>
        <w:rPr>
          <w:rFonts w:eastAsia="Calibri" w:cstheme="minorHAnsi"/>
        </w:rPr>
      </w:pPr>
    </w:p>
    <w:p w14:paraId="49A5C97E" w14:textId="6C7CAF1E" w:rsidR="008E66A7" w:rsidRDefault="008E66A7" w:rsidP="00F47C43">
      <w:pPr>
        <w:spacing w:after="0" w:line="240" w:lineRule="auto"/>
        <w:rPr>
          <w:rFonts w:eastAsia="Calibri" w:cstheme="minorHAnsi"/>
          <w:b/>
          <w:bCs/>
        </w:rPr>
      </w:pPr>
      <w:r>
        <w:rPr>
          <w:rFonts w:eastAsia="Calibri" w:cstheme="minorHAnsi"/>
          <w:b/>
          <w:bCs/>
        </w:rPr>
        <w:lastRenderedPageBreak/>
        <w:t xml:space="preserve">[DISPLAY CURSCHT9 IF CURSCHT7= </w:t>
      </w:r>
      <w:r w:rsidR="004C726C">
        <w:rPr>
          <w:rFonts w:eastAsia="Calibri" w:cstheme="minorHAnsi"/>
          <w:b/>
          <w:bCs/>
        </w:rPr>
        <w:t>0 OR NR</w:t>
      </w:r>
    </w:p>
    <w:p w14:paraId="065715DA" w14:textId="7421D072" w:rsidR="004C726C" w:rsidRPr="00750814" w:rsidRDefault="004C726C" w:rsidP="00F47C43">
      <w:pPr>
        <w:spacing w:after="0" w:line="240" w:lineRule="auto"/>
        <w:rPr>
          <w:rFonts w:eastAsia="Calibri" w:cstheme="minorHAnsi"/>
          <w:b/>
          <w:bCs/>
        </w:rPr>
      </w:pPr>
      <w:r>
        <w:rPr>
          <w:rFonts w:eastAsia="Calibri" w:cstheme="minorHAnsi"/>
          <w:b/>
          <w:bCs/>
        </w:rPr>
        <w:t>ELSE, GO TO CURSCHT10]</w:t>
      </w:r>
    </w:p>
    <w:p w14:paraId="2ED0A48D" w14:textId="21AE9695" w:rsidR="00F47C43" w:rsidRPr="00AF7794" w:rsidRDefault="24A59E6A" w:rsidP="008B16AA">
      <w:pPr>
        <w:numPr>
          <w:ilvl w:val="0"/>
          <w:numId w:val="2"/>
        </w:numPr>
        <w:spacing w:after="120" w:line="240" w:lineRule="auto"/>
        <w:contextualSpacing/>
        <w:rPr>
          <w:rFonts w:eastAsia="Calibri" w:cstheme="minorHAnsi"/>
        </w:rPr>
      </w:pPr>
      <w:r>
        <w:t xml:space="preserve">[CURSCHT9] </w:t>
      </w:r>
      <w:r w:rsidRPr="24A59E6A">
        <w:rPr>
          <w:rFonts w:eastAsia="Calibri"/>
        </w:rPr>
        <w:t>What type(s) of transportation do you use to get from [insert address from CURSCH1 – CURSCH3/this address] back home? Select all that apply.</w:t>
      </w:r>
    </w:p>
    <w:p w14:paraId="15458E77" w14:textId="1D86E540"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Car, van, or truck (includes carpools or van pools)</w:t>
      </w:r>
    </w:p>
    <w:p w14:paraId="28772B85" w14:textId="0C914890"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Taxicab (includes Uber, Lyft, or hired car,)</w:t>
      </w:r>
    </w:p>
    <w:p w14:paraId="7ECD614F" w14:textId="12DE22E1" w:rsidR="00F47C43" w:rsidRPr="00AF7794" w:rsidRDefault="71CC2ABE" w:rsidP="71CC2ABE">
      <w:pPr>
        <w:spacing w:before="60" w:after="0" w:line="240" w:lineRule="auto"/>
        <w:ind w:left="720"/>
        <w:contextualSpacing/>
        <w:rPr>
          <w:rFonts w:eastAsia="Calibri"/>
        </w:rPr>
      </w:pPr>
      <w:r w:rsidRPr="71CC2ABE">
        <w:rPr>
          <w:rFonts w:eastAsia="Calibri"/>
        </w:rPr>
        <w:t>2</w:t>
      </w:r>
      <w:r w:rsidR="00582232">
        <w:tab/>
      </w:r>
      <w:r w:rsidRPr="71CC2ABE">
        <w:rPr>
          <w:rFonts w:eastAsia="Calibri"/>
        </w:rPr>
        <w:t>Motorcycle</w:t>
      </w:r>
    </w:p>
    <w:p w14:paraId="281B054B" w14:textId="53E8CEE5" w:rsidR="00F47C43" w:rsidRPr="00AF7794" w:rsidRDefault="71CC2ABE" w:rsidP="71CC2ABE">
      <w:pPr>
        <w:spacing w:before="60" w:after="0" w:line="240" w:lineRule="auto"/>
        <w:ind w:left="720"/>
        <w:contextualSpacing/>
        <w:rPr>
          <w:rFonts w:eastAsia="Calibri"/>
        </w:rPr>
      </w:pPr>
      <w:r w:rsidRPr="71CC2ABE">
        <w:rPr>
          <w:rFonts w:eastAsia="Calibri"/>
        </w:rPr>
        <w:t>3</w:t>
      </w:r>
      <w:r w:rsidR="00582232">
        <w:tab/>
      </w:r>
      <w:r w:rsidRPr="71CC2ABE">
        <w:rPr>
          <w:rFonts w:eastAsia="Calibri"/>
        </w:rPr>
        <w:t>Bus or streetcar/trolley, light rail/trolley</w:t>
      </w:r>
    </w:p>
    <w:p w14:paraId="2FA6CFCF" w14:textId="21BAC5A3" w:rsidR="00F47C43" w:rsidRPr="00AF7794" w:rsidRDefault="71CC2ABE" w:rsidP="71CC2ABE">
      <w:pPr>
        <w:spacing w:before="60" w:after="0" w:line="240" w:lineRule="auto"/>
        <w:ind w:left="720"/>
        <w:contextualSpacing/>
        <w:rPr>
          <w:rFonts w:eastAsia="Calibri"/>
        </w:rPr>
      </w:pPr>
      <w:r w:rsidRPr="71CC2ABE">
        <w:rPr>
          <w:rFonts w:eastAsia="Calibri"/>
        </w:rPr>
        <w:t>4</w:t>
      </w:r>
      <w:r w:rsidR="00582232">
        <w:tab/>
      </w:r>
      <w:r w:rsidRPr="71CC2ABE">
        <w:rPr>
          <w:rFonts w:eastAsia="Calibri"/>
        </w:rPr>
        <w:t>Commuter rail, subway, metro</w:t>
      </w:r>
    </w:p>
    <w:p w14:paraId="2D7F0F91" w14:textId="316B54B0" w:rsidR="00F47C43" w:rsidRPr="00AF7794" w:rsidRDefault="71CC2ABE" w:rsidP="71CC2ABE">
      <w:pPr>
        <w:spacing w:before="60" w:after="0" w:line="240" w:lineRule="auto"/>
        <w:ind w:left="720"/>
        <w:contextualSpacing/>
        <w:rPr>
          <w:rFonts w:eastAsia="Calibri"/>
        </w:rPr>
      </w:pPr>
      <w:r w:rsidRPr="71CC2ABE">
        <w:rPr>
          <w:rFonts w:eastAsia="Calibri"/>
        </w:rPr>
        <w:t>5</w:t>
      </w:r>
      <w:r w:rsidR="00582232">
        <w:tab/>
      </w:r>
      <w:r w:rsidRPr="71CC2ABE">
        <w:rPr>
          <w:rFonts w:eastAsia="Calibri"/>
        </w:rPr>
        <w:t>Bicycle</w:t>
      </w:r>
    </w:p>
    <w:p w14:paraId="7E84FF92" w14:textId="2CE008E7" w:rsidR="00F47C43" w:rsidRPr="00AF7794" w:rsidRDefault="71CC2ABE" w:rsidP="71CC2ABE">
      <w:pPr>
        <w:spacing w:before="60" w:after="0" w:line="240" w:lineRule="auto"/>
        <w:ind w:left="720"/>
        <w:contextualSpacing/>
        <w:rPr>
          <w:rFonts w:eastAsia="Calibri"/>
        </w:rPr>
      </w:pPr>
      <w:r w:rsidRPr="71CC2ABE">
        <w:rPr>
          <w:rFonts w:eastAsia="Calibri"/>
        </w:rPr>
        <w:t>6</w:t>
      </w:r>
      <w:r w:rsidR="00582232">
        <w:tab/>
      </w:r>
      <w:r w:rsidRPr="71CC2ABE">
        <w:rPr>
          <w:rFonts w:eastAsia="Calibri"/>
        </w:rPr>
        <w:t>Walking</w:t>
      </w:r>
    </w:p>
    <w:p w14:paraId="4F4D7255" w14:textId="24EAF04C" w:rsidR="00F47C43" w:rsidRPr="00AF7794" w:rsidRDefault="71CC2ABE" w:rsidP="71CC2ABE">
      <w:pPr>
        <w:spacing w:before="60" w:after="0" w:line="240" w:lineRule="auto"/>
        <w:ind w:left="720"/>
        <w:contextualSpacing/>
        <w:rPr>
          <w:rFonts w:eastAsia="Calibri"/>
        </w:rPr>
      </w:pPr>
      <w:r w:rsidRPr="71CC2ABE">
        <w:rPr>
          <w:rFonts w:eastAsia="Calibri"/>
        </w:rPr>
        <w:t>55</w:t>
      </w:r>
      <w:r w:rsidR="00582232">
        <w:tab/>
      </w:r>
      <w:r w:rsidRPr="71CC2ABE">
        <w:rPr>
          <w:rFonts w:eastAsia="Calibri"/>
        </w:rPr>
        <w:t>Other: Please describe [text box]</w:t>
      </w:r>
    </w:p>
    <w:p w14:paraId="5CA3B745" w14:textId="3645213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CURSCHT14</w:t>
      </w:r>
    </w:p>
    <w:p w14:paraId="69280F1A" w14:textId="747FAB85" w:rsidR="00F47C43" w:rsidRDefault="00F47C43" w:rsidP="00F47C43">
      <w:pPr>
        <w:spacing w:after="0" w:line="240" w:lineRule="auto"/>
        <w:rPr>
          <w:rFonts w:eastAsia="Calibri" w:cstheme="minorHAnsi"/>
        </w:rPr>
      </w:pPr>
    </w:p>
    <w:p w14:paraId="60E4020E" w14:textId="50302BE9" w:rsidR="009A367F" w:rsidRDefault="009A367F" w:rsidP="00F47C43">
      <w:pPr>
        <w:spacing w:after="0" w:line="240" w:lineRule="auto"/>
        <w:rPr>
          <w:rFonts w:eastAsia="Calibri" w:cstheme="minorHAnsi"/>
          <w:b/>
          <w:bCs/>
        </w:rPr>
      </w:pPr>
      <w:r>
        <w:rPr>
          <w:rFonts w:eastAsia="Calibri" w:cstheme="minorHAnsi"/>
          <w:b/>
          <w:bCs/>
        </w:rPr>
        <w:t xml:space="preserve">[DISPLAY CURSCHT10 IF </w:t>
      </w:r>
      <w:r w:rsidR="007613CD">
        <w:rPr>
          <w:rFonts w:eastAsia="Calibri" w:cstheme="minorHAnsi"/>
          <w:b/>
          <w:bCs/>
        </w:rPr>
        <w:t>CURSCHT8= 0 OR NR</w:t>
      </w:r>
    </w:p>
    <w:p w14:paraId="631160C9" w14:textId="3D0FE5FD" w:rsidR="007613CD" w:rsidRPr="00750814" w:rsidRDefault="007613CD" w:rsidP="00F47C43">
      <w:pPr>
        <w:spacing w:after="0" w:line="240" w:lineRule="auto"/>
        <w:rPr>
          <w:rFonts w:eastAsia="Calibri" w:cstheme="minorHAnsi"/>
          <w:b/>
          <w:bCs/>
        </w:rPr>
      </w:pPr>
      <w:r>
        <w:rPr>
          <w:rFonts w:eastAsia="Calibri" w:cstheme="minorHAnsi"/>
          <w:b/>
          <w:bCs/>
        </w:rPr>
        <w:t>ELSE, GO TO CURSCHT14]</w:t>
      </w:r>
    </w:p>
    <w:p w14:paraId="55692620" w14:textId="3340320F" w:rsidR="00F47C43" w:rsidRPr="00AF7794" w:rsidRDefault="24A59E6A" w:rsidP="008B16AA">
      <w:pPr>
        <w:numPr>
          <w:ilvl w:val="0"/>
          <w:numId w:val="2"/>
        </w:numPr>
        <w:spacing w:after="0" w:line="240" w:lineRule="auto"/>
        <w:contextualSpacing/>
        <w:rPr>
          <w:rFonts w:eastAsia="Calibri"/>
        </w:rPr>
      </w:pPr>
      <w:r>
        <w:t xml:space="preserve">[CURSCHT10] Thinking about the </w:t>
      </w:r>
      <w:r w:rsidRPr="24A59E6A">
        <w:rPr>
          <w:rFonts w:eastAsia="Calibri"/>
          <w:b/>
          <w:bCs/>
        </w:rPr>
        <w:t>one-way</w:t>
      </w:r>
      <w:r w:rsidRPr="24A59E6A">
        <w:rPr>
          <w:rFonts w:eastAsia="Calibri"/>
        </w:rPr>
        <w:t xml:space="preserve"> trip from [insert address from CURSCH1 - CURSCH3/this address] to your home on a usual day, about how much time do you usually spend in each type of transportation?</w:t>
      </w:r>
    </w:p>
    <w:p w14:paraId="24F615F9" w14:textId="3BEF2876" w:rsidR="0091695B" w:rsidRPr="00AF7794" w:rsidRDefault="154933FC" w:rsidP="00750814">
      <w:pPr>
        <w:spacing w:before="240" w:after="0" w:line="240" w:lineRule="auto"/>
        <w:rPr>
          <w:rFonts w:eastAsia="Calibri"/>
          <w:b/>
          <w:bCs/>
        </w:rPr>
      </w:pPr>
      <w:r w:rsidRPr="154933FC">
        <w:rPr>
          <w:rFonts w:eastAsia="Calibri"/>
          <w:b/>
          <w:bCs/>
        </w:rPr>
        <w:t xml:space="preserve">[IF CURSCHT7=NO, then display rows ONLY for responses marked in CURSCHT9. </w:t>
      </w:r>
    </w:p>
    <w:p w14:paraId="7307212E" w14:textId="7390C716" w:rsidR="0091695B" w:rsidRPr="00AF7794" w:rsidRDefault="154933FC" w:rsidP="00750814">
      <w:pPr>
        <w:spacing w:after="0" w:line="240" w:lineRule="auto"/>
        <w:ind w:left="720" w:hanging="720"/>
        <w:rPr>
          <w:rFonts w:eastAsia="Calibri"/>
          <w:b/>
          <w:bCs/>
        </w:rPr>
      </w:pPr>
      <w:r w:rsidRPr="154933FC">
        <w:rPr>
          <w:rFonts w:eastAsia="Calibri"/>
          <w:b/>
          <w:bCs/>
        </w:rPr>
        <w:t>IF CURSCHT8=NO, then also display responses marked in CURSCHT1.]</w:t>
      </w:r>
    </w:p>
    <w:p w14:paraId="05F500F1" w14:textId="3123E3DB" w:rsidR="154933FC" w:rsidRDefault="154933FC" w:rsidP="007455B2">
      <w:pPr>
        <w:spacing w:after="0"/>
        <w:rPr>
          <w:i/>
          <w:iCs/>
        </w:rPr>
      </w:pPr>
      <w:r w:rsidRPr="154933FC">
        <w:rPr>
          <w:i/>
          <w:iCs/>
        </w:rPr>
        <w:t>[NOTE TO RESEARCHERS: CURWORKT10A-H ARE PROGRAMMED AS A GRID, BUT DISPLAYED AS MULTIPLE-CHOICE QUESTIONS ON SAME SCREEN]</w:t>
      </w:r>
    </w:p>
    <w:tbl>
      <w:tblPr>
        <w:tblStyle w:val="TableGrid421"/>
        <w:tblW w:w="10865" w:type="dxa"/>
        <w:tblInd w:w="-450" w:type="dxa"/>
        <w:tblLook w:val="04A0" w:firstRow="1" w:lastRow="0" w:firstColumn="1" w:lastColumn="0" w:noHBand="0" w:noVBand="1"/>
      </w:tblPr>
      <w:tblGrid>
        <w:gridCol w:w="6030"/>
        <w:gridCol w:w="1260"/>
        <w:gridCol w:w="990"/>
        <w:gridCol w:w="984"/>
        <w:gridCol w:w="726"/>
        <w:gridCol w:w="875"/>
      </w:tblGrid>
      <w:tr w:rsidR="000A61DC" w:rsidRPr="00AF7794" w14:paraId="0EA87CC1" w14:textId="77777777" w:rsidTr="00750814">
        <w:tc>
          <w:tcPr>
            <w:tcW w:w="6030" w:type="dxa"/>
            <w:tcBorders>
              <w:top w:val="nil"/>
              <w:left w:val="nil"/>
              <w:bottom w:val="single" w:sz="4" w:space="0" w:color="auto"/>
            </w:tcBorders>
            <w:tcMar>
              <w:top w:w="72" w:type="dxa"/>
              <w:left w:w="115" w:type="dxa"/>
              <w:bottom w:w="72" w:type="dxa"/>
              <w:right w:w="115" w:type="dxa"/>
            </w:tcMar>
            <w:vAlign w:val="center"/>
          </w:tcPr>
          <w:p w14:paraId="19ADED63" w14:textId="77777777" w:rsidR="00F47C43" w:rsidRPr="00AF7794" w:rsidRDefault="00F47C43" w:rsidP="00FE1D96">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4078B7DF" w14:textId="28E68985" w:rsidR="00F47C43"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7232B5BC" w14:textId="40A1AAE5" w:rsidR="00F47C43" w:rsidRPr="00AF7794" w:rsidRDefault="154933FC" w:rsidP="154933FC">
            <w:pPr>
              <w:jc w:val="center"/>
              <w:rPr>
                <w:rFonts w:eastAsia="Calibri"/>
              </w:rPr>
            </w:pPr>
            <w:r w:rsidRPr="154933FC">
              <w:rPr>
                <w:rFonts w:eastAsia="Calibri"/>
              </w:rPr>
              <w:t>16 to 30 minutes</w:t>
            </w:r>
          </w:p>
        </w:tc>
        <w:tc>
          <w:tcPr>
            <w:tcW w:w="984" w:type="dxa"/>
            <w:tcBorders>
              <w:bottom w:val="single" w:sz="4" w:space="0" w:color="auto"/>
            </w:tcBorders>
          </w:tcPr>
          <w:p w14:paraId="1E72D154" w14:textId="6D0B3753" w:rsidR="00F47C43"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35D549E0" w14:textId="373378D5" w:rsidR="00F47C43" w:rsidRPr="00AF7794" w:rsidRDefault="154933FC" w:rsidP="154933FC">
            <w:pPr>
              <w:jc w:val="center"/>
              <w:rPr>
                <w:rFonts w:eastAsia="Calibri"/>
              </w:rPr>
            </w:pPr>
            <w:r w:rsidRPr="154933FC">
              <w:rPr>
                <w:rFonts w:eastAsia="Calibri"/>
              </w:rPr>
              <w:t>1 hour</w:t>
            </w:r>
          </w:p>
        </w:tc>
        <w:tc>
          <w:tcPr>
            <w:tcW w:w="875" w:type="dxa"/>
            <w:tcBorders>
              <w:bottom w:val="single" w:sz="4" w:space="0" w:color="auto"/>
            </w:tcBorders>
            <w:tcMar>
              <w:top w:w="72" w:type="dxa"/>
              <w:left w:w="115" w:type="dxa"/>
              <w:bottom w:w="72" w:type="dxa"/>
              <w:right w:w="115" w:type="dxa"/>
            </w:tcMar>
          </w:tcPr>
          <w:p w14:paraId="527FDF5B" w14:textId="72B07F87" w:rsidR="00F47C43" w:rsidRPr="00AF7794" w:rsidRDefault="154933FC" w:rsidP="154933FC">
            <w:pPr>
              <w:jc w:val="center"/>
              <w:rPr>
                <w:rFonts w:eastAsia="Calibri"/>
              </w:rPr>
            </w:pPr>
            <w:r w:rsidRPr="154933FC">
              <w:rPr>
                <w:rFonts w:eastAsia="Calibri"/>
              </w:rPr>
              <w:t>2 hours</w:t>
            </w:r>
          </w:p>
        </w:tc>
      </w:tr>
      <w:tr w:rsidR="00A86AB6" w:rsidRPr="00AF7794" w14:paraId="68D5F1A7" w14:textId="77777777" w:rsidTr="00750814">
        <w:tc>
          <w:tcPr>
            <w:tcW w:w="6030" w:type="dxa"/>
            <w:shd w:val="clear" w:color="auto" w:fill="D9D9D9" w:themeFill="background1" w:themeFillShade="D9"/>
            <w:tcMar>
              <w:top w:w="72" w:type="dxa"/>
              <w:left w:w="115" w:type="dxa"/>
              <w:bottom w:w="72" w:type="dxa"/>
              <w:right w:w="115" w:type="dxa"/>
            </w:tcMar>
          </w:tcPr>
          <w:p w14:paraId="70C6B1A8" w14:textId="3641433A" w:rsidR="00F47C43" w:rsidRPr="00AF7794" w:rsidRDefault="00F47C43" w:rsidP="00FE1D96">
            <w:pPr>
              <w:tabs>
                <w:tab w:val="left" w:pos="515"/>
              </w:tabs>
              <w:ind w:left="515" w:hanging="515"/>
              <w:rPr>
                <w:rFonts w:eastAsia="Calibri" w:cstheme="minorHAnsi"/>
              </w:rPr>
            </w:pPr>
            <w:r w:rsidRPr="00AF7794">
              <w:rPr>
                <w:iCs/>
              </w:rPr>
              <w:t xml:space="preserve">[CURSCHT10A] </w:t>
            </w:r>
            <w:r w:rsidRPr="00AF7794">
              <w:rPr>
                <w:rFonts w:eastAsia="Calibri" w:cstheme="minorHAnsi"/>
              </w:rPr>
              <w:t>Car, van, or truck (includes</w:t>
            </w:r>
            <w:r w:rsidR="003F17DC">
              <w:rPr>
                <w:rFonts w:eastAsia="Calibri" w:cstheme="minorHAnsi"/>
              </w:rPr>
              <w:t xml:space="preserve"> </w:t>
            </w:r>
            <w:r w:rsidRPr="00AF7794">
              <w:rPr>
                <w:rFonts w:eastAsia="Calibri" w:cstheme="minorHAnsi"/>
              </w:rPr>
              <w:t>carpools or van pools)</w:t>
            </w:r>
          </w:p>
        </w:tc>
        <w:tc>
          <w:tcPr>
            <w:tcW w:w="1260" w:type="dxa"/>
            <w:shd w:val="clear" w:color="auto" w:fill="D9D9D9" w:themeFill="background1" w:themeFillShade="D9"/>
            <w:tcMar>
              <w:top w:w="72" w:type="dxa"/>
              <w:left w:w="115" w:type="dxa"/>
              <w:bottom w:w="72" w:type="dxa"/>
              <w:right w:w="115" w:type="dxa"/>
            </w:tcMar>
            <w:vAlign w:val="center"/>
          </w:tcPr>
          <w:p w14:paraId="119A670E" w14:textId="0B0982FF"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B7042A6" w14:textId="4438FD50"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vAlign w:val="center"/>
          </w:tcPr>
          <w:p w14:paraId="4CB9CD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0F1AB4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0E9AEF2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57ECDE4F" w14:textId="77777777" w:rsidTr="00750814">
        <w:tc>
          <w:tcPr>
            <w:tcW w:w="6030" w:type="dxa"/>
            <w:tcBorders>
              <w:bottom w:val="single" w:sz="4" w:space="0" w:color="auto"/>
            </w:tcBorders>
            <w:tcMar>
              <w:top w:w="72" w:type="dxa"/>
              <w:left w:w="115" w:type="dxa"/>
              <w:bottom w:w="72" w:type="dxa"/>
              <w:right w:w="115" w:type="dxa"/>
            </w:tcMar>
          </w:tcPr>
          <w:p w14:paraId="72A473E0" w14:textId="188AD6BC" w:rsidR="00F47C43" w:rsidRPr="00AF7794" w:rsidRDefault="71CC2ABE" w:rsidP="7DFB0838">
            <w:pPr>
              <w:tabs>
                <w:tab w:val="left" w:pos="515"/>
              </w:tabs>
              <w:ind w:left="515" w:hanging="515"/>
              <w:rPr>
                <w:rFonts w:eastAsia="Calibri"/>
              </w:rPr>
            </w:pPr>
            <w:r>
              <w:t>[CURSCHT10B]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29FE3A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926AA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vAlign w:val="center"/>
          </w:tcPr>
          <w:p w14:paraId="7B7070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238EF01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3D9D55A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86AB6" w:rsidRPr="00AF7794" w14:paraId="5FBCABC9" w14:textId="77777777" w:rsidTr="00750814">
        <w:tc>
          <w:tcPr>
            <w:tcW w:w="6030" w:type="dxa"/>
            <w:shd w:val="clear" w:color="auto" w:fill="D9D9D9" w:themeFill="background1" w:themeFillShade="D9"/>
            <w:tcMar>
              <w:top w:w="72" w:type="dxa"/>
              <w:left w:w="115" w:type="dxa"/>
              <w:bottom w:w="72" w:type="dxa"/>
              <w:right w:w="115" w:type="dxa"/>
            </w:tcMar>
          </w:tcPr>
          <w:p w14:paraId="35195E55" w14:textId="07FA2EA3" w:rsidR="00F47C43" w:rsidRPr="00AF7794" w:rsidRDefault="00F47C43" w:rsidP="00FE1D96">
            <w:pPr>
              <w:tabs>
                <w:tab w:val="left" w:pos="515"/>
              </w:tabs>
              <w:ind w:left="515" w:hanging="515"/>
              <w:rPr>
                <w:rFonts w:eastAsia="Calibri" w:cstheme="minorHAnsi"/>
              </w:rPr>
            </w:pPr>
            <w:r w:rsidRPr="00AF7794">
              <w:rPr>
                <w:iCs/>
              </w:rPr>
              <w:t xml:space="preserve">[CURSCHT10C] </w:t>
            </w:r>
            <w:r w:rsidRPr="00AF7794">
              <w:rPr>
                <w:rFonts w:eastAsia="Calibri" w:cstheme="minorHAnsi"/>
              </w:rPr>
              <w:t>Motorcycle</w:t>
            </w:r>
          </w:p>
        </w:tc>
        <w:tc>
          <w:tcPr>
            <w:tcW w:w="1260" w:type="dxa"/>
            <w:shd w:val="clear" w:color="auto" w:fill="D9D9D9" w:themeFill="background1" w:themeFillShade="D9"/>
            <w:tcMar>
              <w:top w:w="72" w:type="dxa"/>
              <w:left w:w="115" w:type="dxa"/>
              <w:bottom w:w="72" w:type="dxa"/>
              <w:right w:w="115" w:type="dxa"/>
            </w:tcMar>
            <w:vAlign w:val="center"/>
          </w:tcPr>
          <w:p w14:paraId="2944B05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B2E65DB" w14:textId="4453DD7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vAlign w:val="center"/>
          </w:tcPr>
          <w:p w14:paraId="4E065162" w14:textId="537134E3"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636CF9B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66B5990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2B07E6C5" w14:textId="77777777" w:rsidTr="00750814">
        <w:tc>
          <w:tcPr>
            <w:tcW w:w="6030" w:type="dxa"/>
            <w:tcBorders>
              <w:bottom w:val="single" w:sz="4" w:space="0" w:color="auto"/>
            </w:tcBorders>
            <w:tcMar>
              <w:top w:w="72" w:type="dxa"/>
              <w:left w:w="115" w:type="dxa"/>
              <w:bottom w:w="72" w:type="dxa"/>
              <w:right w:w="115" w:type="dxa"/>
            </w:tcMar>
          </w:tcPr>
          <w:p w14:paraId="64171CBA" w14:textId="23DBD352" w:rsidR="00F47C43" w:rsidRPr="00AF7794" w:rsidRDefault="00F47C43" w:rsidP="00FE1D96">
            <w:pPr>
              <w:tabs>
                <w:tab w:val="left" w:pos="515"/>
              </w:tabs>
              <w:ind w:left="515" w:hanging="515"/>
              <w:rPr>
                <w:rFonts w:eastAsia="Calibri" w:cstheme="minorHAnsi"/>
              </w:rPr>
            </w:pPr>
            <w:r w:rsidRPr="00AF7794">
              <w:rPr>
                <w:iCs/>
              </w:rPr>
              <w:t xml:space="preserve">[CURSCHT10D] </w:t>
            </w:r>
            <w:r w:rsidRPr="00AF7794">
              <w:rPr>
                <w:rFonts w:eastAsia="Calibri" w:cstheme="minorHAnsi"/>
              </w:rPr>
              <w:t>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65B5FC3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198978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vAlign w:val="center"/>
          </w:tcPr>
          <w:p w14:paraId="25F8F014" w14:textId="792C792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A1EFC4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71C198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86AB6" w:rsidRPr="00AF7794" w14:paraId="5DBB0A13" w14:textId="77777777" w:rsidTr="00750814">
        <w:tc>
          <w:tcPr>
            <w:tcW w:w="6030" w:type="dxa"/>
            <w:shd w:val="clear" w:color="auto" w:fill="D9D9D9" w:themeFill="background1" w:themeFillShade="D9"/>
            <w:tcMar>
              <w:top w:w="72" w:type="dxa"/>
              <w:left w:w="115" w:type="dxa"/>
              <w:bottom w:w="72" w:type="dxa"/>
              <w:right w:w="115" w:type="dxa"/>
            </w:tcMar>
          </w:tcPr>
          <w:p w14:paraId="692CEE9A" w14:textId="4346BBCB" w:rsidR="00F47C43" w:rsidRPr="00AF7794" w:rsidRDefault="00F47C43" w:rsidP="00FE1D96">
            <w:pPr>
              <w:tabs>
                <w:tab w:val="left" w:pos="515"/>
              </w:tabs>
              <w:ind w:left="515" w:hanging="515"/>
              <w:rPr>
                <w:rFonts w:eastAsia="Calibri" w:cstheme="minorHAnsi"/>
              </w:rPr>
            </w:pPr>
            <w:r w:rsidRPr="00AF7794">
              <w:rPr>
                <w:iCs/>
              </w:rPr>
              <w:t xml:space="preserve">[CURSCHT10E] </w:t>
            </w:r>
            <w:r w:rsidRPr="00AF7794">
              <w:rPr>
                <w:rFonts w:eastAsia="Calibri" w:cstheme="minorHAnsi"/>
              </w:rPr>
              <w:t>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7BCA7E6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225F59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vAlign w:val="center"/>
          </w:tcPr>
          <w:p w14:paraId="3F0421F3" w14:textId="6CC6577E"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1C974E6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73A6B6A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151CCFB9" w14:textId="77777777" w:rsidTr="00750814">
        <w:tc>
          <w:tcPr>
            <w:tcW w:w="6030" w:type="dxa"/>
            <w:tcBorders>
              <w:bottom w:val="single" w:sz="4" w:space="0" w:color="auto"/>
            </w:tcBorders>
            <w:tcMar>
              <w:top w:w="72" w:type="dxa"/>
              <w:left w:w="115" w:type="dxa"/>
              <w:bottom w:w="72" w:type="dxa"/>
              <w:right w:w="115" w:type="dxa"/>
            </w:tcMar>
          </w:tcPr>
          <w:p w14:paraId="6B7E6539" w14:textId="0B9F2DC5" w:rsidR="00F47C43" w:rsidRPr="00AF7794" w:rsidRDefault="00F47C43" w:rsidP="00FE1D96">
            <w:pPr>
              <w:tabs>
                <w:tab w:val="left" w:pos="515"/>
              </w:tabs>
              <w:ind w:left="515" w:hanging="515"/>
              <w:rPr>
                <w:rFonts w:eastAsia="Calibri" w:cstheme="minorHAnsi"/>
              </w:rPr>
            </w:pPr>
            <w:r w:rsidRPr="00AF7794">
              <w:rPr>
                <w:iCs/>
              </w:rPr>
              <w:t xml:space="preserve">[CURSCHT10F] </w:t>
            </w:r>
            <w:r w:rsidRPr="00AF7794">
              <w:rPr>
                <w:rFonts w:eastAsia="Calibri" w:cstheme="minorHAnsi"/>
              </w:rPr>
              <w:t>Bicycle</w:t>
            </w:r>
          </w:p>
        </w:tc>
        <w:tc>
          <w:tcPr>
            <w:tcW w:w="1260" w:type="dxa"/>
            <w:tcBorders>
              <w:bottom w:val="single" w:sz="4" w:space="0" w:color="auto"/>
            </w:tcBorders>
            <w:tcMar>
              <w:top w:w="72" w:type="dxa"/>
              <w:left w:w="115" w:type="dxa"/>
              <w:bottom w:w="72" w:type="dxa"/>
              <w:right w:w="115" w:type="dxa"/>
            </w:tcMar>
            <w:vAlign w:val="center"/>
          </w:tcPr>
          <w:p w14:paraId="6AFE32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4DA5C2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vAlign w:val="center"/>
          </w:tcPr>
          <w:p w14:paraId="380DFFB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0C18B8A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2B707A9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86AB6" w:rsidRPr="00AF7794" w14:paraId="2311092D" w14:textId="77777777" w:rsidTr="00750814">
        <w:tc>
          <w:tcPr>
            <w:tcW w:w="6030" w:type="dxa"/>
            <w:tcBorders>
              <w:bottom w:val="single" w:sz="4" w:space="0" w:color="auto"/>
            </w:tcBorders>
            <w:shd w:val="clear" w:color="auto" w:fill="D9D9D9" w:themeFill="background1" w:themeFillShade="D9"/>
            <w:tcMar>
              <w:top w:w="72" w:type="dxa"/>
              <w:left w:w="115" w:type="dxa"/>
              <w:bottom w:w="72" w:type="dxa"/>
              <w:right w:w="115" w:type="dxa"/>
            </w:tcMar>
          </w:tcPr>
          <w:p w14:paraId="0D59BB43" w14:textId="74AB9BEE" w:rsidR="00F47C43" w:rsidRPr="00AF7794" w:rsidRDefault="00F47C43" w:rsidP="00FE1D96">
            <w:pPr>
              <w:tabs>
                <w:tab w:val="left" w:pos="515"/>
              </w:tabs>
              <w:ind w:left="515" w:hanging="515"/>
              <w:rPr>
                <w:rFonts w:eastAsia="Calibri" w:cstheme="minorHAnsi"/>
              </w:rPr>
            </w:pPr>
            <w:r w:rsidRPr="00AF7794">
              <w:rPr>
                <w:iCs/>
              </w:rPr>
              <w:t xml:space="preserve">[CURSCHT10G] </w:t>
            </w:r>
            <w:r w:rsidRPr="00AF7794">
              <w:rPr>
                <w:rFonts w:eastAsia="Calibri" w:cstheme="minorHAnsi"/>
              </w:rPr>
              <w:t>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6719EA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0FE0580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shd w:val="clear" w:color="auto" w:fill="D9D9D9" w:themeFill="background1" w:themeFillShade="D9"/>
            <w:vAlign w:val="center"/>
          </w:tcPr>
          <w:p w14:paraId="2C9E5CA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5254AD5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158B7B9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20A35E62" w14:textId="77777777" w:rsidTr="00750814">
        <w:tc>
          <w:tcPr>
            <w:tcW w:w="6030" w:type="dxa"/>
            <w:shd w:val="clear" w:color="auto" w:fill="auto"/>
            <w:tcMar>
              <w:top w:w="72" w:type="dxa"/>
              <w:left w:w="115" w:type="dxa"/>
              <w:bottom w:w="72" w:type="dxa"/>
              <w:right w:w="115" w:type="dxa"/>
            </w:tcMar>
          </w:tcPr>
          <w:p w14:paraId="5F99DB76" w14:textId="7689F098" w:rsidR="00F47C43" w:rsidRPr="00AF7794" w:rsidRDefault="00F47C43" w:rsidP="004F748C">
            <w:pPr>
              <w:tabs>
                <w:tab w:val="left" w:pos="515"/>
              </w:tabs>
              <w:ind w:left="515" w:hanging="515"/>
              <w:rPr>
                <w:rFonts w:eastAsia="Calibri" w:cstheme="minorHAnsi"/>
              </w:rPr>
            </w:pPr>
            <w:r w:rsidRPr="00AF7794">
              <w:rPr>
                <w:iCs/>
              </w:rPr>
              <w:t>[CURSCHT10H]</w:t>
            </w:r>
            <w:r w:rsidRPr="00AF7794">
              <w:rPr>
                <w:rFonts w:eastAsia="Calibri" w:cstheme="minorHAnsi"/>
              </w:rPr>
              <w:t xml:space="preserve"> [OTHER FROM </w:t>
            </w:r>
            <w:r w:rsidR="004F748C" w:rsidRPr="00AF7794">
              <w:rPr>
                <w:rFonts w:eastAsia="Calibri" w:cstheme="minorHAnsi"/>
              </w:rPr>
              <w:t>CURSCHT9</w:t>
            </w:r>
            <w:r w:rsidRPr="00AF7794">
              <w:rPr>
                <w:rFonts w:eastAsia="Calibri" w:cstheme="minorHAnsi"/>
              </w:rPr>
              <w:t xml:space="preserve"> or </w:t>
            </w:r>
            <w:r w:rsidR="004F748C" w:rsidRPr="00AF7794">
              <w:rPr>
                <w:rFonts w:eastAsia="Calibri" w:cstheme="minorHAnsi"/>
              </w:rPr>
              <w:t>CURSCHT1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2C852F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0C6C241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vAlign w:val="center"/>
          </w:tcPr>
          <w:p w14:paraId="2BB0D8E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vAlign w:val="center"/>
          </w:tcPr>
          <w:p w14:paraId="3A7CD96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auto"/>
            <w:tcMar>
              <w:top w:w="72" w:type="dxa"/>
              <w:left w:w="115" w:type="dxa"/>
              <w:bottom w:w="72" w:type="dxa"/>
              <w:right w:w="115" w:type="dxa"/>
            </w:tcMar>
            <w:vAlign w:val="center"/>
          </w:tcPr>
          <w:p w14:paraId="62ACF7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73CAAC95" w14:textId="7632889F" w:rsidR="009E02A8" w:rsidRPr="00AF7794" w:rsidRDefault="00892102" w:rsidP="00750814">
      <w:pPr>
        <w:spacing w:before="60" w:after="0" w:line="240" w:lineRule="auto"/>
        <w:contextualSpacing/>
        <w:rPr>
          <w:rFonts w:eastAsia="Calibri"/>
        </w:rPr>
      </w:pPr>
      <w:r>
        <w:rPr>
          <w:rFonts w:eastAsia="Calibri"/>
          <w:i/>
          <w:iCs/>
        </w:rPr>
        <w:tab/>
      </w:r>
      <w:r w:rsidR="71CC2ABE" w:rsidRPr="71CC2ABE">
        <w:rPr>
          <w:rFonts w:eastAsia="Calibri"/>
          <w:i/>
          <w:iCs/>
        </w:rPr>
        <w:t xml:space="preserve">NO RESPONSE (ANY) </w:t>
      </w:r>
      <w:r w:rsidR="71CC2ABE" w:rsidRPr="71CC2ABE">
        <w:rPr>
          <w:rFonts w:ascii="Wingdings" w:eastAsia="Wingdings" w:hAnsi="Wingdings"/>
          <w:i/>
          <w:iCs/>
        </w:rPr>
        <w:t>à</w:t>
      </w:r>
      <w:r w:rsidR="71CC2ABE" w:rsidRPr="71CC2ABE">
        <w:rPr>
          <w:rFonts w:eastAsia="Calibri"/>
          <w:b/>
          <w:bCs/>
          <w:i/>
          <w:iCs/>
        </w:rPr>
        <w:t xml:space="preserve"> GO TO CURSCHT14</w:t>
      </w:r>
    </w:p>
    <w:p w14:paraId="65C6BA42" w14:textId="77777777" w:rsidR="00F47C43" w:rsidRPr="00AF7794" w:rsidRDefault="00F47C43" w:rsidP="00F47C43">
      <w:pPr>
        <w:spacing w:after="0" w:line="240" w:lineRule="auto"/>
        <w:rPr>
          <w:rFonts w:eastAsia="Calibri" w:cstheme="minorHAnsi"/>
        </w:rPr>
      </w:pPr>
    </w:p>
    <w:p w14:paraId="13E4762F" w14:textId="63377848" w:rsidR="00F47C43" w:rsidRPr="00F724BA" w:rsidRDefault="71CC2ABE" w:rsidP="71CC2ABE">
      <w:pPr>
        <w:spacing w:after="60" w:line="240" w:lineRule="auto"/>
        <w:rPr>
          <w:rFonts w:eastAsia="Calibri"/>
          <w:b/>
          <w:bCs/>
        </w:rPr>
      </w:pPr>
      <w:r w:rsidRPr="71CC2ABE">
        <w:rPr>
          <w:rFonts w:eastAsia="Calibri"/>
          <w:b/>
          <w:bCs/>
        </w:rPr>
        <w:t>[ASK CURSCHT11 – CURSCHT13 IF ANY CURSCHT10 = 1, 2, 3, OR 4]</w:t>
      </w:r>
    </w:p>
    <w:p w14:paraId="3E969462" w14:textId="021812D0" w:rsidR="00F47C43" w:rsidRPr="00AF7794" w:rsidRDefault="009B3EE4" w:rsidP="008B16AA">
      <w:pPr>
        <w:numPr>
          <w:ilvl w:val="0"/>
          <w:numId w:val="2"/>
        </w:numPr>
        <w:spacing w:after="60" w:line="240" w:lineRule="auto"/>
        <w:contextualSpacing/>
        <w:rPr>
          <w:rFonts w:eastAsia="Calibri"/>
          <w:b/>
          <w:bCs/>
        </w:rPr>
      </w:pPr>
      <w:r w:rsidRPr="00AF7794">
        <w:rPr>
          <w:rFonts w:eastAsia="Calibri" w:cstheme="minorHAnsi"/>
          <w:noProof/>
        </w:rPr>
        <w:lastRenderedPageBreak/>
        <w:drawing>
          <wp:anchor distT="0" distB="0" distL="114300" distR="114300" simplePos="0" relativeHeight="251993088" behindDoc="0" locked="0" layoutInCell="1" allowOverlap="1" wp14:anchorId="1BEE102F" wp14:editId="3AC1F148">
            <wp:simplePos x="0" y="0"/>
            <wp:positionH relativeFrom="column">
              <wp:posOffset>3971925</wp:posOffset>
            </wp:positionH>
            <wp:positionV relativeFrom="paragraph">
              <wp:posOffset>10160</wp:posOffset>
            </wp:positionV>
            <wp:extent cx="2324100" cy="174244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way_Option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4100" cy="1742440"/>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[CURSCHT11] </w:t>
      </w:r>
      <w:r w:rsidR="00F47C43" w:rsidRPr="7DFB0838">
        <w:rPr>
          <w:rFonts w:eastAsia="Calibri"/>
        </w:rPr>
        <w:t>Does your usual one-way trip from</w:t>
      </w:r>
      <w:r w:rsidR="00F47C43" w:rsidRPr="24A59E6A">
        <w:rPr>
          <w:rFonts w:eastAsia="Calibri"/>
          <w:i/>
          <w:iCs/>
        </w:rPr>
        <w:t xml:space="preserve"> </w:t>
      </w:r>
      <w:r w:rsidR="00F47C43" w:rsidRPr="7DFB0838">
        <w:rPr>
          <w:rFonts w:eastAsia="Calibri"/>
        </w:rPr>
        <w:t xml:space="preserve">[insert address from </w:t>
      </w:r>
      <w:r w:rsidR="004F748C" w:rsidRPr="7DFB0838">
        <w:rPr>
          <w:rFonts w:eastAsia="Calibri"/>
        </w:rPr>
        <w:t>CURSCH1 – CURSCH3</w:t>
      </w:r>
      <w:r w:rsidR="00F47C43" w:rsidRPr="7DFB0838">
        <w:rPr>
          <w:rFonts w:eastAsia="Calibri"/>
        </w:rPr>
        <w:t>/this address]</w:t>
      </w:r>
      <w:r w:rsidR="3079BCA5" w:rsidRPr="3079BCA5">
        <w:rPr>
          <w:rFonts w:eastAsia="Calibri"/>
        </w:rPr>
        <w:t xml:space="preserve"> to your home</w:t>
      </w:r>
      <w:r w:rsidR="00F47C43" w:rsidRPr="7DFB0838">
        <w:rPr>
          <w:rFonts w:eastAsia="Calibri"/>
        </w:rPr>
        <w:t xml:space="preserve"> involve travel on a highway, parkway, freeway, or toll road? An example is pictured. </w:t>
      </w:r>
    </w:p>
    <w:p w14:paraId="31C74CFE" w14:textId="2C0C788A"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Yes, for 15 minutes or more each way</w:t>
      </w:r>
    </w:p>
    <w:p w14:paraId="45E17A80" w14:textId="666D9B47"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Yes, for less than 15 minutes each way</w:t>
      </w:r>
    </w:p>
    <w:p w14:paraId="76254C40" w14:textId="41145EBA"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13EE23D7" w14:textId="5E4904DE"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CURSCHT12</w:t>
      </w:r>
    </w:p>
    <w:p w14:paraId="34202396" w14:textId="77777777" w:rsidR="004F748C" w:rsidRPr="00AF7794" w:rsidRDefault="004F748C" w:rsidP="004F748C">
      <w:pPr>
        <w:spacing w:before="60" w:after="0" w:line="240" w:lineRule="auto"/>
        <w:contextualSpacing/>
        <w:rPr>
          <w:rFonts w:eastAsia="Calibri" w:cstheme="minorHAnsi"/>
        </w:rPr>
      </w:pPr>
    </w:p>
    <w:p w14:paraId="3F28D7AF" w14:textId="77777777" w:rsidR="004F748C" w:rsidRPr="00AF7794" w:rsidRDefault="004F748C" w:rsidP="004F748C">
      <w:pPr>
        <w:spacing w:before="60" w:after="0" w:line="240" w:lineRule="auto"/>
        <w:contextualSpacing/>
        <w:rPr>
          <w:rFonts w:eastAsia="Calibri" w:cstheme="minorHAnsi"/>
        </w:rPr>
      </w:pPr>
    </w:p>
    <w:p w14:paraId="4F74C40A" w14:textId="77777777" w:rsidR="004F748C" w:rsidRPr="00AF7794" w:rsidRDefault="004F748C" w:rsidP="004F748C">
      <w:pPr>
        <w:spacing w:before="60" w:after="0" w:line="240" w:lineRule="auto"/>
        <w:contextualSpacing/>
        <w:rPr>
          <w:rFonts w:eastAsia="Calibri" w:cstheme="minorHAnsi"/>
        </w:rPr>
      </w:pPr>
    </w:p>
    <w:p w14:paraId="4B0DF2E3" w14:textId="5BFB1C7B" w:rsidR="00F47C43" w:rsidRPr="00AF7794" w:rsidRDefault="004F748C" w:rsidP="008B16AA">
      <w:pPr>
        <w:numPr>
          <w:ilvl w:val="0"/>
          <w:numId w:val="2"/>
        </w:numPr>
        <w:spacing w:after="0" w:line="240" w:lineRule="auto"/>
        <w:contextualSpacing/>
        <w:rPr>
          <w:rFonts w:eastAsia="Calibri"/>
        </w:rPr>
      </w:pPr>
      <w:r w:rsidRPr="00AF7794">
        <w:rPr>
          <w:rFonts w:eastAsia="Calibri" w:cstheme="minorHAnsi"/>
          <w:noProof/>
        </w:rPr>
        <w:drawing>
          <wp:anchor distT="0" distB="0" distL="114300" distR="114300" simplePos="0" relativeHeight="251996160" behindDoc="0" locked="0" layoutInCell="1" allowOverlap="1" wp14:anchorId="50A2C465" wp14:editId="4084EA3D">
            <wp:simplePos x="0" y="0"/>
            <wp:positionH relativeFrom="column">
              <wp:posOffset>3905250</wp:posOffset>
            </wp:positionH>
            <wp:positionV relativeFrom="paragraph">
              <wp:posOffset>34925</wp:posOffset>
            </wp:positionV>
            <wp:extent cx="2390775" cy="1586230"/>
            <wp:effectExtent l="0" t="0" r="952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ity-Town Roadwa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0775" cy="1586230"/>
                    </a:xfrm>
                    <a:prstGeom prst="rect">
                      <a:avLst/>
                    </a:prstGeom>
                  </pic:spPr>
                </pic:pic>
              </a:graphicData>
            </a:graphic>
            <wp14:sizeRelH relativeFrom="page">
              <wp14:pctWidth>0</wp14:pctWidth>
            </wp14:sizeRelH>
            <wp14:sizeRelV relativeFrom="page">
              <wp14:pctHeight>0</wp14:pctHeight>
            </wp14:sizeRelV>
          </wp:anchor>
        </w:drawing>
      </w:r>
      <w:r w:rsidRPr="00AF7794">
        <w:rPr>
          <w:iCs/>
        </w:rPr>
        <w:t xml:space="preserve"> </w:t>
      </w:r>
      <w:r w:rsidR="00F47C43" w:rsidRPr="7DFB0838">
        <w:t xml:space="preserve">[CURSCHT12] </w:t>
      </w:r>
      <w:r w:rsidR="00F47C43" w:rsidRPr="7DFB0838">
        <w:rPr>
          <w:rFonts w:eastAsia="Calibri"/>
        </w:rPr>
        <w:t xml:space="preserve">Does your </w:t>
      </w:r>
      <w:r w:rsidRPr="7DFB0838">
        <w:rPr>
          <w:rFonts w:eastAsia="Calibri"/>
        </w:rPr>
        <w:t>usual one-way trip from</w:t>
      </w:r>
      <w:r w:rsidRPr="24A59E6A">
        <w:rPr>
          <w:rFonts w:eastAsia="Calibri"/>
          <w:i/>
          <w:iCs/>
        </w:rPr>
        <w:t xml:space="preserve"> </w:t>
      </w:r>
      <w:r w:rsidRPr="7DFB0838">
        <w:rPr>
          <w:rFonts w:eastAsia="Calibri"/>
        </w:rPr>
        <w:t xml:space="preserve">[insert address from CURSCH1 – CURSCH3/this address] </w:t>
      </w:r>
      <w:r w:rsidR="3079BCA5" w:rsidRPr="3079BCA5">
        <w:rPr>
          <w:rFonts w:eastAsia="Calibri"/>
        </w:rPr>
        <w:t xml:space="preserve">to your home </w:t>
      </w:r>
      <w:r w:rsidR="00F47C43" w:rsidRPr="7DFB0838">
        <w:rPr>
          <w:rFonts w:eastAsia="Calibri"/>
        </w:rPr>
        <w:t>involve travel on a major city or town roa</w:t>
      </w:r>
      <w:r w:rsidRPr="7DFB0838">
        <w:rPr>
          <w:rFonts w:eastAsia="Calibri"/>
        </w:rPr>
        <w:t xml:space="preserve">dway? These usually have two </w:t>
      </w:r>
      <w:r w:rsidR="00F47C43" w:rsidRPr="7DFB0838">
        <w:rPr>
          <w:rFonts w:eastAsia="Calibri"/>
        </w:rPr>
        <w:t>or more lanes and stoplights. An example is pictured.</w:t>
      </w:r>
      <w:r w:rsidRPr="7DFB0838">
        <w:rPr>
          <w:rFonts w:eastAsia="Calibri"/>
        </w:rPr>
        <w:t xml:space="preserve"> </w:t>
      </w:r>
    </w:p>
    <w:p w14:paraId="712BD0EB" w14:textId="0C854131"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8FABB23" w14:textId="50DCB33E"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6C759F1" w14:textId="43ECA7C8" w:rsidR="005F0507" w:rsidRPr="00AF7794" w:rsidRDefault="71CC2ABE" w:rsidP="71CC2ABE">
      <w:pPr>
        <w:spacing w:before="60" w:line="240" w:lineRule="auto"/>
        <w:ind w:left="720"/>
        <w:contextualSpacing/>
        <w:rPr>
          <w:rFonts w:eastAsia="Calibri"/>
          <w:b/>
          <w:bCs/>
        </w:rPr>
      </w:pPr>
      <w:r w:rsidRPr="71CC2ABE">
        <w:rPr>
          <w:rFonts w:eastAsia="Calibri"/>
        </w:rPr>
        <w:t>2</w:t>
      </w:r>
      <w:r w:rsidR="00A66902">
        <w:tab/>
      </w:r>
      <w:r w:rsidRPr="71CC2ABE">
        <w:rPr>
          <w:rFonts w:eastAsia="Calibri"/>
        </w:rPr>
        <w:t>No, not at all</w:t>
      </w:r>
    </w:p>
    <w:p w14:paraId="1B89661C" w14:textId="170F3854"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CURSCHT13</w:t>
      </w:r>
    </w:p>
    <w:p w14:paraId="7CA8B56E" w14:textId="77777777" w:rsidR="009E02A8" w:rsidRPr="00AF7794" w:rsidRDefault="009E02A8" w:rsidP="009E02A8">
      <w:pPr>
        <w:spacing w:before="60" w:line="240" w:lineRule="auto"/>
        <w:contextualSpacing/>
        <w:rPr>
          <w:rFonts w:eastAsia="Calibri" w:cstheme="minorHAnsi"/>
        </w:rPr>
      </w:pPr>
    </w:p>
    <w:p w14:paraId="4CD58466" w14:textId="77777777" w:rsidR="009E02A8" w:rsidRPr="00AF7794" w:rsidRDefault="009E02A8" w:rsidP="009E02A8">
      <w:pPr>
        <w:spacing w:before="60" w:line="240" w:lineRule="auto"/>
        <w:contextualSpacing/>
        <w:rPr>
          <w:rFonts w:eastAsia="Calibri" w:cstheme="minorHAnsi"/>
          <w:b/>
        </w:rPr>
      </w:pPr>
    </w:p>
    <w:p w14:paraId="463E0BBC" w14:textId="18E12CAB" w:rsidR="00F47C43" w:rsidRPr="00AF7794" w:rsidRDefault="005447B2" w:rsidP="008B16AA">
      <w:pPr>
        <w:numPr>
          <w:ilvl w:val="0"/>
          <w:numId w:val="2"/>
        </w:numPr>
        <w:spacing w:before="60" w:after="0" w:line="240" w:lineRule="auto"/>
        <w:contextualSpacing/>
        <w:rPr>
          <w:rFonts w:eastAsia="Calibri"/>
        </w:rPr>
      </w:pPr>
      <w:r w:rsidRPr="00AF7794">
        <w:rPr>
          <w:rFonts w:eastAsia="Calibri" w:cstheme="minorHAnsi"/>
          <w:noProof/>
        </w:rPr>
        <w:drawing>
          <wp:anchor distT="0" distB="0" distL="114300" distR="114300" simplePos="0" relativeHeight="251997184" behindDoc="0" locked="0" layoutInCell="1" allowOverlap="1" wp14:anchorId="24B5E649" wp14:editId="0356BADA">
            <wp:simplePos x="0" y="0"/>
            <wp:positionH relativeFrom="column">
              <wp:posOffset>3733800</wp:posOffset>
            </wp:positionH>
            <wp:positionV relativeFrom="paragraph">
              <wp:posOffset>0</wp:posOffset>
            </wp:positionV>
            <wp:extent cx="2486025" cy="1651635"/>
            <wp:effectExtent l="0" t="0" r="9525"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obeStock_109616661_Local or neighborhood roadway.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6025" cy="1651635"/>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[CURSCHT13] </w:t>
      </w:r>
      <w:r w:rsidR="00F47C43" w:rsidRPr="7DFB0838">
        <w:rPr>
          <w:rFonts w:eastAsia="Calibri"/>
        </w:rPr>
        <w:t xml:space="preserve">Does your </w:t>
      </w:r>
      <w:r w:rsidR="004F748C" w:rsidRPr="7DFB0838">
        <w:rPr>
          <w:rFonts w:eastAsia="Calibri"/>
        </w:rPr>
        <w:t>usual one-way trip from</w:t>
      </w:r>
      <w:r w:rsidR="004F748C" w:rsidRPr="24A59E6A">
        <w:rPr>
          <w:rFonts w:eastAsia="Calibri"/>
          <w:i/>
          <w:iCs/>
        </w:rPr>
        <w:t xml:space="preserve"> </w:t>
      </w:r>
      <w:r w:rsidR="004F748C" w:rsidRPr="7DFB0838">
        <w:rPr>
          <w:rFonts w:eastAsia="Calibri"/>
        </w:rPr>
        <w:t>[insert address from CURSCH1 – CURSCH3/this address]</w:t>
      </w:r>
      <w:r w:rsidR="00F47C43" w:rsidRPr="24A59E6A">
        <w:rPr>
          <w:rFonts w:eastAsia="Calibri"/>
          <w:b/>
          <w:bCs/>
          <w:i/>
          <w:iCs/>
        </w:rPr>
        <w:t xml:space="preserve"> </w:t>
      </w:r>
      <w:r w:rsidR="3079BCA5" w:rsidRPr="3079BCA5">
        <w:rPr>
          <w:rFonts w:eastAsia="Calibri"/>
        </w:rPr>
        <w:t xml:space="preserve">to your home </w:t>
      </w:r>
      <w:r w:rsidR="00F47C43" w:rsidRPr="7DFB0838">
        <w:rPr>
          <w:rFonts w:eastAsia="Calibri"/>
        </w:rPr>
        <w:t>involve travel on a local or neighborhood roadway?</w:t>
      </w:r>
      <w:r w:rsidR="004F748C" w:rsidRPr="7DFB0838">
        <w:rPr>
          <w:rFonts w:eastAsia="Calibri"/>
        </w:rPr>
        <w:t xml:space="preserve"> These usually have only one</w:t>
      </w:r>
      <w:r w:rsidR="00F47C43" w:rsidRPr="7DFB0838">
        <w:rPr>
          <w:rFonts w:eastAsia="Calibri"/>
        </w:rPr>
        <w:t xml:space="preserve"> lane in each direction. An example is pictured.</w:t>
      </w:r>
      <w:r w:rsidR="004F748C" w:rsidRPr="7DFB0838">
        <w:rPr>
          <w:rFonts w:eastAsia="Calibri"/>
        </w:rPr>
        <w:t xml:space="preserve"> </w:t>
      </w:r>
    </w:p>
    <w:p w14:paraId="555500DD" w14:textId="4402DDF2"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90F08C2" w14:textId="6295B5FD"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0CFD897" w14:textId="6646EC09"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34642455" w14:textId="725A6A2D" w:rsidR="004F748C" w:rsidRPr="00F724BA"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CURSCHT14</w:t>
      </w:r>
    </w:p>
    <w:p w14:paraId="2E5A519B" w14:textId="77777777" w:rsidR="00F724BA" w:rsidRPr="00AF7794" w:rsidRDefault="00F724BA" w:rsidP="00F724BA">
      <w:pPr>
        <w:spacing w:before="60" w:after="0" w:line="240" w:lineRule="auto"/>
        <w:ind w:left="720"/>
        <w:contextualSpacing/>
        <w:rPr>
          <w:rFonts w:eastAsia="Calibri" w:cstheme="minorHAnsi"/>
        </w:rPr>
      </w:pPr>
    </w:p>
    <w:p w14:paraId="0EDC84BE" w14:textId="52957D7C" w:rsidR="00F47C43" w:rsidRPr="004E05E4" w:rsidRDefault="24A59E6A" w:rsidP="008B16AA">
      <w:pPr>
        <w:numPr>
          <w:ilvl w:val="0"/>
          <w:numId w:val="2"/>
        </w:numPr>
        <w:spacing w:after="0" w:line="240" w:lineRule="auto"/>
        <w:contextualSpacing/>
        <w:rPr>
          <w:rFonts w:eastAsia="Calibri" w:cstheme="minorHAnsi"/>
        </w:rPr>
      </w:pPr>
      <w:r>
        <w:t xml:space="preserve">[CURSCHT14] </w:t>
      </w:r>
      <w:r w:rsidRPr="24A59E6A">
        <w:rPr>
          <w:rFonts w:eastAsia="Calibri"/>
        </w:rPr>
        <w:t xml:space="preserve">How many </w:t>
      </w:r>
      <w:r w:rsidRPr="24A59E6A">
        <w:rPr>
          <w:rFonts w:eastAsia="Calibri"/>
          <w:b/>
          <w:bCs/>
        </w:rPr>
        <w:t>days per week</w:t>
      </w:r>
      <w:r w:rsidRPr="24A59E6A">
        <w:rPr>
          <w:rFonts w:eastAsia="Calibri"/>
        </w:rPr>
        <w:t xml:space="preserve"> do you usually make the trip back to your home from [insert address from CURSCH1 – CURSCH3/this address]?</w:t>
      </w:r>
    </w:p>
    <w:p w14:paraId="3CDD2FDC" w14:textId="083FAA2F" w:rsidR="00F47C43" w:rsidRPr="004E05E4" w:rsidRDefault="71CC2ABE" w:rsidP="71CC2ABE">
      <w:pPr>
        <w:spacing w:before="60" w:after="0" w:line="240" w:lineRule="auto"/>
        <w:ind w:left="720"/>
        <w:contextualSpacing/>
        <w:rPr>
          <w:rFonts w:eastAsia="Calibri"/>
        </w:rPr>
      </w:pPr>
      <w:r w:rsidRPr="71CC2ABE">
        <w:rPr>
          <w:rFonts w:eastAsia="Calibri"/>
        </w:rPr>
        <w:t>0</w:t>
      </w:r>
      <w:r w:rsidR="00983CAC">
        <w:tab/>
      </w:r>
      <w:r w:rsidRPr="71CC2ABE">
        <w:rPr>
          <w:rFonts w:eastAsia="Calibri"/>
        </w:rPr>
        <w:t>1 day per week</w:t>
      </w:r>
    </w:p>
    <w:p w14:paraId="0C81E5AA" w14:textId="6A5A5B96" w:rsidR="00F47C43" w:rsidRPr="004E05E4" w:rsidRDefault="71CC2ABE" w:rsidP="71CC2ABE">
      <w:pPr>
        <w:spacing w:before="60" w:after="0" w:line="240" w:lineRule="auto"/>
        <w:ind w:left="720"/>
        <w:contextualSpacing/>
        <w:rPr>
          <w:rFonts w:eastAsia="Calibri"/>
        </w:rPr>
      </w:pPr>
      <w:r w:rsidRPr="71CC2ABE">
        <w:rPr>
          <w:rFonts w:eastAsia="Calibri"/>
        </w:rPr>
        <w:t>1</w:t>
      </w:r>
      <w:r w:rsidR="00983CAC">
        <w:tab/>
      </w:r>
      <w:r w:rsidRPr="71CC2ABE">
        <w:rPr>
          <w:rFonts w:eastAsia="Calibri"/>
        </w:rPr>
        <w:t>2 days per week</w:t>
      </w:r>
    </w:p>
    <w:p w14:paraId="6E545CF5" w14:textId="07C6222F" w:rsidR="00F47C43" w:rsidRPr="004E05E4" w:rsidRDefault="71CC2ABE" w:rsidP="71CC2ABE">
      <w:pPr>
        <w:spacing w:before="60" w:after="0" w:line="240" w:lineRule="auto"/>
        <w:ind w:left="720"/>
        <w:contextualSpacing/>
        <w:rPr>
          <w:rFonts w:eastAsia="Calibri"/>
        </w:rPr>
      </w:pPr>
      <w:r w:rsidRPr="71CC2ABE">
        <w:rPr>
          <w:rFonts w:eastAsia="Calibri"/>
        </w:rPr>
        <w:t>2</w:t>
      </w:r>
      <w:r w:rsidR="001C116F">
        <w:tab/>
      </w:r>
      <w:r w:rsidRPr="71CC2ABE">
        <w:rPr>
          <w:rFonts w:eastAsia="Calibri"/>
        </w:rPr>
        <w:t>3 days per week</w:t>
      </w:r>
    </w:p>
    <w:p w14:paraId="357F17AB" w14:textId="511043F9" w:rsidR="00F47C43" w:rsidRPr="004E05E4" w:rsidRDefault="71CC2ABE" w:rsidP="71CC2ABE">
      <w:pPr>
        <w:spacing w:before="60" w:after="0" w:line="240" w:lineRule="auto"/>
        <w:ind w:left="720"/>
        <w:contextualSpacing/>
        <w:rPr>
          <w:rFonts w:eastAsia="Calibri"/>
        </w:rPr>
      </w:pPr>
      <w:r w:rsidRPr="71CC2ABE">
        <w:rPr>
          <w:rFonts w:eastAsia="Calibri"/>
        </w:rPr>
        <w:t>3</w:t>
      </w:r>
      <w:r w:rsidR="0086234E">
        <w:tab/>
      </w:r>
      <w:r w:rsidRPr="71CC2ABE">
        <w:rPr>
          <w:rFonts w:eastAsia="Calibri"/>
        </w:rPr>
        <w:t>4 days per week</w:t>
      </w:r>
    </w:p>
    <w:p w14:paraId="67BBCDEA" w14:textId="146F9F46" w:rsidR="00F47C43" w:rsidRPr="004E05E4" w:rsidRDefault="71CC2ABE" w:rsidP="71CC2ABE">
      <w:pPr>
        <w:spacing w:before="60" w:after="0" w:line="240" w:lineRule="auto"/>
        <w:ind w:left="720"/>
        <w:contextualSpacing/>
        <w:rPr>
          <w:rFonts w:eastAsia="Calibri"/>
        </w:rPr>
      </w:pPr>
      <w:r w:rsidRPr="71CC2ABE">
        <w:rPr>
          <w:rFonts w:eastAsia="Calibri"/>
        </w:rPr>
        <w:t>4</w:t>
      </w:r>
      <w:r w:rsidR="0086234E">
        <w:tab/>
      </w:r>
      <w:r w:rsidRPr="71CC2ABE">
        <w:rPr>
          <w:rFonts w:eastAsia="Calibri"/>
        </w:rPr>
        <w:t>5 days per week</w:t>
      </w:r>
    </w:p>
    <w:p w14:paraId="2AD77F33" w14:textId="79E80FC2" w:rsidR="00F47C43" w:rsidRPr="004E05E4" w:rsidRDefault="71CC2ABE" w:rsidP="71CC2ABE">
      <w:pPr>
        <w:spacing w:before="60" w:after="0" w:line="240" w:lineRule="auto"/>
        <w:ind w:left="720"/>
        <w:contextualSpacing/>
        <w:rPr>
          <w:rFonts w:eastAsia="Calibri"/>
        </w:rPr>
      </w:pPr>
      <w:r w:rsidRPr="71CC2ABE">
        <w:rPr>
          <w:rFonts w:eastAsia="Calibri"/>
        </w:rPr>
        <w:t>5</w:t>
      </w:r>
      <w:r w:rsidR="0086234E">
        <w:tab/>
      </w:r>
      <w:r w:rsidRPr="71CC2ABE">
        <w:rPr>
          <w:rFonts w:eastAsia="Calibri"/>
        </w:rPr>
        <w:t>6 days per week</w:t>
      </w:r>
    </w:p>
    <w:p w14:paraId="123EC70F" w14:textId="739033E3" w:rsidR="00B75EA8" w:rsidRPr="008D505E" w:rsidRDefault="71CC2ABE" w:rsidP="71CC2ABE">
      <w:pPr>
        <w:spacing w:before="60" w:after="0" w:line="240" w:lineRule="auto"/>
        <w:ind w:left="720"/>
        <w:contextualSpacing/>
      </w:pPr>
      <w:r w:rsidRPr="71CC2ABE">
        <w:rPr>
          <w:rFonts w:eastAsia="Calibri"/>
        </w:rPr>
        <w:t>6</w:t>
      </w:r>
      <w:r w:rsidR="0086234E">
        <w:tab/>
      </w:r>
      <w:r w:rsidRPr="71CC2ABE">
        <w:rPr>
          <w:rFonts w:eastAsia="Calibri"/>
        </w:rPr>
        <w:t>7 days per week</w:t>
      </w:r>
      <w:bookmarkEnd w:id="20"/>
    </w:p>
    <w:p w14:paraId="19E1CF69" w14:textId="167D4E13" w:rsidR="00EB58B1" w:rsidRPr="008D505E"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END </w:t>
      </w:r>
    </w:p>
    <w:p w14:paraId="32AF7EBF" w14:textId="3C058AE2" w:rsidR="518FB67D" w:rsidRDefault="518FB67D" w:rsidP="00750814">
      <w:pPr>
        <w:spacing w:before="60" w:after="0" w:line="240" w:lineRule="auto"/>
        <w:rPr>
          <w:rFonts w:eastAsia="Calibri"/>
          <w:b/>
          <w:bCs/>
          <w:i/>
          <w:iCs/>
        </w:rPr>
      </w:pPr>
    </w:p>
    <w:p w14:paraId="416DDFA4" w14:textId="3EF65A9F" w:rsidR="518FB67D" w:rsidRDefault="71CC2ABE" w:rsidP="71CC2ABE">
      <w:pPr>
        <w:rPr>
          <w:rFonts w:ascii="Calibri" w:eastAsia="Calibri" w:hAnsi="Calibri" w:cs="Calibri"/>
          <w:color w:val="000000" w:themeColor="text1"/>
        </w:rPr>
      </w:pPr>
      <w:r w:rsidRPr="71CC2ABE">
        <w:rPr>
          <w:rFonts w:ascii="Calibri" w:eastAsia="Calibri" w:hAnsi="Calibri" w:cs="Calibri"/>
          <w:b/>
          <w:bCs/>
          <w:color w:val="000000" w:themeColor="text1"/>
        </w:rPr>
        <w:t>END OF MODULE</w:t>
      </w:r>
    </w:p>
    <w:p w14:paraId="1EC6A1C0" w14:textId="05E3EC6C" w:rsidR="518FB67D" w:rsidRDefault="66CD5D3F" w:rsidP="518FB67D">
      <w:pPr>
        <w:spacing w:before="60" w:after="0" w:line="240" w:lineRule="auto"/>
        <w:rPr>
          <w:rFonts w:eastAsia="Calibri"/>
          <w:b/>
          <w:bCs/>
          <w:i/>
          <w:iCs/>
        </w:rPr>
      </w:pPr>
      <w:r w:rsidRPr="66CD5D3F">
        <w:rPr>
          <w:rFonts w:ascii="Calibri" w:eastAsia="Calibri" w:hAnsi="Calibri" w:cs="Calibri"/>
          <w:b/>
          <w:bCs/>
        </w:rPr>
        <w:t xml:space="preserve">Closing remark on submit survey screen: </w:t>
      </w:r>
      <w:r w:rsidRPr="00750814">
        <w:rPr>
          <w:rFonts w:ascii="Calibri" w:eastAsia="Calibri" w:hAnsi="Calibri" w:cs="Calibri"/>
          <w:b/>
          <w:bCs/>
        </w:rPr>
        <w:t xml:space="preserve">“You have answered </w:t>
      </w:r>
      <w:proofErr w:type="gramStart"/>
      <w:r w:rsidRPr="00750814">
        <w:rPr>
          <w:rFonts w:ascii="Calibri" w:eastAsia="Calibri" w:hAnsi="Calibri" w:cs="Calibri"/>
          <w:b/>
          <w:bCs/>
        </w:rPr>
        <w:t>all of</w:t>
      </w:r>
      <w:proofErr w:type="gramEnd"/>
      <w:r w:rsidRPr="00750814">
        <w:rPr>
          <w:rFonts w:ascii="Calibri" w:eastAsia="Calibri" w:hAnsi="Calibri" w:cs="Calibri"/>
          <w:b/>
          <w:bCs/>
        </w:rPr>
        <w:t xml:space="preserve"> the questions in this survey. To submit your answers, select the “Submit Survey” button.”</w:t>
      </w:r>
    </w:p>
    <w:sectPr w:rsidR="518FB67D">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66DD3" w14:textId="77777777" w:rsidR="00266B43" w:rsidRDefault="00266B43" w:rsidP="00B15B08">
      <w:pPr>
        <w:spacing w:after="0" w:line="240" w:lineRule="auto"/>
      </w:pPr>
      <w:r>
        <w:separator/>
      </w:r>
    </w:p>
  </w:endnote>
  <w:endnote w:type="continuationSeparator" w:id="0">
    <w:p w14:paraId="714195C8" w14:textId="77777777" w:rsidR="00266B43" w:rsidRDefault="00266B43" w:rsidP="00B1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D1569" w14:textId="77777777" w:rsidR="00266B43" w:rsidRDefault="00266B43" w:rsidP="00B15B08">
      <w:pPr>
        <w:spacing w:after="0" w:line="240" w:lineRule="auto"/>
      </w:pPr>
      <w:r>
        <w:separator/>
      </w:r>
    </w:p>
  </w:footnote>
  <w:footnote w:type="continuationSeparator" w:id="0">
    <w:p w14:paraId="7413DF4D" w14:textId="77777777" w:rsidR="00266B43" w:rsidRDefault="00266B43" w:rsidP="00B15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146595"/>
      <w:docPartObj>
        <w:docPartGallery w:val="Page Numbers (Top of Page)"/>
        <w:docPartUnique/>
      </w:docPartObj>
    </w:sdtPr>
    <w:sdtEndPr>
      <w:rPr>
        <w:noProof/>
      </w:rPr>
    </w:sdtEndPr>
    <w:sdtContent>
      <w:p w14:paraId="69651762" w14:textId="78EE06C1" w:rsidR="003A0FC8" w:rsidRDefault="003A0FC8">
        <w:pPr>
          <w:pStyle w:val="Header"/>
          <w:jc w:val="right"/>
        </w:pPr>
        <w:r>
          <w:t>Baseline Questionnaire Module 4</w:t>
        </w:r>
        <w:r>
          <w:tab/>
        </w:r>
        <w:r>
          <w:tab/>
        </w:r>
        <w:r>
          <w:fldChar w:fldCharType="begin"/>
        </w:r>
        <w:r>
          <w:instrText xml:space="preserve"> PAGE   \* MERGEFORMAT </w:instrText>
        </w:r>
        <w:r>
          <w:fldChar w:fldCharType="separate"/>
        </w:r>
        <w:r w:rsidR="00F724BA">
          <w:rPr>
            <w:noProof/>
          </w:rPr>
          <w:t>30</w:t>
        </w:r>
        <w:r>
          <w:rPr>
            <w:noProof/>
          </w:rPr>
          <w:fldChar w:fldCharType="end"/>
        </w:r>
      </w:p>
    </w:sdtContent>
  </w:sdt>
  <w:p w14:paraId="02764300" w14:textId="77777777" w:rsidR="003A0FC8" w:rsidRDefault="003A0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C4004"/>
    <w:multiLevelType w:val="multilevel"/>
    <w:tmpl w:val="01A2FEE6"/>
    <w:lvl w:ilvl="0">
      <w:start w:val="290"/>
      <w:numFmt w:val="decimal"/>
      <w:lvlText w:val="%1."/>
      <w:lvlJc w:val="left"/>
      <w:pPr>
        <w:ind w:left="360" w:hanging="360"/>
      </w:pPr>
      <w:rPr>
        <w:rFonts w:hint="default"/>
        <w:b w:val="0"/>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55FC75A4"/>
    <w:multiLevelType w:val="hybridMultilevel"/>
    <w:tmpl w:val="1E228184"/>
    <w:lvl w:ilvl="0" w:tplc="375E72DA">
      <w:start w:val="1"/>
      <w:numFmt w:val="decimal"/>
      <w:suff w:val="space"/>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CF0813"/>
    <w:multiLevelType w:val="hybridMultilevel"/>
    <w:tmpl w:val="04AC9A9A"/>
    <w:lvl w:ilvl="0" w:tplc="D1B0F5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9E67193"/>
    <w:multiLevelType w:val="multilevel"/>
    <w:tmpl w:val="D96EF09E"/>
    <w:lvl w:ilvl="0">
      <w:start w:val="289"/>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D6D3CE8"/>
    <w:multiLevelType w:val="hybridMultilevel"/>
    <w:tmpl w:val="0F3014AC"/>
    <w:lvl w:ilvl="0" w:tplc="D1F40C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E1B43B7"/>
    <w:multiLevelType w:val="hybridMultilevel"/>
    <w:tmpl w:val="8C82F84C"/>
    <w:lvl w:ilvl="0" w:tplc="408822E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816810"/>
    <w:multiLevelType w:val="multilevel"/>
    <w:tmpl w:val="1E4EE9DE"/>
    <w:lvl w:ilvl="0">
      <w:start w:val="29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00835499">
    <w:abstractNumId w:val="3"/>
  </w:num>
  <w:num w:numId="2" w16cid:durableId="1741709584">
    <w:abstractNumId w:val="6"/>
  </w:num>
  <w:num w:numId="3" w16cid:durableId="1789349713">
    <w:abstractNumId w:val="0"/>
  </w:num>
  <w:num w:numId="4" w16cid:durableId="683635690">
    <w:abstractNumId w:val="5"/>
  </w:num>
  <w:num w:numId="5" w16cid:durableId="1425763488">
    <w:abstractNumId w:val="2"/>
  </w:num>
  <w:num w:numId="6" w16cid:durableId="365644229">
    <w:abstractNumId w:val="4"/>
  </w:num>
  <w:num w:numId="7" w16cid:durableId="1877112640">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9C4"/>
    <w:rsid w:val="0000000C"/>
    <w:rsid w:val="00001954"/>
    <w:rsid w:val="00001E13"/>
    <w:rsid w:val="00002AFB"/>
    <w:rsid w:val="00005CD0"/>
    <w:rsid w:val="000060F1"/>
    <w:rsid w:val="000077B6"/>
    <w:rsid w:val="0001064A"/>
    <w:rsid w:val="0001120B"/>
    <w:rsid w:val="000117FB"/>
    <w:rsid w:val="00012825"/>
    <w:rsid w:val="00013AB8"/>
    <w:rsid w:val="00014D16"/>
    <w:rsid w:val="000166EF"/>
    <w:rsid w:val="000201F3"/>
    <w:rsid w:val="000217A4"/>
    <w:rsid w:val="00024894"/>
    <w:rsid w:val="00024941"/>
    <w:rsid w:val="00024E21"/>
    <w:rsid w:val="000262FC"/>
    <w:rsid w:val="000270AC"/>
    <w:rsid w:val="00027518"/>
    <w:rsid w:val="00027715"/>
    <w:rsid w:val="00031654"/>
    <w:rsid w:val="0003186A"/>
    <w:rsid w:val="00031937"/>
    <w:rsid w:val="000319FA"/>
    <w:rsid w:val="0003398D"/>
    <w:rsid w:val="00034210"/>
    <w:rsid w:val="000346BF"/>
    <w:rsid w:val="00034937"/>
    <w:rsid w:val="00034DFC"/>
    <w:rsid w:val="00035A36"/>
    <w:rsid w:val="00037C98"/>
    <w:rsid w:val="0004047E"/>
    <w:rsid w:val="00040C87"/>
    <w:rsid w:val="00041038"/>
    <w:rsid w:val="00042D62"/>
    <w:rsid w:val="00043008"/>
    <w:rsid w:val="00044184"/>
    <w:rsid w:val="00045BFD"/>
    <w:rsid w:val="000467F9"/>
    <w:rsid w:val="00050ED5"/>
    <w:rsid w:val="00051B04"/>
    <w:rsid w:val="00051BDE"/>
    <w:rsid w:val="00053F2E"/>
    <w:rsid w:val="00054D9E"/>
    <w:rsid w:val="00055A29"/>
    <w:rsid w:val="00055EAA"/>
    <w:rsid w:val="00057458"/>
    <w:rsid w:val="000576BF"/>
    <w:rsid w:val="00060480"/>
    <w:rsid w:val="00063EEA"/>
    <w:rsid w:val="00064115"/>
    <w:rsid w:val="00064639"/>
    <w:rsid w:val="000648F3"/>
    <w:rsid w:val="000663D6"/>
    <w:rsid w:val="00066A3D"/>
    <w:rsid w:val="00067562"/>
    <w:rsid w:val="00067BFA"/>
    <w:rsid w:val="00070A4A"/>
    <w:rsid w:val="00070F6C"/>
    <w:rsid w:val="000718F6"/>
    <w:rsid w:val="00073576"/>
    <w:rsid w:val="000736C0"/>
    <w:rsid w:val="000737A9"/>
    <w:rsid w:val="00074B39"/>
    <w:rsid w:val="00074FBD"/>
    <w:rsid w:val="000771D4"/>
    <w:rsid w:val="00077729"/>
    <w:rsid w:val="00077E09"/>
    <w:rsid w:val="000802F1"/>
    <w:rsid w:val="00082307"/>
    <w:rsid w:val="00083BAC"/>
    <w:rsid w:val="00086BC5"/>
    <w:rsid w:val="00090E9D"/>
    <w:rsid w:val="00091C29"/>
    <w:rsid w:val="00091E5B"/>
    <w:rsid w:val="00094E5F"/>
    <w:rsid w:val="000953A3"/>
    <w:rsid w:val="00096993"/>
    <w:rsid w:val="000969C4"/>
    <w:rsid w:val="000977FE"/>
    <w:rsid w:val="00097A0D"/>
    <w:rsid w:val="000A1582"/>
    <w:rsid w:val="000A436D"/>
    <w:rsid w:val="000A5028"/>
    <w:rsid w:val="000A585C"/>
    <w:rsid w:val="000A61DC"/>
    <w:rsid w:val="000A6B7E"/>
    <w:rsid w:val="000A6BF5"/>
    <w:rsid w:val="000B0518"/>
    <w:rsid w:val="000B0560"/>
    <w:rsid w:val="000B309A"/>
    <w:rsid w:val="000B3A49"/>
    <w:rsid w:val="000B3A78"/>
    <w:rsid w:val="000B5E3E"/>
    <w:rsid w:val="000B6436"/>
    <w:rsid w:val="000B675D"/>
    <w:rsid w:val="000B6BF3"/>
    <w:rsid w:val="000B7EBA"/>
    <w:rsid w:val="000C190D"/>
    <w:rsid w:val="000C25B0"/>
    <w:rsid w:val="000C408C"/>
    <w:rsid w:val="000C50A3"/>
    <w:rsid w:val="000C5206"/>
    <w:rsid w:val="000C5B4B"/>
    <w:rsid w:val="000C7B5D"/>
    <w:rsid w:val="000D0D75"/>
    <w:rsid w:val="000D2EDA"/>
    <w:rsid w:val="000D3C6A"/>
    <w:rsid w:val="000D4294"/>
    <w:rsid w:val="000D5F17"/>
    <w:rsid w:val="000D5FFC"/>
    <w:rsid w:val="000D6B0C"/>
    <w:rsid w:val="000D6BC1"/>
    <w:rsid w:val="000E06A2"/>
    <w:rsid w:val="000E06FF"/>
    <w:rsid w:val="000E1C8B"/>
    <w:rsid w:val="000E2054"/>
    <w:rsid w:val="000E2B6F"/>
    <w:rsid w:val="000E4B5C"/>
    <w:rsid w:val="000E56B6"/>
    <w:rsid w:val="000E58B6"/>
    <w:rsid w:val="000E7A60"/>
    <w:rsid w:val="000F305E"/>
    <w:rsid w:val="000F6247"/>
    <w:rsid w:val="000F6C66"/>
    <w:rsid w:val="000F7439"/>
    <w:rsid w:val="001008F7"/>
    <w:rsid w:val="00100948"/>
    <w:rsid w:val="00101BB9"/>
    <w:rsid w:val="00102BA9"/>
    <w:rsid w:val="00102F8B"/>
    <w:rsid w:val="001035FE"/>
    <w:rsid w:val="00103AF6"/>
    <w:rsid w:val="00103EB7"/>
    <w:rsid w:val="00104221"/>
    <w:rsid w:val="00104A02"/>
    <w:rsid w:val="001052AF"/>
    <w:rsid w:val="00110204"/>
    <w:rsid w:val="00110927"/>
    <w:rsid w:val="00111C1D"/>
    <w:rsid w:val="00112102"/>
    <w:rsid w:val="00112D8A"/>
    <w:rsid w:val="00113328"/>
    <w:rsid w:val="00114189"/>
    <w:rsid w:val="00116F3D"/>
    <w:rsid w:val="00117406"/>
    <w:rsid w:val="00117DC2"/>
    <w:rsid w:val="0012129A"/>
    <w:rsid w:val="001223C7"/>
    <w:rsid w:val="00125881"/>
    <w:rsid w:val="00126B0A"/>
    <w:rsid w:val="00126BEC"/>
    <w:rsid w:val="00127A7E"/>
    <w:rsid w:val="00127B53"/>
    <w:rsid w:val="00130FEC"/>
    <w:rsid w:val="00132407"/>
    <w:rsid w:val="0013362C"/>
    <w:rsid w:val="00133AAA"/>
    <w:rsid w:val="00134164"/>
    <w:rsid w:val="001355DD"/>
    <w:rsid w:val="00136999"/>
    <w:rsid w:val="00137081"/>
    <w:rsid w:val="0014156F"/>
    <w:rsid w:val="00142845"/>
    <w:rsid w:val="00144C93"/>
    <w:rsid w:val="001453A4"/>
    <w:rsid w:val="00146550"/>
    <w:rsid w:val="0014666C"/>
    <w:rsid w:val="001468EA"/>
    <w:rsid w:val="00147771"/>
    <w:rsid w:val="00152746"/>
    <w:rsid w:val="00153C8C"/>
    <w:rsid w:val="00154877"/>
    <w:rsid w:val="00155F06"/>
    <w:rsid w:val="001609B5"/>
    <w:rsid w:val="001630A1"/>
    <w:rsid w:val="00163ED7"/>
    <w:rsid w:val="00164024"/>
    <w:rsid w:val="00164A8B"/>
    <w:rsid w:val="00165CE3"/>
    <w:rsid w:val="00166267"/>
    <w:rsid w:val="0016739E"/>
    <w:rsid w:val="00167477"/>
    <w:rsid w:val="00167E9A"/>
    <w:rsid w:val="0017082E"/>
    <w:rsid w:val="00171430"/>
    <w:rsid w:val="00171C12"/>
    <w:rsid w:val="0017366F"/>
    <w:rsid w:val="00175FCD"/>
    <w:rsid w:val="00176111"/>
    <w:rsid w:val="0017658B"/>
    <w:rsid w:val="001773CA"/>
    <w:rsid w:val="00182CD4"/>
    <w:rsid w:val="00182F00"/>
    <w:rsid w:val="00183CFD"/>
    <w:rsid w:val="00186289"/>
    <w:rsid w:val="001869C4"/>
    <w:rsid w:val="00186A47"/>
    <w:rsid w:val="00186F5A"/>
    <w:rsid w:val="001870DC"/>
    <w:rsid w:val="001906B2"/>
    <w:rsid w:val="00190EA3"/>
    <w:rsid w:val="00191398"/>
    <w:rsid w:val="0019174D"/>
    <w:rsid w:val="0019251C"/>
    <w:rsid w:val="0019289C"/>
    <w:rsid w:val="00192C13"/>
    <w:rsid w:val="00193FE3"/>
    <w:rsid w:val="00195863"/>
    <w:rsid w:val="0019642B"/>
    <w:rsid w:val="00196580"/>
    <w:rsid w:val="00196CB2"/>
    <w:rsid w:val="001A02F7"/>
    <w:rsid w:val="001A0882"/>
    <w:rsid w:val="001A13A1"/>
    <w:rsid w:val="001A2709"/>
    <w:rsid w:val="001A34B1"/>
    <w:rsid w:val="001A457F"/>
    <w:rsid w:val="001A51BB"/>
    <w:rsid w:val="001A5697"/>
    <w:rsid w:val="001A60D2"/>
    <w:rsid w:val="001A61D4"/>
    <w:rsid w:val="001B11BD"/>
    <w:rsid w:val="001B2ABE"/>
    <w:rsid w:val="001B4590"/>
    <w:rsid w:val="001B4787"/>
    <w:rsid w:val="001C0422"/>
    <w:rsid w:val="001C10F5"/>
    <w:rsid w:val="001C116F"/>
    <w:rsid w:val="001C330C"/>
    <w:rsid w:val="001C39A5"/>
    <w:rsid w:val="001C3C73"/>
    <w:rsid w:val="001C3E4D"/>
    <w:rsid w:val="001C428C"/>
    <w:rsid w:val="001C4966"/>
    <w:rsid w:val="001C4BDC"/>
    <w:rsid w:val="001C564D"/>
    <w:rsid w:val="001C5A93"/>
    <w:rsid w:val="001C7FB6"/>
    <w:rsid w:val="001D0081"/>
    <w:rsid w:val="001D0CF4"/>
    <w:rsid w:val="001D15DC"/>
    <w:rsid w:val="001D242B"/>
    <w:rsid w:val="001D254F"/>
    <w:rsid w:val="001D5F8C"/>
    <w:rsid w:val="001D7BBF"/>
    <w:rsid w:val="001E05C9"/>
    <w:rsid w:val="001E0B6F"/>
    <w:rsid w:val="001E0FE7"/>
    <w:rsid w:val="001E26CD"/>
    <w:rsid w:val="001E2D76"/>
    <w:rsid w:val="001E3010"/>
    <w:rsid w:val="001E3EE8"/>
    <w:rsid w:val="001E4278"/>
    <w:rsid w:val="001E4E5A"/>
    <w:rsid w:val="001E5906"/>
    <w:rsid w:val="001E6F2A"/>
    <w:rsid w:val="001F11FD"/>
    <w:rsid w:val="001F2470"/>
    <w:rsid w:val="001F386F"/>
    <w:rsid w:val="001F4746"/>
    <w:rsid w:val="001F4F97"/>
    <w:rsid w:val="001F6141"/>
    <w:rsid w:val="001F72D1"/>
    <w:rsid w:val="001F767E"/>
    <w:rsid w:val="002005FA"/>
    <w:rsid w:val="00200A62"/>
    <w:rsid w:val="00203994"/>
    <w:rsid w:val="00206804"/>
    <w:rsid w:val="00207211"/>
    <w:rsid w:val="00207CCD"/>
    <w:rsid w:val="00210821"/>
    <w:rsid w:val="00210B35"/>
    <w:rsid w:val="00210E57"/>
    <w:rsid w:val="00211295"/>
    <w:rsid w:val="002122A4"/>
    <w:rsid w:val="0021256D"/>
    <w:rsid w:val="002128A2"/>
    <w:rsid w:val="002139BF"/>
    <w:rsid w:val="002142BE"/>
    <w:rsid w:val="00214469"/>
    <w:rsid w:val="002148ED"/>
    <w:rsid w:val="002156F0"/>
    <w:rsid w:val="002157F3"/>
    <w:rsid w:val="00221A81"/>
    <w:rsid w:val="00222D0B"/>
    <w:rsid w:val="00224BA7"/>
    <w:rsid w:val="002255C2"/>
    <w:rsid w:val="00230E24"/>
    <w:rsid w:val="0023139D"/>
    <w:rsid w:val="002323CC"/>
    <w:rsid w:val="00232884"/>
    <w:rsid w:val="00233C2D"/>
    <w:rsid w:val="00234865"/>
    <w:rsid w:val="00235363"/>
    <w:rsid w:val="00236376"/>
    <w:rsid w:val="00236ADA"/>
    <w:rsid w:val="00236F98"/>
    <w:rsid w:val="00237DF4"/>
    <w:rsid w:val="00237F76"/>
    <w:rsid w:val="00240B08"/>
    <w:rsid w:val="00241053"/>
    <w:rsid w:val="002414B9"/>
    <w:rsid w:val="002425A2"/>
    <w:rsid w:val="002428D8"/>
    <w:rsid w:val="00242EB6"/>
    <w:rsid w:val="00242F3F"/>
    <w:rsid w:val="00243653"/>
    <w:rsid w:val="00245CFF"/>
    <w:rsid w:val="00246C7D"/>
    <w:rsid w:val="002475A6"/>
    <w:rsid w:val="002501E8"/>
    <w:rsid w:val="00253BF9"/>
    <w:rsid w:val="002544F8"/>
    <w:rsid w:val="00255AE7"/>
    <w:rsid w:val="00255DC0"/>
    <w:rsid w:val="00255ECC"/>
    <w:rsid w:val="002560F2"/>
    <w:rsid w:val="0025623C"/>
    <w:rsid w:val="0025713E"/>
    <w:rsid w:val="0025780B"/>
    <w:rsid w:val="00260B7C"/>
    <w:rsid w:val="00262176"/>
    <w:rsid w:val="002640BF"/>
    <w:rsid w:val="0026463F"/>
    <w:rsid w:val="00265089"/>
    <w:rsid w:val="00265AD2"/>
    <w:rsid w:val="00266B43"/>
    <w:rsid w:val="00266BAD"/>
    <w:rsid w:val="00267F34"/>
    <w:rsid w:val="002702CB"/>
    <w:rsid w:val="00270321"/>
    <w:rsid w:val="00273648"/>
    <w:rsid w:val="00274C2D"/>
    <w:rsid w:val="00275586"/>
    <w:rsid w:val="00277B22"/>
    <w:rsid w:val="00284DA2"/>
    <w:rsid w:val="00284F7A"/>
    <w:rsid w:val="002852C0"/>
    <w:rsid w:val="00285357"/>
    <w:rsid w:val="002863BF"/>
    <w:rsid w:val="002865F1"/>
    <w:rsid w:val="002870CE"/>
    <w:rsid w:val="00287E8E"/>
    <w:rsid w:val="0029116B"/>
    <w:rsid w:val="002916EE"/>
    <w:rsid w:val="002931EC"/>
    <w:rsid w:val="00294F76"/>
    <w:rsid w:val="00295680"/>
    <w:rsid w:val="00296000"/>
    <w:rsid w:val="00296248"/>
    <w:rsid w:val="00297719"/>
    <w:rsid w:val="00297770"/>
    <w:rsid w:val="002A04E2"/>
    <w:rsid w:val="002A0B7F"/>
    <w:rsid w:val="002A1969"/>
    <w:rsid w:val="002A19FB"/>
    <w:rsid w:val="002A3549"/>
    <w:rsid w:val="002A3E41"/>
    <w:rsid w:val="002A4C4F"/>
    <w:rsid w:val="002A4DDF"/>
    <w:rsid w:val="002A5A3F"/>
    <w:rsid w:val="002A5A4F"/>
    <w:rsid w:val="002A7304"/>
    <w:rsid w:val="002A7C58"/>
    <w:rsid w:val="002B0388"/>
    <w:rsid w:val="002B0ED2"/>
    <w:rsid w:val="002B1F45"/>
    <w:rsid w:val="002B21D0"/>
    <w:rsid w:val="002B2887"/>
    <w:rsid w:val="002B3FB4"/>
    <w:rsid w:val="002B412D"/>
    <w:rsid w:val="002B4DB9"/>
    <w:rsid w:val="002B55F0"/>
    <w:rsid w:val="002B57E6"/>
    <w:rsid w:val="002B7B1D"/>
    <w:rsid w:val="002C0F68"/>
    <w:rsid w:val="002C2A95"/>
    <w:rsid w:val="002C2DA6"/>
    <w:rsid w:val="002C495D"/>
    <w:rsid w:val="002C5416"/>
    <w:rsid w:val="002C6371"/>
    <w:rsid w:val="002C6E66"/>
    <w:rsid w:val="002D1213"/>
    <w:rsid w:val="002D1D7E"/>
    <w:rsid w:val="002D2687"/>
    <w:rsid w:val="002D3BBB"/>
    <w:rsid w:val="002D3E4E"/>
    <w:rsid w:val="002D3FAE"/>
    <w:rsid w:val="002D5B74"/>
    <w:rsid w:val="002D5D94"/>
    <w:rsid w:val="002D5F09"/>
    <w:rsid w:val="002D6185"/>
    <w:rsid w:val="002D6246"/>
    <w:rsid w:val="002D66D1"/>
    <w:rsid w:val="002D7C3A"/>
    <w:rsid w:val="002D7D76"/>
    <w:rsid w:val="002E0179"/>
    <w:rsid w:val="002E0418"/>
    <w:rsid w:val="002E0561"/>
    <w:rsid w:val="002E27B4"/>
    <w:rsid w:val="002E2B44"/>
    <w:rsid w:val="002E47CC"/>
    <w:rsid w:val="002E4E7F"/>
    <w:rsid w:val="002E536E"/>
    <w:rsid w:val="002E7428"/>
    <w:rsid w:val="002F0327"/>
    <w:rsid w:val="002F1033"/>
    <w:rsid w:val="002F1AF9"/>
    <w:rsid w:val="002F352F"/>
    <w:rsid w:val="002F60F4"/>
    <w:rsid w:val="002F739D"/>
    <w:rsid w:val="002F7591"/>
    <w:rsid w:val="002F7ADC"/>
    <w:rsid w:val="00300A3F"/>
    <w:rsid w:val="003012AB"/>
    <w:rsid w:val="0030161A"/>
    <w:rsid w:val="0030189A"/>
    <w:rsid w:val="00303912"/>
    <w:rsid w:val="003040E3"/>
    <w:rsid w:val="00304E85"/>
    <w:rsid w:val="00305DA2"/>
    <w:rsid w:val="00305DF4"/>
    <w:rsid w:val="00305FED"/>
    <w:rsid w:val="00306244"/>
    <w:rsid w:val="003070B2"/>
    <w:rsid w:val="00311D8B"/>
    <w:rsid w:val="003138F7"/>
    <w:rsid w:val="00313FF5"/>
    <w:rsid w:val="00314A4D"/>
    <w:rsid w:val="00315BD1"/>
    <w:rsid w:val="00321806"/>
    <w:rsid w:val="0032200F"/>
    <w:rsid w:val="0032221A"/>
    <w:rsid w:val="003228A4"/>
    <w:rsid w:val="0032316F"/>
    <w:rsid w:val="00323CB4"/>
    <w:rsid w:val="00325D91"/>
    <w:rsid w:val="00327FDA"/>
    <w:rsid w:val="003308D2"/>
    <w:rsid w:val="003340F4"/>
    <w:rsid w:val="003373A9"/>
    <w:rsid w:val="0033749D"/>
    <w:rsid w:val="00337803"/>
    <w:rsid w:val="00337F74"/>
    <w:rsid w:val="00340316"/>
    <w:rsid w:val="00340716"/>
    <w:rsid w:val="00341056"/>
    <w:rsid w:val="003412FC"/>
    <w:rsid w:val="0034278D"/>
    <w:rsid w:val="00344481"/>
    <w:rsid w:val="00344777"/>
    <w:rsid w:val="00344F6D"/>
    <w:rsid w:val="00345BFF"/>
    <w:rsid w:val="00345D99"/>
    <w:rsid w:val="00345FFA"/>
    <w:rsid w:val="003462BE"/>
    <w:rsid w:val="003468D8"/>
    <w:rsid w:val="00346AD2"/>
    <w:rsid w:val="00346AF6"/>
    <w:rsid w:val="00347E91"/>
    <w:rsid w:val="00350A25"/>
    <w:rsid w:val="00352861"/>
    <w:rsid w:val="00353F86"/>
    <w:rsid w:val="00354BCF"/>
    <w:rsid w:val="00355EF2"/>
    <w:rsid w:val="00355F36"/>
    <w:rsid w:val="003569EF"/>
    <w:rsid w:val="00357025"/>
    <w:rsid w:val="0035757D"/>
    <w:rsid w:val="00357E58"/>
    <w:rsid w:val="00361392"/>
    <w:rsid w:val="00361B8C"/>
    <w:rsid w:val="00362D9C"/>
    <w:rsid w:val="00363083"/>
    <w:rsid w:val="003634A4"/>
    <w:rsid w:val="00364A49"/>
    <w:rsid w:val="0037137A"/>
    <w:rsid w:val="003719FA"/>
    <w:rsid w:val="003733AD"/>
    <w:rsid w:val="00374EE8"/>
    <w:rsid w:val="0038113A"/>
    <w:rsid w:val="00383BEC"/>
    <w:rsid w:val="0038536C"/>
    <w:rsid w:val="00385756"/>
    <w:rsid w:val="003859C6"/>
    <w:rsid w:val="00386A64"/>
    <w:rsid w:val="00390A0F"/>
    <w:rsid w:val="00392834"/>
    <w:rsid w:val="00392980"/>
    <w:rsid w:val="00393290"/>
    <w:rsid w:val="003950E4"/>
    <w:rsid w:val="00396D14"/>
    <w:rsid w:val="00397124"/>
    <w:rsid w:val="00397271"/>
    <w:rsid w:val="00397B81"/>
    <w:rsid w:val="003A09C4"/>
    <w:rsid w:val="003A0FC8"/>
    <w:rsid w:val="003A1A7F"/>
    <w:rsid w:val="003A27AA"/>
    <w:rsid w:val="003A293C"/>
    <w:rsid w:val="003A3129"/>
    <w:rsid w:val="003A3A83"/>
    <w:rsid w:val="003A3AD3"/>
    <w:rsid w:val="003A4647"/>
    <w:rsid w:val="003A4A2F"/>
    <w:rsid w:val="003A50CD"/>
    <w:rsid w:val="003A5760"/>
    <w:rsid w:val="003A5774"/>
    <w:rsid w:val="003A5C85"/>
    <w:rsid w:val="003A6BA2"/>
    <w:rsid w:val="003A6DB4"/>
    <w:rsid w:val="003B1BEF"/>
    <w:rsid w:val="003B1D24"/>
    <w:rsid w:val="003B4126"/>
    <w:rsid w:val="003B4973"/>
    <w:rsid w:val="003B4B0E"/>
    <w:rsid w:val="003B4C25"/>
    <w:rsid w:val="003B5751"/>
    <w:rsid w:val="003B667F"/>
    <w:rsid w:val="003B726B"/>
    <w:rsid w:val="003B7B71"/>
    <w:rsid w:val="003C04B1"/>
    <w:rsid w:val="003C054C"/>
    <w:rsid w:val="003C07EA"/>
    <w:rsid w:val="003C216A"/>
    <w:rsid w:val="003C2967"/>
    <w:rsid w:val="003C4559"/>
    <w:rsid w:val="003C494C"/>
    <w:rsid w:val="003C5BD9"/>
    <w:rsid w:val="003C5D4E"/>
    <w:rsid w:val="003C61F4"/>
    <w:rsid w:val="003C6468"/>
    <w:rsid w:val="003C75CA"/>
    <w:rsid w:val="003D2103"/>
    <w:rsid w:val="003D25F6"/>
    <w:rsid w:val="003D3C18"/>
    <w:rsid w:val="003D3CF1"/>
    <w:rsid w:val="003D42CF"/>
    <w:rsid w:val="003D43DE"/>
    <w:rsid w:val="003D4494"/>
    <w:rsid w:val="003D58F3"/>
    <w:rsid w:val="003D5CB0"/>
    <w:rsid w:val="003D6339"/>
    <w:rsid w:val="003D69B0"/>
    <w:rsid w:val="003D733F"/>
    <w:rsid w:val="003E0113"/>
    <w:rsid w:val="003E03DA"/>
    <w:rsid w:val="003E1423"/>
    <w:rsid w:val="003E1C63"/>
    <w:rsid w:val="003E331B"/>
    <w:rsid w:val="003E6249"/>
    <w:rsid w:val="003E6F85"/>
    <w:rsid w:val="003E76DC"/>
    <w:rsid w:val="003E7F6B"/>
    <w:rsid w:val="003F028D"/>
    <w:rsid w:val="003F0616"/>
    <w:rsid w:val="003F09B9"/>
    <w:rsid w:val="003F17DC"/>
    <w:rsid w:val="003F1E9F"/>
    <w:rsid w:val="003F4219"/>
    <w:rsid w:val="003F4592"/>
    <w:rsid w:val="003F459E"/>
    <w:rsid w:val="003F48F7"/>
    <w:rsid w:val="003F4A63"/>
    <w:rsid w:val="003F4A7C"/>
    <w:rsid w:val="003F585C"/>
    <w:rsid w:val="003F68DD"/>
    <w:rsid w:val="003F7779"/>
    <w:rsid w:val="003F7D90"/>
    <w:rsid w:val="003F7EF3"/>
    <w:rsid w:val="004002BD"/>
    <w:rsid w:val="00400B87"/>
    <w:rsid w:val="004011B2"/>
    <w:rsid w:val="00402338"/>
    <w:rsid w:val="004037E8"/>
    <w:rsid w:val="004048DC"/>
    <w:rsid w:val="00405C2C"/>
    <w:rsid w:val="00406B92"/>
    <w:rsid w:val="004075AB"/>
    <w:rsid w:val="00407D38"/>
    <w:rsid w:val="004105C9"/>
    <w:rsid w:val="00410F08"/>
    <w:rsid w:val="00410FBD"/>
    <w:rsid w:val="0041493A"/>
    <w:rsid w:val="00417291"/>
    <w:rsid w:val="00417597"/>
    <w:rsid w:val="00420430"/>
    <w:rsid w:val="00420B5C"/>
    <w:rsid w:val="00421F66"/>
    <w:rsid w:val="00422A58"/>
    <w:rsid w:val="00422B04"/>
    <w:rsid w:val="00422D96"/>
    <w:rsid w:val="004232FE"/>
    <w:rsid w:val="004243F4"/>
    <w:rsid w:val="004246E8"/>
    <w:rsid w:val="00425687"/>
    <w:rsid w:val="00425B00"/>
    <w:rsid w:val="00426439"/>
    <w:rsid w:val="004310C1"/>
    <w:rsid w:val="00432AEF"/>
    <w:rsid w:val="00434149"/>
    <w:rsid w:val="00436DBD"/>
    <w:rsid w:val="00437000"/>
    <w:rsid w:val="0043700B"/>
    <w:rsid w:val="00437872"/>
    <w:rsid w:val="0044070A"/>
    <w:rsid w:val="00440E2A"/>
    <w:rsid w:val="00443190"/>
    <w:rsid w:val="00443998"/>
    <w:rsid w:val="004450B0"/>
    <w:rsid w:val="004460EF"/>
    <w:rsid w:val="00451FB5"/>
    <w:rsid w:val="0045294C"/>
    <w:rsid w:val="0045351F"/>
    <w:rsid w:val="00456011"/>
    <w:rsid w:val="004568AA"/>
    <w:rsid w:val="004568F6"/>
    <w:rsid w:val="00457282"/>
    <w:rsid w:val="00457DB2"/>
    <w:rsid w:val="004608A5"/>
    <w:rsid w:val="00461E27"/>
    <w:rsid w:val="00462B1D"/>
    <w:rsid w:val="00462E4F"/>
    <w:rsid w:val="0046363E"/>
    <w:rsid w:val="00465A71"/>
    <w:rsid w:val="00465EEB"/>
    <w:rsid w:val="0046738D"/>
    <w:rsid w:val="004674A7"/>
    <w:rsid w:val="004729F7"/>
    <w:rsid w:val="00473349"/>
    <w:rsid w:val="00474F4D"/>
    <w:rsid w:val="004763FA"/>
    <w:rsid w:val="00477221"/>
    <w:rsid w:val="00480513"/>
    <w:rsid w:val="00481B14"/>
    <w:rsid w:val="00481CA9"/>
    <w:rsid w:val="004827F6"/>
    <w:rsid w:val="00482940"/>
    <w:rsid w:val="00482E31"/>
    <w:rsid w:val="00483000"/>
    <w:rsid w:val="00483070"/>
    <w:rsid w:val="00483A5F"/>
    <w:rsid w:val="004857B2"/>
    <w:rsid w:val="00485A52"/>
    <w:rsid w:val="0049210D"/>
    <w:rsid w:val="00495D7C"/>
    <w:rsid w:val="004977FD"/>
    <w:rsid w:val="004A14B9"/>
    <w:rsid w:val="004A204D"/>
    <w:rsid w:val="004A2613"/>
    <w:rsid w:val="004A2959"/>
    <w:rsid w:val="004A330B"/>
    <w:rsid w:val="004A34FF"/>
    <w:rsid w:val="004A3556"/>
    <w:rsid w:val="004A5EF8"/>
    <w:rsid w:val="004B13D6"/>
    <w:rsid w:val="004B1CE7"/>
    <w:rsid w:val="004B1EFE"/>
    <w:rsid w:val="004B354F"/>
    <w:rsid w:val="004B3C85"/>
    <w:rsid w:val="004B504C"/>
    <w:rsid w:val="004B6A49"/>
    <w:rsid w:val="004B6B0C"/>
    <w:rsid w:val="004C1035"/>
    <w:rsid w:val="004C2305"/>
    <w:rsid w:val="004C4DFD"/>
    <w:rsid w:val="004C5B54"/>
    <w:rsid w:val="004C726C"/>
    <w:rsid w:val="004D0470"/>
    <w:rsid w:val="004D0C46"/>
    <w:rsid w:val="004D44C3"/>
    <w:rsid w:val="004D5607"/>
    <w:rsid w:val="004D6F6E"/>
    <w:rsid w:val="004D79C4"/>
    <w:rsid w:val="004D7F46"/>
    <w:rsid w:val="004E05E4"/>
    <w:rsid w:val="004E107E"/>
    <w:rsid w:val="004E1C6D"/>
    <w:rsid w:val="004E1D43"/>
    <w:rsid w:val="004E2688"/>
    <w:rsid w:val="004E2A58"/>
    <w:rsid w:val="004E5850"/>
    <w:rsid w:val="004E5A66"/>
    <w:rsid w:val="004E61A8"/>
    <w:rsid w:val="004E6BFF"/>
    <w:rsid w:val="004E6F96"/>
    <w:rsid w:val="004E7210"/>
    <w:rsid w:val="004F19E5"/>
    <w:rsid w:val="004F1C86"/>
    <w:rsid w:val="004F20F0"/>
    <w:rsid w:val="004F32E6"/>
    <w:rsid w:val="004F4865"/>
    <w:rsid w:val="004F5784"/>
    <w:rsid w:val="004F5841"/>
    <w:rsid w:val="004F62E9"/>
    <w:rsid w:val="004F62F8"/>
    <w:rsid w:val="004F71A5"/>
    <w:rsid w:val="004F748C"/>
    <w:rsid w:val="004F7A1F"/>
    <w:rsid w:val="005024CC"/>
    <w:rsid w:val="00504744"/>
    <w:rsid w:val="00504AFA"/>
    <w:rsid w:val="005051D4"/>
    <w:rsid w:val="00505A0C"/>
    <w:rsid w:val="00505ED6"/>
    <w:rsid w:val="00505FD8"/>
    <w:rsid w:val="00506A96"/>
    <w:rsid w:val="0051147C"/>
    <w:rsid w:val="00511AB7"/>
    <w:rsid w:val="00513767"/>
    <w:rsid w:val="0051638E"/>
    <w:rsid w:val="00516AC3"/>
    <w:rsid w:val="00516B10"/>
    <w:rsid w:val="00517689"/>
    <w:rsid w:val="00517B6C"/>
    <w:rsid w:val="005234BC"/>
    <w:rsid w:val="005244C9"/>
    <w:rsid w:val="00524D70"/>
    <w:rsid w:val="00527A14"/>
    <w:rsid w:val="00527BFF"/>
    <w:rsid w:val="005302E3"/>
    <w:rsid w:val="00531446"/>
    <w:rsid w:val="00531892"/>
    <w:rsid w:val="00531CED"/>
    <w:rsid w:val="005321E2"/>
    <w:rsid w:val="00534B27"/>
    <w:rsid w:val="00535218"/>
    <w:rsid w:val="005363F8"/>
    <w:rsid w:val="0053646F"/>
    <w:rsid w:val="005375A8"/>
    <w:rsid w:val="00540F0F"/>
    <w:rsid w:val="00541C9D"/>
    <w:rsid w:val="00542E17"/>
    <w:rsid w:val="00543869"/>
    <w:rsid w:val="00543C9A"/>
    <w:rsid w:val="00543D12"/>
    <w:rsid w:val="00544410"/>
    <w:rsid w:val="005447B2"/>
    <w:rsid w:val="00546B0B"/>
    <w:rsid w:val="0055013B"/>
    <w:rsid w:val="00551D82"/>
    <w:rsid w:val="005525E3"/>
    <w:rsid w:val="005529EC"/>
    <w:rsid w:val="00552C34"/>
    <w:rsid w:val="00553586"/>
    <w:rsid w:val="0055361F"/>
    <w:rsid w:val="005578C9"/>
    <w:rsid w:val="00560A59"/>
    <w:rsid w:val="00560DA0"/>
    <w:rsid w:val="00561544"/>
    <w:rsid w:val="00561D1A"/>
    <w:rsid w:val="00563675"/>
    <w:rsid w:val="00563CF3"/>
    <w:rsid w:val="00564355"/>
    <w:rsid w:val="00566F65"/>
    <w:rsid w:val="0057035E"/>
    <w:rsid w:val="00571C9B"/>
    <w:rsid w:val="00572280"/>
    <w:rsid w:val="005725F4"/>
    <w:rsid w:val="0057344A"/>
    <w:rsid w:val="005736A4"/>
    <w:rsid w:val="00573B5A"/>
    <w:rsid w:val="00573B7F"/>
    <w:rsid w:val="0057457B"/>
    <w:rsid w:val="00574F10"/>
    <w:rsid w:val="005756A7"/>
    <w:rsid w:val="00576550"/>
    <w:rsid w:val="00576ABA"/>
    <w:rsid w:val="005814FB"/>
    <w:rsid w:val="00581E77"/>
    <w:rsid w:val="00582232"/>
    <w:rsid w:val="005825E2"/>
    <w:rsid w:val="0058397A"/>
    <w:rsid w:val="00583A86"/>
    <w:rsid w:val="00583AF8"/>
    <w:rsid w:val="005842B2"/>
    <w:rsid w:val="005843A7"/>
    <w:rsid w:val="00585070"/>
    <w:rsid w:val="005858F0"/>
    <w:rsid w:val="00590483"/>
    <w:rsid w:val="0059114B"/>
    <w:rsid w:val="0059351A"/>
    <w:rsid w:val="005935C1"/>
    <w:rsid w:val="005936CC"/>
    <w:rsid w:val="00593955"/>
    <w:rsid w:val="00593CE6"/>
    <w:rsid w:val="005955A8"/>
    <w:rsid w:val="00595A9E"/>
    <w:rsid w:val="00596AE1"/>
    <w:rsid w:val="005A07E5"/>
    <w:rsid w:val="005A0F4E"/>
    <w:rsid w:val="005A1AEB"/>
    <w:rsid w:val="005A1B91"/>
    <w:rsid w:val="005A2816"/>
    <w:rsid w:val="005A37E8"/>
    <w:rsid w:val="005A455B"/>
    <w:rsid w:val="005A7227"/>
    <w:rsid w:val="005A7497"/>
    <w:rsid w:val="005B37A7"/>
    <w:rsid w:val="005B6215"/>
    <w:rsid w:val="005B6514"/>
    <w:rsid w:val="005B6AD3"/>
    <w:rsid w:val="005B7787"/>
    <w:rsid w:val="005C0658"/>
    <w:rsid w:val="005C1BF6"/>
    <w:rsid w:val="005C2620"/>
    <w:rsid w:val="005C31B2"/>
    <w:rsid w:val="005C45DB"/>
    <w:rsid w:val="005C56EE"/>
    <w:rsid w:val="005C60BA"/>
    <w:rsid w:val="005C619C"/>
    <w:rsid w:val="005C65D7"/>
    <w:rsid w:val="005D0D3A"/>
    <w:rsid w:val="005D2173"/>
    <w:rsid w:val="005D2ADF"/>
    <w:rsid w:val="005D66CD"/>
    <w:rsid w:val="005D6DD6"/>
    <w:rsid w:val="005D6EEC"/>
    <w:rsid w:val="005D70D2"/>
    <w:rsid w:val="005D7387"/>
    <w:rsid w:val="005D76AB"/>
    <w:rsid w:val="005D7B94"/>
    <w:rsid w:val="005E04C1"/>
    <w:rsid w:val="005E3839"/>
    <w:rsid w:val="005E5437"/>
    <w:rsid w:val="005E7C96"/>
    <w:rsid w:val="005F0092"/>
    <w:rsid w:val="005F0507"/>
    <w:rsid w:val="005F20D1"/>
    <w:rsid w:val="005F2D4D"/>
    <w:rsid w:val="005F32A6"/>
    <w:rsid w:val="005F378D"/>
    <w:rsid w:val="005F4356"/>
    <w:rsid w:val="005F4C3E"/>
    <w:rsid w:val="005F58B3"/>
    <w:rsid w:val="005F629E"/>
    <w:rsid w:val="005F6909"/>
    <w:rsid w:val="00600734"/>
    <w:rsid w:val="006011F4"/>
    <w:rsid w:val="00602791"/>
    <w:rsid w:val="00602DC3"/>
    <w:rsid w:val="00602E0A"/>
    <w:rsid w:val="00602FFC"/>
    <w:rsid w:val="0060392E"/>
    <w:rsid w:val="00604092"/>
    <w:rsid w:val="00604A91"/>
    <w:rsid w:val="00604DA5"/>
    <w:rsid w:val="0060678D"/>
    <w:rsid w:val="00606EE4"/>
    <w:rsid w:val="00607C06"/>
    <w:rsid w:val="006104D0"/>
    <w:rsid w:val="006106B6"/>
    <w:rsid w:val="00612EB8"/>
    <w:rsid w:val="00614173"/>
    <w:rsid w:val="00614450"/>
    <w:rsid w:val="00616028"/>
    <w:rsid w:val="00616528"/>
    <w:rsid w:val="00617720"/>
    <w:rsid w:val="00617CD5"/>
    <w:rsid w:val="006208E1"/>
    <w:rsid w:val="00620BD9"/>
    <w:rsid w:val="00620C19"/>
    <w:rsid w:val="00621030"/>
    <w:rsid w:val="00621143"/>
    <w:rsid w:val="00624977"/>
    <w:rsid w:val="0062579B"/>
    <w:rsid w:val="00626EB2"/>
    <w:rsid w:val="006275F5"/>
    <w:rsid w:val="006307FC"/>
    <w:rsid w:val="006318D3"/>
    <w:rsid w:val="00632595"/>
    <w:rsid w:val="006344AB"/>
    <w:rsid w:val="0063465B"/>
    <w:rsid w:val="00637077"/>
    <w:rsid w:val="00637772"/>
    <w:rsid w:val="00641704"/>
    <w:rsid w:val="00642481"/>
    <w:rsid w:val="00642911"/>
    <w:rsid w:val="006429DD"/>
    <w:rsid w:val="00644481"/>
    <w:rsid w:val="00644D32"/>
    <w:rsid w:val="0064797E"/>
    <w:rsid w:val="0065175B"/>
    <w:rsid w:val="00652165"/>
    <w:rsid w:val="00652D9A"/>
    <w:rsid w:val="00653065"/>
    <w:rsid w:val="00653843"/>
    <w:rsid w:val="00653856"/>
    <w:rsid w:val="00654017"/>
    <w:rsid w:val="006546EA"/>
    <w:rsid w:val="00654F37"/>
    <w:rsid w:val="00655669"/>
    <w:rsid w:val="006566F7"/>
    <w:rsid w:val="00661029"/>
    <w:rsid w:val="0066348B"/>
    <w:rsid w:val="006639F2"/>
    <w:rsid w:val="00664584"/>
    <w:rsid w:val="0066683A"/>
    <w:rsid w:val="00667A47"/>
    <w:rsid w:val="00670A22"/>
    <w:rsid w:val="006716FB"/>
    <w:rsid w:val="00671F67"/>
    <w:rsid w:val="00672872"/>
    <w:rsid w:val="006760DA"/>
    <w:rsid w:val="00676813"/>
    <w:rsid w:val="00677A06"/>
    <w:rsid w:val="006813A1"/>
    <w:rsid w:val="00681487"/>
    <w:rsid w:val="0068193B"/>
    <w:rsid w:val="00682154"/>
    <w:rsid w:val="0068253B"/>
    <w:rsid w:val="0068374B"/>
    <w:rsid w:val="006837AE"/>
    <w:rsid w:val="00683E45"/>
    <w:rsid w:val="0068480B"/>
    <w:rsid w:val="006855C9"/>
    <w:rsid w:val="00687C22"/>
    <w:rsid w:val="00687CA9"/>
    <w:rsid w:val="00693A62"/>
    <w:rsid w:val="00695657"/>
    <w:rsid w:val="00695EA2"/>
    <w:rsid w:val="0069748D"/>
    <w:rsid w:val="006A043E"/>
    <w:rsid w:val="006A09D5"/>
    <w:rsid w:val="006A0F84"/>
    <w:rsid w:val="006A0F91"/>
    <w:rsid w:val="006A374C"/>
    <w:rsid w:val="006A40B7"/>
    <w:rsid w:val="006A46A5"/>
    <w:rsid w:val="006A7549"/>
    <w:rsid w:val="006A785C"/>
    <w:rsid w:val="006A7966"/>
    <w:rsid w:val="006B0433"/>
    <w:rsid w:val="006B0549"/>
    <w:rsid w:val="006B21D4"/>
    <w:rsid w:val="006B2C81"/>
    <w:rsid w:val="006B57AD"/>
    <w:rsid w:val="006B6C2F"/>
    <w:rsid w:val="006B7219"/>
    <w:rsid w:val="006B7935"/>
    <w:rsid w:val="006B7F61"/>
    <w:rsid w:val="006C094C"/>
    <w:rsid w:val="006C111A"/>
    <w:rsid w:val="006C209C"/>
    <w:rsid w:val="006C3199"/>
    <w:rsid w:val="006C3765"/>
    <w:rsid w:val="006C4320"/>
    <w:rsid w:val="006C45B9"/>
    <w:rsid w:val="006C48EF"/>
    <w:rsid w:val="006C511E"/>
    <w:rsid w:val="006C5617"/>
    <w:rsid w:val="006C59DD"/>
    <w:rsid w:val="006C6CFA"/>
    <w:rsid w:val="006C6D31"/>
    <w:rsid w:val="006C72EE"/>
    <w:rsid w:val="006C751C"/>
    <w:rsid w:val="006D01BE"/>
    <w:rsid w:val="006D08C3"/>
    <w:rsid w:val="006D2768"/>
    <w:rsid w:val="006D2DE2"/>
    <w:rsid w:val="006D430B"/>
    <w:rsid w:val="006D5690"/>
    <w:rsid w:val="006D5E61"/>
    <w:rsid w:val="006D659F"/>
    <w:rsid w:val="006D7BA7"/>
    <w:rsid w:val="006E24C5"/>
    <w:rsid w:val="006E4A41"/>
    <w:rsid w:val="006E6924"/>
    <w:rsid w:val="006E7D20"/>
    <w:rsid w:val="006F0530"/>
    <w:rsid w:val="006F1E9B"/>
    <w:rsid w:val="006F409C"/>
    <w:rsid w:val="006F4D67"/>
    <w:rsid w:val="006F59FC"/>
    <w:rsid w:val="0070283F"/>
    <w:rsid w:val="007039FE"/>
    <w:rsid w:val="00705CC9"/>
    <w:rsid w:val="00705EB5"/>
    <w:rsid w:val="00705F87"/>
    <w:rsid w:val="007074C9"/>
    <w:rsid w:val="007123D6"/>
    <w:rsid w:val="00713598"/>
    <w:rsid w:val="00713B95"/>
    <w:rsid w:val="00713CA0"/>
    <w:rsid w:val="00716014"/>
    <w:rsid w:val="00717BFD"/>
    <w:rsid w:val="00717FC8"/>
    <w:rsid w:val="00721CE2"/>
    <w:rsid w:val="00723009"/>
    <w:rsid w:val="00724823"/>
    <w:rsid w:val="0072489B"/>
    <w:rsid w:val="00724B63"/>
    <w:rsid w:val="00725DE2"/>
    <w:rsid w:val="0072706A"/>
    <w:rsid w:val="007276F5"/>
    <w:rsid w:val="00730F2F"/>
    <w:rsid w:val="00732AEA"/>
    <w:rsid w:val="00732C16"/>
    <w:rsid w:val="00733A74"/>
    <w:rsid w:val="007342FD"/>
    <w:rsid w:val="00734422"/>
    <w:rsid w:val="007344A7"/>
    <w:rsid w:val="00735D69"/>
    <w:rsid w:val="00735ED8"/>
    <w:rsid w:val="007361FF"/>
    <w:rsid w:val="007366B7"/>
    <w:rsid w:val="00737621"/>
    <w:rsid w:val="00740364"/>
    <w:rsid w:val="007404EA"/>
    <w:rsid w:val="00742A30"/>
    <w:rsid w:val="00744AF9"/>
    <w:rsid w:val="007455B2"/>
    <w:rsid w:val="00750090"/>
    <w:rsid w:val="00750272"/>
    <w:rsid w:val="00750814"/>
    <w:rsid w:val="00750FED"/>
    <w:rsid w:val="007520E4"/>
    <w:rsid w:val="00752D47"/>
    <w:rsid w:val="007539B0"/>
    <w:rsid w:val="00753F98"/>
    <w:rsid w:val="00756064"/>
    <w:rsid w:val="00757CFE"/>
    <w:rsid w:val="0076098D"/>
    <w:rsid w:val="007613CD"/>
    <w:rsid w:val="0076157F"/>
    <w:rsid w:val="0076198A"/>
    <w:rsid w:val="0076302E"/>
    <w:rsid w:val="0076383C"/>
    <w:rsid w:val="00763904"/>
    <w:rsid w:val="0076402A"/>
    <w:rsid w:val="0076453D"/>
    <w:rsid w:val="0077048F"/>
    <w:rsid w:val="0077154F"/>
    <w:rsid w:val="007715C8"/>
    <w:rsid w:val="00771EB9"/>
    <w:rsid w:val="007725BC"/>
    <w:rsid w:val="00773427"/>
    <w:rsid w:val="00773A9E"/>
    <w:rsid w:val="007741C2"/>
    <w:rsid w:val="007759A3"/>
    <w:rsid w:val="00777D3A"/>
    <w:rsid w:val="00781B12"/>
    <w:rsid w:val="007821BC"/>
    <w:rsid w:val="00784CCE"/>
    <w:rsid w:val="0078512F"/>
    <w:rsid w:val="00785AD0"/>
    <w:rsid w:val="00785B7A"/>
    <w:rsid w:val="007901E3"/>
    <w:rsid w:val="00791975"/>
    <w:rsid w:val="00791AB6"/>
    <w:rsid w:val="00793405"/>
    <w:rsid w:val="00793BC1"/>
    <w:rsid w:val="00793D17"/>
    <w:rsid w:val="00794234"/>
    <w:rsid w:val="00794D31"/>
    <w:rsid w:val="007954E9"/>
    <w:rsid w:val="007A0F6E"/>
    <w:rsid w:val="007A2BD3"/>
    <w:rsid w:val="007A31A4"/>
    <w:rsid w:val="007A42B5"/>
    <w:rsid w:val="007A4561"/>
    <w:rsid w:val="007A50A2"/>
    <w:rsid w:val="007A6D51"/>
    <w:rsid w:val="007B02A9"/>
    <w:rsid w:val="007B075B"/>
    <w:rsid w:val="007B0999"/>
    <w:rsid w:val="007B09B2"/>
    <w:rsid w:val="007B133A"/>
    <w:rsid w:val="007B183F"/>
    <w:rsid w:val="007B207C"/>
    <w:rsid w:val="007B208C"/>
    <w:rsid w:val="007B332A"/>
    <w:rsid w:val="007B3BDD"/>
    <w:rsid w:val="007B479D"/>
    <w:rsid w:val="007B5978"/>
    <w:rsid w:val="007B76BE"/>
    <w:rsid w:val="007B7732"/>
    <w:rsid w:val="007B7843"/>
    <w:rsid w:val="007B7B68"/>
    <w:rsid w:val="007C189F"/>
    <w:rsid w:val="007C302D"/>
    <w:rsid w:val="007C3210"/>
    <w:rsid w:val="007C32F6"/>
    <w:rsid w:val="007C3382"/>
    <w:rsid w:val="007C3E2B"/>
    <w:rsid w:val="007C4406"/>
    <w:rsid w:val="007C4B4D"/>
    <w:rsid w:val="007C4D97"/>
    <w:rsid w:val="007C4FC5"/>
    <w:rsid w:val="007C507B"/>
    <w:rsid w:val="007C69FE"/>
    <w:rsid w:val="007C6BD1"/>
    <w:rsid w:val="007C7D71"/>
    <w:rsid w:val="007D02E2"/>
    <w:rsid w:val="007D0CAB"/>
    <w:rsid w:val="007D12EB"/>
    <w:rsid w:val="007D2B1B"/>
    <w:rsid w:val="007D331D"/>
    <w:rsid w:val="007D352C"/>
    <w:rsid w:val="007D3A39"/>
    <w:rsid w:val="007D41DF"/>
    <w:rsid w:val="007D42FC"/>
    <w:rsid w:val="007D489C"/>
    <w:rsid w:val="007D4DDD"/>
    <w:rsid w:val="007D5217"/>
    <w:rsid w:val="007D7C13"/>
    <w:rsid w:val="007E0539"/>
    <w:rsid w:val="007E122D"/>
    <w:rsid w:val="007E2806"/>
    <w:rsid w:val="007E4528"/>
    <w:rsid w:val="007E4762"/>
    <w:rsid w:val="007E50F8"/>
    <w:rsid w:val="007E5953"/>
    <w:rsid w:val="007E7CCA"/>
    <w:rsid w:val="007F0C77"/>
    <w:rsid w:val="007F2520"/>
    <w:rsid w:val="007F2C86"/>
    <w:rsid w:val="007F2FEA"/>
    <w:rsid w:val="007F3286"/>
    <w:rsid w:val="007F3AF0"/>
    <w:rsid w:val="007F606C"/>
    <w:rsid w:val="00800CC5"/>
    <w:rsid w:val="008019ED"/>
    <w:rsid w:val="00801B88"/>
    <w:rsid w:val="00801ED3"/>
    <w:rsid w:val="00804799"/>
    <w:rsid w:val="008047DF"/>
    <w:rsid w:val="008058CF"/>
    <w:rsid w:val="00806D03"/>
    <w:rsid w:val="00806D59"/>
    <w:rsid w:val="00806DFC"/>
    <w:rsid w:val="0080702D"/>
    <w:rsid w:val="008074D3"/>
    <w:rsid w:val="00810844"/>
    <w:rsid w:val="00811A04"/>
    <w:rsid w:val="00811F1E"/>
    <w:rsid w:val="008120D9"/>
    <w:rsid w:val="00812D49"/>
    <w:rsid w:val="00812E21"/>
    <w:rsid w:val="00813C12"/>
    <w:rsid w:val="00815688"/>
    <w:rsid w:val="008170E8"/>
    <w:rsid w:val="0081794C"/>
    <w:rsid w:val="00821056"/>
    <w:rsid w:val="008223E4"/>
    <w:rsid w:val="0082283F"/>
    <w:rsid w:val="0082376C"/>
    <w:rsid w:val="00824933"/>
    <w:rsid w:val="008303C1"/>
    <w:rsid w:val="00831EAA"/>
    <w:rsid w:val="00832EB2"/>
    <w:rsid w:val="00833501"/>
    <w:rsid w:val="00834C40"/>
    <w:rsid w:val="00834F72"/>
    <w:rsid w:val="008353E9"/>
    <w:rsid w:val="0083597A"/>
    <w:rsid w:val="00835BCF"/>
    <w:rsid w:val="0083673C"/>
    <w:rsid w:val="0084007F"/>
    <w:rsid w:val="00842AF4"/>
    <w:rsid w:val="00842D11"/>
    <w:rsid w:val="00843C73"/>
    <w:rsid w:val="0084538B"/>
    <w:rsid w:val="008459D3"/>
    <w:rsid w:val="00845FDC"/>
    <w:rsid w:val="00846795"/>
    <w:rsid w:val="0084700C"/>
    <w:rsid w:val="008478CE"/>
    <w:rsid w:val="00850AC9"/>
    <w:rsid w:val="00853A05"/>
    <w:rsid w:val="00854733"/>
    <w:rsid w:val="008553AA"/>
    <w:rsid w:val="00856B4D"/>
    <w:rsid w:val="00857628"/>
    <w:rsid w:val="00860811"/>
    <w:rsid w:val="008616E6"/>
    <w:rsid w:val="0086234E"/>
    <w:rsid w:val="008637A8"/>
    <w:rsid w:val="008648CF"/>
    <w:rsid w:val="008674D0"/>
    <w:rsid w:val="00871B57"/>
    <w:rsid w:val="00872E4F"/>
    <w:rsid w:val="00872F3D"/>
    <w:rsid w:val="00873474"/>
    <w:rsid w:val="0087386F"/>
    <w:rsid w:val="00874693"/>
    <w:rsid w:val="008768D7"/>
    <w:rsid w:val="00880A61"/>
    <w:rsid w:val="00881F36"/>
    <w:rsid w:val="00883875"/>
    <w:rsid w:val="00887132"/>
    <w:rsid w:val="00887D4E"/>
    <w:rsid w:val="008900CF"/>
    <w:rsid w:val="00890E25"/>
    <w:rsid w:val="00892102"/>
    <w:rsid w:val="00894414"/>
    <w:rsid w:val="0089488C"/>
    <w:rsid w:val="00894BF9"/>
    <w:rsid w:val="0089626A"/>
    <w:rsid w:val="00896C07"/>
    <w:rsid w:val="00896EEE"/>
    <w:rsid w:val="00897028"/>
    <w:rsid w:val="008A18AD"/>
    <w:rsid w:val="008A1E44"/>
    <w:rsid w:val="008A3A50"/>
    <w:rsid w:val="008A3CB3"/>
    <w:rsid w:val="008A5A5A"/>
    <w:rsid w:val="008A664F"/>
    <w:rsid w:val="008A766A"/>
    <w:rsid w:val="008B0406"/>
    <w:rsid w:val="008B16AA"/>
    <w:rsid w:val="008B1938"/>
    <w:rsid w:val="008B1F1A"/>
    <w:rsid w:val="008B2AB6"/>
    <w:rsid w:val="008B31CD"/>
    <w:rsid w:val="008B320A"/>
    <w:rsid w:val="008B3227"/>
    <w:rsid w:val="008B35F1"/>
    <w:rsid w:val="008B7116"/>
    <w:rsid w:val="008C099D"/>
    <w:rsid w:val="008C225C"/>
    <w:rsid w:val="008C40E8"/>
    <w:rsid w:val="008C41E6"/>
    <w:rsid w:val="008C4C8F"/>
    <w:rsid w:val="008C4F48"/>
    <w:rsid w:val="008C6A63"/>
    <w:rsid w:val="008C72DF"/>
    <w:rsid w:val="008D063F"/>
    <w:rsid w:val="008D095D"/>
    <w:rsid w:val="008D1D6F"/>
    <w:rsid w:val="008D1DDE"/>
    <w:rsid w:val="008D33C3"/>
    <w:rsid w:val="008D37F6"/>
    <w:rsid w:val="008D4848"/>
    <w:rsid w:val="008D505E"/>
    <w:rsid w:val="008D5D3F"/>
    <w:rsid w:val="008D7C4D"/>
    <w:rsid w:val="008E20EA"/>
    <w:rsid w:val="008E3327"/>
    <w:rsid w:val="008E5AA6"/>
    <w:rsid w:val="008E66A7"/>
    <w:rsid w:val="008E7596"/>
    <w:rsid w:val="008F0070"/>
    <w:rsid w:val="008F07C1"/>
    <w:rsid w:val="008F1F27"/>
    <w:rsid w:val="008F22DE"/>
    <w:rsid w:val="008F47EF"/>
    <w:rsid w:val="008F586E"/>
    <w:rsid w:val="008F5BA9"/>
    <w:rsid w:val="008F6C1C"/>
    <w:rsid w:val="008F6C6B"/>
    <w:rsid w:val="00902E67"/>
    <w:rsid w:val="00904D33"/>
    <w:rsid w:val="00906B54"/>
    <w:rsid w:val="00906BD7"/>
    <w:rsid w:val="009106EB"/>
    <w:rsid w:val="009109A1"/>
    <w:rsid w:val="00910BAA"/>
    <w:rsid w:val="0091288C"/>
    <w:rsid w:val="0091294E"/>
    <w:rsid w:val="009135EC"/>
    <w:rsid w:val="00913CEA"/>
    <w:rsid w:val="00914343"/>
    <w:rsid w:val="00915F1B"/>
    <w:rsid w:val="0091695B"/>
    <w:rsid w:val="00916D20"/>
    <w:rsid w:val="00916FDE"/>
    <w:rsid w:val="0091738D"/>
    <w:rsid w:val="00921395"/>
    <w:rsid w:val="00923B18"/>
    <w:rsid w:val="009245BF"/>
    <w:rsid w:val="00924FB7"/>
    <w:rsid w:val="009252DF"/>
    <w:rsid w:val="00931A33"/>
    <w:rsid w:val="00931CC7"/>
    <w:rsid w:val="0093398F"/>
    <w:rsid w:val="009346C0"/>
    <w:rsid w:val="009366CE"/>
    <w:rsid w:val="00937E65"/>
    <w:rsid w:val="00942917"/>
    <w:rsid w:val="00943AA1"/>
    <w:rsid w:val="00947D08"/>
    <w:rsid w:val="0095062F"/>
    <w:rsid w:val="00950BCE"/>
    <w:rsid w:val="00951898"/>
    <w:rsid w:val="00951955"/>
    <w:rsid w:val="00953A8B"/>
    <w:rsid w:val="00953F2D"/>
    <w:rsid w:val="00955BD6"/>
    <w:rsid w:val="00956023"/>
    <w:rsid w:val="00957E15"/>
    <w:rsid w:val="009627B5"/>
    <w:rsid w:val="00964239"/>
    <w:rsid w:val="00970536"/>
    <w:rsid w:val="00971D8C"/>
    <w:rsid w:val="00972A5F"/>
    <w:rsid w:val="00974403"/>
    <w:rsid w:val="00974644"/>
    <w:rsid w:val="00974BDD"/>
    <w:rsid w:val="00976353"/>
    <w:rsid w:val="00976E80"/>
    <w:rsid w:val="00977764"/>
    <w:rsid w:val="00977FE4"/>
    <w:rsid w:val="009812FD"/>
    <w:rsid w:val="009815CE"/>
    <w:rsid w:val="00981DBA"/>
    <w:rsid w:val="00983CAC"/>
    <w:rsid w:val="00984646"/>
    <w:rsid w:val="00991B44"/>
    <w:rsid w:val="00992A54"/>
    <w:rsid w:val="0099316C"/>
    <w:rsid w:val="0099371B"/>
    <w:rsid w:val="00993CE0"/>
    <w:rsid w:val="00993E1C"/>
    <w:rsid w:val="009940E5"/>
    <w:rsid w:val="00994722"/>
    <w:rsid w:val="009953A6"/>
    <w:rsid w:val="009953D6"/>
    <w:rsid w:val="00995AD8"/>
    <w:rsid w:val="00995D7C"/>
    <w:rsid w:val="00996772"/>
    <w:rsid w:val="009A1629"/>
    <w:rsid w:val="009A367F"/>
    <w:rsid w:val="009A36CF"/>
    <w:rsid w:val="009A3CF8"/>
    <w:rsid w:val="009A501A"/>
    <w:rsid w:val="009A650C"/>
    <w:rsid w:val="009A6781"/>
    <w:rsid w:val="009A75DA"/>
    <w:rsid w:val="009B1371"/>
    <w:rsid w:val="009B1E7E"/>
    <w:rsid w:val="009B2AD0"/>
    <w:rsid w:val="009B2D65"/>
    <w:rsid w:val="009B35E8"/>
    <w:rsid w:val="009B3EE4"/>
    <w:rsid w:val="009B48BD"/>
    <w:rsid w:val="009B6309"/>
    <w:rsid w:val="009B67C6"/>
    <w:rsid w:val="009B6D33"/>
    <w:rsid w:val="009C04D0"/>
    <w:rsid w:val="009C36AA"/>
    <w:rsid w:val="009C3E6E"/>
    <w:rsid w:val="009C4700"/>
    <w:rsid w:val="009C4A6E"/>
    <w:rsid w:val="009C50A5"/>
    <w:rsid w:val="009C59B2"/>
    <w:rsid w:val="009C6BA3"/>
    <w:rsid w:val="009D0AA9"/>
    <w:rsid w:val="009D0BCE"/>
    <w:rsid w:val="009D0E09"/>
    <w:rsid w:val="009D1742"/>
    <w:rsid w:val="009D19C7"/>
    <w:rsid w:val="009D2B4A"/>
    <w:rsid w:val="009D557D"/>
    <w:rsid w:val="009D6318"/>
    <w:rsid w:val="009D7082"/>
    <w:rsid w:val="009D7B7A"/>
    <w:rsid w:val="009E02A8"/>
    <w:rsid w:val="009E0DE8"/>
    <w:rsid w:val="009E385D"/>
    <w:rsid w:val="009E4A99"/>
    <w:rsid w:val="009E4B20"/>
    <w:rsid w:val="009E5497"/>
    <w:rsid w:val="009E7531"/>
    <w:rsid w:val="009E771C"/>
    <w:rsid w:val="009E7D4F"/>
    <w:rsid w:val="009F2745"/>
    <w:rsid w:val="009F5A9C"/>
    <w:rsid w:val="009F7244"/>
    <w:rsid w:val="009F72E3"/>
    <w:rsid w:val="009F7718"/>
    <w:rsid w:val="00A023D9"/>
    <w:rsid w:val="00A026EB"/>
    <w:rsid w:val="00A02FD7"/>
    <w:rsid w:val="00A036E7"/>
    <w:rsid w:val="00A048DD"/>
    <w:rsid w:val="00A0564D"/>
    <w:rsid w:val="00A05DCA"/>
    <w:rsid w:val="00A06493"/>
    <w:rsid w:val="00A06BF6"/>
    <w:rsid w:val="00A07CFE"/>
    <w:rsid w:val="00A108B9"/>
    <w:rsid w:val="00A1132D"/>
    <w:rsid w:val="00A11C80"/>
    <w:rsid w:val="00A12448"/>
    <w:rsid w:val="00A1261C"/>
    <w:rsid w:val="00A13387"/>
    <w:rsid w:val="00A13B13"/>
    <w:rsid w:val="00A146A9"/>
    <w:rsid w:val="00A14BDE"/>
    <w:rsid w:val="00A14E57"/>
    <w:rsid w:val="00A15867"/>
    <w:rsid w:val="00A16279"/>
    <w:rsid w:val="00A1771C"/>
    <w:rsid w:val="00A20004"/>
    <w:rsid w:val="00A210E9"/>
    <w:rsid w:val="00A216E6"/>
    <w:rsid w:val="00A21B55"/>
    <w:rsid w:val="00A21D49"/>
    <w:rsid w:val="00A23E8F"/>
    <w:rsid w:val="00A2571B"/>
    <w:rsid w:val="00A25920"/>
    <w:rsid w:val="00A27540"/>
    <w:rsid w:val="00A308ED"/>
    <w:rsid w:val="00A31D71"/>
    <w:rsid w:val="00A439C7"/>
    <w:rsid w:val="00A44450"/>
    <w:rsid w:val="00A45314"/>
    <w:rsid w:val="00A46D06"/>
    <w:rsid w:val="00A47C88"/>
    <w:rsid w:val="00A5051A"/>
    <w:rsid w:val="00A52459"/>
    <w:rsid w:val="00A52EC9"/>
    <w:rsid w:val="00A543A6"/>
    <w:rsid w:val="00A54E99"/>
    <w:rsid w:val="00A5543D"/>
    <w:rsid w:val="00A560E7"/>
    <w:rsid w:val="00A56F84"/>
    <w:rsid w:val="00A5700C"/>
    <w:rsid w:val="00A61724"/>
    <w:rsid w:val="00A61EB4"/>
    <w:rsid w:val="00A641D4"/>
    <w:rsid w:val="00A66219"/>
    <w:rsid w:val="00A6670C"/>
    <w:rsid w:val="00A66902"/>
    <w:rsid w:val="00A67721"/>
    <w:rsid w:val="00A70020"/>
    <w:rsid w:val="00A706EC"/>
    <w:rsid w:val="00A7167B"/>
    <w:rsid w:val="00A716EB"/>
    <w:rsid w:val="00A743B9"/>
    <w:rsid w:val="00A749F4"/>
    <w:rsid w:val="00A75327"/>
    <w:rsid w:val="00A75ACF"/>
    <w:rsid w:val="00A760A9"/>
    <w:rsid w:val="00A80097"/>
    <w:rsid w:val="00A8076D"/>
    <w:rsid w:val="00A83B98"/>
    <w:rsid w:val="00A84B9C"/>
    <w:rsid w:val="00A84CAC"/>
    <w:rsid w:val="00A86AB6"/>
    <w:rsid w:val="00A86EBC"/>
    <w:rsid w:val="00A87C51"/>
    <w:rsid w:val="00A90351"/>
    <w:rsid w:val="00A92BC0"/>
    <w:rsid w:val="00A92BFE"/>
    <w:rsid w:val="00A93EF8"/>
    <w:rsid w:val="00A94787"/>
    <w:rsid w:val="00A9494B"/>
    <w:rsid w:val="00A955FB"/>
    <w:rsid w:val="00A95B28"/>
    <w:rsid w:val="00A974ED"/>
    <w:rsid w:val="00A97AD8"/>
    <w:rsid w:val="00A97CA0"/>
    <w:rsid w:val="00AA095A"/>
    <w:rsid w:val="00AA1302"/>
    <w:rsid w:val="00AA36A5"/>
    <w:rsid w:val="00AA373B"/>
    <w:rsid w:val="00AA467F"/>
    <w:rsid w:val="00AA5402"/>
    <w:rsid w:val="00AA5548"/>
    <w:rsid w:val="00AA562A"/>
    <w:rsid w:val="00AA76F7"/>
    <w:rsid w:val="00AB6BDF"/>
    <w:rsid w:val="00AB7968"/>
    <w:rsid w:val="00AC04BA"/>
    <w:rsid w:val="00AC1592"/>
    <w:rsid w:val="00AC2C1E"/>
    <w:rsid w:val="00AC34C3"/>
    <w:rsid w:val="00AC49A5"/>
    <w:rsid w:val="00AC56D3"/>
    <w:rsid w:val="00AC574C"/>
    <w:rsid w:val="00AC5E6A"/>
    <w:rsid w:val="00AC6D4D"/>
    <w:rsid w:val="00AC7305"/>
    <w:rsid w:val="00AC7E0D"/>
    <w:rsid w:val="00AD12EF"/>
    <w:rsid w:val="00AD1765"/>
    <w:rsid w:val="00AD2260"/>
    <w:rsid w:val="00AD2DF4"/>
    <w:rsid w:val="00AD3E70"/>
    <w:rsid w:val="00AD3FB2"/>
    <w:rsid w:val="00AD43B0"/>
    <w:rsid w:val="00AD7647"/>
    <w:rsid w:val="00AD7791"/>
    <w:rsid w:val="00AE0385"/>
    <w:rsid w:val="00AE1346"/>
    <w:rsid w:val="00AE2347"/>
    <w:rsid w:val="00AE29A8"/>
    <w:rsid w:val="00AE4085"/>
    <w:rsid w:val="00AE5C49"/>
    <w:rsid w:val="00AE7009"/>
    <w:rsid w:val="00AF2BD7"/>
    <w:rsid w:val="00AF517A"/>
    <w:rsid w:val="00AF5B3B"/>
    <w:rsid w:val="00AF5E5C"/>
    <w:rsid w:val="00AF5FFC"/>
    <w:rsid w:val="00AF66E2"/>
    <w:rsid w:val="00AF7794"/>
    <w:rsid w:val="00AF7B88"/>
    <w:rsid w:val="00B0111C"/>
    <w:rsid w:val="00B0210D"/>
    <w:rsid w:val="00B05417"/>
    <w:rsid w:val="00B11021"/>
    <w:rsid w:val="00B1201F"/>
    <w:rsid w:val="00B138D2"/>
    <w:rsid w:val="00B13AD8"/>
    <w:rsid w:val="00B14BBB"/>
    <w:rsid w:val="00B15B08"/>
    <w:rsid w:val="00B201E6"/>
    <w:rsid w:val="00B20576"/>
    <w:rsid w:val="00B22C02"/>
    <w:rsid w:val="00B2356B"/>
    <w:rsid w:val="00B236EA"/>
    <w:rsid w:val="00B238D8"/>
    <w:rsid w:val="00B25351"/>
    <w:rsid w:val="00B264BF"/>
    <w:rsid w:val="00B26FE5"/>
    <w:rsid w:val="00B30DFF"/>
    <w:rsid w:val="00B30EC5"/>
    <w:rsid w:val="00B31919"/>
    <w:rsid w:val="00B32946"/>
    <w:rsid w:val="00B33206"/>
    <w:rsid w:val="00B33521"/>
    <w:rsid w:val="00B35B81"/>
    <w:rsid w:val="00B35D23"/>
    <w:rsid w:val="00B36330"/>
    <w:rsid w:val="00B371B6"/>
    <w:rsid w:val="00B40F6B"/>
    <w:rsid w:val="00B41825"/>
    <w:rsid w:val="00B41CE4"/>
    <w:rsid w:val="00B42780"/>
    <w:rsid w:val="00B435EB"/>
    <w:rsid w:val="00B44235"/>
    <w:rsid w:val="00B45061"/>
    <w:rsid w:val="00B45100"/>
    <w:rsid w:val="00B4578E"/>
    <w:rsid w:val="00B4639F"/>
    <w:rsid w:val="00B4640D"/>
    <w:rsid w:val="00B46C35"/>
    <w:rsid w:val="00B5058D"/>
    <w:rsid w:val="00B50B73"/>
    <w:rsid w:val="00B5140D"/>
    <w:rsid w:val="00B5194F"/>
    <w:rsid w:val="00B51A53"/>
    <w:rsid w:val="00B5230D"/>
    <w:rsid w:val="00B5400F"/>
    <w:rsid w:val="00B54C12"/>
    <w:rsid w:val="00B553E9"/>
    <w:rsid w:val="00B56A76"/>
    <w:rsid w:val="00B57020"/>
    <w:rsid w:val="00B57D62"/>
    <w:rsid w:val="00B60B3A"/>
    <w:rsid w:val="00B62AFB"/>
    <w:rsid w:val="00B62B28"/>
    <w:rsid w:val="00B62E9A"/>
    <w:rsid w:val="00B63B2C"/>
    <w:rsid w:val="00B64485"/>
    <w:rsid w:val="00B66CB1"/>
    <w:rsid w:val="00B67328"/>
    <w:rsid w:val="00B7189F"/>
    <w:rsid w:val="00B71A64"/>
    <w:rsid w:val="00B72193"/>
    <w:rsid w:val="00B72409"/>
    <w:rsid w:val="00B72A51"/>
    <w:rsid w:val="00B73602"/>
    <w:rsid w:val="00B739C2"/>
    <w:rsid w:val="00B73B20"/>
    <w:rsid w:val="00B75511"/>
    <w:rsid w:val="00B75979"/>
    <w:rsid w:val="00B759C0"/>
    <w:rsid w:val="00B75AAC"/>
    <w:rsid w:val="00B75EA8"/>
    <w:rsid w:val="00B773DC"/>
    <w:rsid w:val="00B779C1"/>
    <w:rsid w:val="00B80DBD"/>
    <w:rsid w:val="00B825C4"/>
    <w:rsid w:val="00B83BFB"/>
    <w:rsid w:val="00B83D4C"/>
    <w:rsid w:val="00B84DC2"/>
    <w:rsid w:val="00B85ED5"/>
    <w:rsid w:val="00B86326"/>
    <w:rsid w:val="00B86462"/>
    <w:rsid w:val="00B92DAD"/>
    <w:rsid w:val="00B934FD"/>
    <w:rsid w:val="00B939C1"/>
    <w:rsid w:val="00B9589E"/>
    <w:rsid w:val="00B95DC9"/>
    <w:rsid w:val="00B96047"/>
    <w:rsid w:val="00B966E3"/>
    <w:rsid w:val="00B96BB8"/>
    <w:rsid w:val="00B972A5"/>
    <w:rsid w:val="00B97313"/>
    <w:rsid w:val="00B97680"/>
    <w:rsid w:val="00B97720"/>
    <w:rsid w:val="00B97A86"/>
    <w:rsid w:val="00BA0C23"/>
    <w:rsid w:val="00BA1147"/>
    <w:rsid w:val="00BA1DD1"/>
    <w:rsid w:val="00BA2103"/>
    <w:rsid w:val="00BA289D"/>
    <w:rsid w:val="00BA2A24"/>
    <w:rsid w:val="00BA3B57"/>
    <w:rsid w:val="00BA4B14"/>
    <w:rsid w:val="00BA55CF"/>
    <w:rsid w:val="00BB0EEA"/>
    <w:rsid w:val="00BB1189"/>
    <w:rsid w:val="00BB177A"/>
    <w:rsid w:val="00BB1B3F"/>
    <w:rsid w:val="00BB38D7"/>
    <w:rsid w:val="00BB518E"/>
    <w:rsid w:val="00BB5CF7"/>
    <w:rsid w:val="00BB62F8"/>
    <w:rsid w:val="00BB67C9"/>
    <w:rsid w:val="00BB6F51"/>
    <w:rsid w:val="00BC1710"/>
    <w:rsid w:val="00BC1874"/>
    <w:rsid w:val="00BC2599"/>
    <w:rsid w:val="00BC305E"/>
    <w:rsid w:val="00BC401A"/>
    <w:rsid w:val="00BC4B85"/>
    <w:rsid w:val="00BC6AF5"/>
    <w:rsid w:val="00BC6D7B"/>
    <w:rsid w:val="00BC7386"/>
    <w:rsid w:val="00BC73A0"/>
    <w:rsid w:val="00BD0B30"/>
    <w:rsid w:val="00BD2DD6"/>
    <w:rsid w:val="00BD3AAD"/>
    <w:rsid w:val="00BD44CA"/>
    <w:rsid w:val="00BD4A27"/>
    <w:rsid w:val="00BD4CB3"/>
    <w:rsid w:val="00BD5A99"/>
    <w:rsid w:val="00BD6725"/>
    <w:rsid w:val="00BD6914"/>
    <w:rsid w:val="00BD716A"/>
    <w:rsid w:val="00BE0F5B"/>
    <w:rsid w:val="00BE15B4"/>
    <w:rsid w:val="00BE2236"/>
    <w:rsid w:val="00BE5006"/>
    <w:rsid w:val="00BE5612"/>
    <w:rsid w:val="00BE607E"/>
    <w:rsid w:val="00BE67B3"/>
    <w:rsid w:val="00BE6A7A"/>
    <w:rsid w:val="00BE7876"/>
    <w:rsid w:val="00BE7D56"/>
    <w:rsid w:val="00BF282B"/>
    <w:rsid w:val="00BF2947"/>
    <w:rsid w:val="00BF3B66"/>
    <w:rsid w:val="00BF432F"/>
    <w:rsid w:val="00BF4FE9"/>
    <w:rsid w:val="00BF6869"/>
    <w:rsid w:val="00BF707A"/>
    <w:rsid w:val="00BF78DF"/>
    <w:rsid w:val="00BF7BB7"/>
    <w:rsid w:val="00C00A0C"/>
    <w:rsid w:val="00C0154A"/>
    <w:rsid w:val="00C01DAB"/>
    <w:rsid w:val="00C048A1"/>
    <w:rsid w:val="00C04E44"/>
    <w:rsid w:val="00C0580F"/>
    <w:rsid w:val="00C05BC2"/>
    <w:rsid w:val="00C05C1A"/>
    <w:rsid w:val="00C05F01"/>
    <w:rsid w:val="00C06619"/>
    <w:rsid w:val="00C06D15"/>
    <w:rsid w:val="00C07DBF"/>
    <w:rsid w:val="00C10222"/>
    <w:rsid w:val="00C13EA2"/>
    <w:rsid w:val="00C1470D"/>
    <w:rsid w:val="00C147F6"/>
    <w:rsid w:val="00C14D13"/>
    <w:rsid w:val="00C14E03"/>
    <w:rsid w:val="00C1555B"/>
    <w:rsid w:val="00C15F04"/>
    <w:rsid w:val="00C16194"/>
    <w:rsid w:val="00C175FD"/>
    <w:rsid w:val="00C17D56"/>
    <w:rsid w:val="00C17DEE"/>
    <w:rsid w:val="00C219DB"/>
    <w:rsid w:val="00C231DD"/>
    <w:rsid w:val="00C23F95"/>
    <w:rsid w:val="00C2456C"/>
    <w:rsid w:val="00C272AD"/>
    <w:rsid w:val="00C2761B"/>
    <w:rsid w:val="00C27D65"/>
    <w:rsid w:val="00C30185"/>
    <w:rsid w:val="00C30C23"/>
    <w:rsid w:val="00C31415"/>
    <w:rsid w:val="00C31EE5"/>
    <w:rsid w:val="00C32228"/>
    <w:rsid w:val="00C3257C"/>
    <w:rsid w:val="00C32ECA"/>
    <w:rsid w:val="00C33572"/>
    <w:rsid w:val="00C33807"/>
    <w:rsid w:val="00C3425D"/>
    <w:rsid w:val="00C351A7"/>
    <w:rsid w:val="00C36AD7"/>
    <w:rsid w:val="00C416A2"/>
    <w:rsid w:val="00C42038"/>
    <w:rsid w:val="00C4243E"/>
    <w:rsid w:val="00C43CE9"/>
    <w:rsid w:val="00C44F19"/>
    <w:rsid w:val="00C4505C"/>
    <w:rsid w:val="00C45797"/>
    <w:rsid w:val="00C465CC"/>
    <w:rsid w:val="00C474C6"/>
    <w:rsid w:val="00C5090E"/>
    <w:rsid w:val="00C51A10"/>
    <w:rsid w:val="00C5236B"/>
    <w:rsid w:val="00C52D5C"/>
    <w:rsid w:val="00C53B04"/>
    <w:rsid w:val="00C54D13"/>
    <w:rsid w:val="00C6089C"/>
    <w:rsid w:val="00C608EF"/>
    <w:rsid w:val="00C612D9"/>
    <w:rsid w:val="00C61677"/>
    <w:rsid w:val="00C6247E"/>
    <w:rsid w:val="00C638BE"/>
    <w:rsid w:val="00C64472"/>
    <w:rsid w:val="00C64A0D"/>
    <w:rsid w:val="00C64B05"/>
    <w:rsid w:val="00C65BD1"/>
    <w:rsid w:val="00C66D00"/>
    <w:rsid w:val="00C67DBC"/>
    <w:rsid w:val="00C709E7"/>
    <w:rsid w:val="00C70B08"/>
    <w:rsid w:val="00C7146F"/>
    <w:rsid w:val="00C72DE2"/>
    <w:rsid w:val="00C731B1"/>
    <w:rsid w:val="00C75F98"/>
    <w:rsid w:val="00C774EC"/>
    <w:rsid w:val="00C77987"/>
    <w:rsid w:val="00C8026C"/>
    <w:rsid w:val="00C8048B"/>
    <w:rsid w:val="00C8075D"/>
    <w:rsid w:val="00C80B0A"/>
    <w:rsid w:val="00C80F71"/>
    <w:rsid w:val="00C8123A"/>
    <w:rsid w:val="00C8135B"/>
    <w:rsid w:val="00C81E68"/>
    <w:rsid w:val="00C827A8"/>
    <w:rsid w:val="00C831BD"/>
    <w:rsid w:val="00C83C31"/>
    <w:rsid w:val="00C8484A"/>
    <w:rsid w:val="00C8487E"/>
    <w:rsid w:val="00C84BB1"/>
    <w:rsid w:val="00C84C9E"/>
    <w:rsid w:val="00C84E33"/>
    <w:rsid w:val="00C85588"/>
    <w:rsid w:val="00C865AE"/>
    <w:rsid w:val="00C9070D"/>
    <w:rsid w:val="00C90A4B"/>
    <w:rsid w:val="00C9391F"/>
    <w:rsid w:val="00C94031"/>
    <w:rsid w:val="00C97BBA"/>
    <w:rsid w:val="00CA07FD"/>
    <w:rsid w:val="00CA0F53"/>
    <w:rsid w:val="00CA2788"/>
    <w:rsid w:val="00CA2EA8"/>
    <w:rsid w:val="00CA4BD5"/>
    <w:rsid w:val="00CA6E28"/>
    <w:rsid w:val="00CA7422"/>
    <w:rsid w:val="00CA748E"/>
    <w:rsid w:val="00CB010D"/>
    <w:rsid w:val="00CB6F7C"/>
    <w:rsid w:val="00CC12DF"/>
    <w:rsid w:val="00CC2BBA"/>
    <w:rsid w:val="00CC3110"/>
    <w:rsid w:val="00CC3469"/>
    <w:rsid w:val="00CC478E"/>
    <w:rsid w:val="00CC6088"/>
    <w:rsid w:val="00CC7381"/>
    <w:rsid w:val="00CD0C5A"/>
    <w:rsid w:val="00CD0EE2"/>
    <w:rsid w:val="00CD1D4F"/>
    <w:rsid w:val="00CD2C5B"/>
    <w:rsid w:val="00CD356B"/>
    <w:rsid w:val="00CD3756"/>
    <w:rsid w:val="00CD3758"/>
    <w:rsid w:val="00CD44A1"/>
    <w:rsid w:val="00CD4B7F"/>
    <w:rsid w:val="00CD4C37"/>
    <w:rsid w:val="00CD5ED3"/>
    <w:rsid w:val="00CD6D2C"/>
    <w:rsid w:val="00CD70D6"/>
    <w:rsid w:val="00CD73C1"/>
    <w:rsid w:val="00CD74F4"/>
    <w:rsid w:val="00CD7FD6"/>
    <w:rsid w:val="00CE0299"/>
    <w:rsid w:val="00CE0A7F"/>
    <w:rsid w:val="00CE1F23"/>
    <w:rsid w:val="00CE2E86"/>
    <w:rsid w:val="00CE3FC2"/>
    <w:rsid w:val="00CE4C4B"/>
    <w:rsid w:val="00CE52AA"/>
    <w:rsid w:val="00CE5E06"/>
    <w:rsid w:val="00CE654E"/>
    <w:rsid w:val="00CE68AB"/>
    <w:rsid w:val="00CE6FBD"/>
    <w:rsid w:val="00CF0A4A"/>
    <w:rsid w:val="00CF1D4E"/>
    <w:rsid w:val="00CF297C"/>
    <w:rsid w:val="00CF5B66"/>
    <w:rsid w:val="00CF66A5"/>
    <w:rsid w:val="00CF74E7"/>
    <w:rsid w:val="00CF7820"/>
    <w:rsid w:val="00D00159"/>
    <w:rsid w:val="00D03150"/>
    <w:rsid w:val="00D03A1F"/>
    <w:rsid w:val="00D04A59"/>
    <w:rsid w:val="00D05F8E"/>
    <w:rsid w:val="00D10956"/>
    <w:rsid w:val="00D10A2D"/>
    <w:rsid w:val="00D10B72"/>
    <w:rsid w:val="00D11061"/>
    <w:rsid w:val="00D113C7"/>
    <w:rsid w:val="00D119B3"/>
    <w:rsid w:val="00D124A7"/>
    <w:rsid w:val="00D1255B"/>
    <w:rsid w:val="00D12648"/>
    <w:rsid w:val="00D130EE"/>
    <w:rsid w:val="00D14D2C"/>
    <w:rsid w:val="00D14DE8"/>
    <w:rsid w:val="00D15A19"/>
    <w:rsid w:val="00D1604E"/>
    <w:rsid w:val="00D171D0"/>
    <w:rsid w:val="00D179D2"/>
    <w:rsid w:val="00D208DB"/>
    <w:rsid w:val="00D20CF8"/>
    <w:rsid w:val="00D214C5"/>
    <w:rsid w:val="00D21A9A"/>
    <w:rsid w:val="00D2256C"/>
    <w:rsid w:val="00D225F0"/>
    <w:rsid w:val="00D2396E"/>
    <w:rsid w:val="00D248E2"/>
    <w:rsid w:val="00D24A3F"/>
    <w:rsid w:val="00D2504B"/>
    <w:rsid w:val="00D25AE5"/>
    <w:rsid w:val="00D30936"/>
    <w:rsid w:val="00D30A53"/>
    <w:rsid w:val="00D30D4C"/>
    <w:rsid w:val="00D31228"/>
    <w:rsid w:val="00D31588"/>
    <w:rsid w:val="00D33267"/>
    <w:rsid w:val="00D333D5"/>
    <w:rsid w:val="00D338D8"/>
    <w:rsid w:val="00D33DF7"/>
    <w:rsid w:val="00D34636"/>
    <w:rsid w:val="00D34C8A"/>
    <w:rsid w:val="00D3514B"/>
    <w:rsid w:val="00D354D4"/>
    <w:rsid w:val="00D35C35"/>
    <w:rsid w:val="00D37081"/>
    <w:rsid w:val="00D42164"/>
    <w:rsid w:val="00D429F7"/>
    <w:rsid w:val="00D43F17"/>
    <w:rsid w:val="00D450DE"/>
    <w:rsid w:val="00D45992"/>
    <w:rsid w:val="00D45BA9"/>
    <w:rsid w:val="00D464B7"/>
    <w:rsid w:val="00D46FDF"/>
    <w:rsid w:val="00D522D0"/>
    <w:rsid w:val="00D5244F"/>
    <w:rsid w:val="00D52C80"/>
    <w:rsid w:val="00D5377A"/>
    <w:rsid w:val="00D53C5C"/>
    <w:rsid w:val="00D53F32"/>
    <w:rsid w:val="00D550E9"/>
    <w:rsid w:val="00D56C0F"/>
    <w:rsid w:val="00D60B4D"/>
    <w:rsid w:val="00D60F30"/>
    <w:rsid w:val="00D61587"/>
    <w:rsid w:val="00D61989"/>
    <w:rsid w:val="00D6200E"/>
    <w:rsid w:val="00D622E6"/>
    <w:rsid w:val="00D62FE8"/>
    <w:rsid w:val="00D64BBE"/>
    <w:rsid w:val="00D65E67"/>
    <w:rsid w:val="00D65F4C"/>
    <w:rsid w:val="00D677CC"/>
    <w:rsid w:val="00D717FA"/>
    <w:rsid w:val="00D733BC"/>
    <w:rsid w:val="00D736D3"/>
    <w:rsid w:val="00D7653D"/>
    <w:rsid w:val="00D76871"/>
    <w:rsid w:val="00D803F0"/>
    <w:rsid w:val="00D80F6F"/>
    <w:rsid w:val="00D810A7"/>
    <w:rsid w:val="00D825B5"/>
    <w:rsid w:val="00D827DE"/>
    <w:rsid w:val="00D828F6"/>
    <w:rsid w:val="00D82A3F"/>
    <w:rsid w:val="00D849F8"/>
    <w:rsid w:val="00D852DC"/>
    <w:rsid w:val="00D8632C"/>
    <w:rsid w:val="00D8720A"/>
    <w:rsid w:val="00D87E35"/>
    <w:rsid w:val="00D9470B"/>
    <w:rsid w:val="00D94775"/>
    <w:rsid w:val="00D95BDB"/>
    <w:rsid w:val="00D95FDB"/>
    <w:rsid w:val="00D968A9"/>
    <w:rsid w:val="00DA04E9"/>
    <w:rsid w:val="00DA21AB"/>
    <w:rsid w:val="00DA2C8E"/>
    <w:rsid w:val="00DA2F32"/>
    <w:rsid w:val="00DA392E"/>
    <w:rsid w:val="00DA535A"/>
    <w:rsid w:val="00DA54E4"/>
    <w:rsid w:val="00DA566A"/>
    <w:rsid w:val="00DA6133"/>
    <w:rsid w:val="00DA65BB"/>
    <w:rsid w:val="00DA7F22"/>
    <w:rsid w:val="00DB0083"/>
    <w:rsid w:val="00DB0B63"/>
    <w:rsid w:val="00DB1D6A"/>
    <w:rsid w:val="00DB201B"/>
    <w:rsid w:val="00DB3942"/>
    <w:rsid w:val="00DB3A26"/>
    <w:rsid w:val="00DB4315"/>
    <w:rsid w:val="00DB4A06"/>
    <w:rsid w:val="00DB4F26"/>
    <w:rsid w:val="00DB633A"/>
    <w:rsid w:val="00DB676C"/>
    <w:rsid w:val="00DB7108"/>
    <w:rsid w:val="00DC0031"/>
    <w:rsid w:val="00DC043E"/>
    <w:rsid w:val="00DC08A3"/>
    <w:rsid w:val="00DC11C7"/>
    <w:rsid w:val="00DC281F"/>
    <w:rsid w:val="00DC3312"/>
    <w:rsid w:val="00DC4ECD"/>
    <w:rsid w:val="00DC5B2D"/>
    <w:rsid w:val="00DC720D"/>
    <w:rsid w:val="00DD461F"/>
    <w:rsid w:val="00DD4910"/>
    <w:rsid w:val="00DD68DC"/>
    <w:rsid w:val="00DD6CBD"/>
    <w:rsid w:val="00DE1301"/>
    <w:rsid w:val="00DE1C73"/>
    <w:rsid w:val="00DE208C"/>
    <w:rsid w:val="00DE28EC"/>
    <w:rsid w:val="00DE297A"/>
    <w:rsid w:val="00DE3365"/>
    <w:rsid w:val="00DE3A02"/>
    <w:rsid w:val="00DE3B35"/>
    <w:rsid w:val="00DE642A"/>
    <w:rsid w:val="00DE644A"/>
    <w:rsid w:val="00DE6E06"/>
    <w:rsid w:val="00DE6F0A"/>
    <w:rsid w:val="00DE6FBB"/>
    <w:rsid w:val="00DE7B5A"/>
    <w:rsid w:val="00DF0C75"/>
    <w:rsid w:val="00DF139E"/>
    <w:rsid w:val="00DF2D28"/>
    <w:rsid w:val="00DF3E6F"/>
    <w:rsid w:val="00DF474C"/>
    <w:rsid w:val="00DF4946"/>
    <w:rsid w:val="00DF550F"/>
    <w:rsid w:val="00DF65A0"/>
    <w:rsid w:val="00E00443"/>
    <w:rsid w:val="00E00644"/>
    <w:rsid w:val="00E0110D"/>
    <w:rsid w:val="00E059E9"/>
    <w:rsid w:val="00E0609B"/>
    <w:rsid w:val="00E06A8F"/>
    <w:rsid w:val="00E07A63"/>
    <w:rsid w:val="00E07E3D"/>
    <w:rsid w:val="00E10550"/>
    <w:rsid w:val="00E157E5"/>
    <w:rsid w:val="00E15C85"/>
    <w:rsid w:val="00E173E2"/>
    <w:rsid w:val="00E179F6"/>
    <w:rsid w:val="00E209C2"/>
    <w:rsid w:val="00E20F25"/>
    <w:rsid w:val="00E23B20"/>
    <w:rsid w:val="00E23C37"/>
    <w:rsid w:val="00E24416"/>
    <w:rsid w:val="00E25EE7"/>
    <w:rsid w:val="00E268B6"/>
    <w:rsid w:val="00E2713C"/>
    <w:rsid w:val="00E27CFC"/>
    <w:rsid w:val="00E3091A"/>
    <w:rsid w:val="00E327AF"/>
    <w:rsid w:val="00E357B7"/>
    <w:rsid w:val="00E360CC"/>
    <w:rsid w:val="00E36419"/>
    <w:rsid w:val="00E3669C"/>
    <w:rsid w:val="00E36721"/>
    <w:rsid w:val="00E37DC5"/>
    <w:rsid w:val="00E400D6"/>
    <w:rsid w:val="00E40C91"/>
    <w:rsid w:val="00E4183F"/>
    <w:rsid w:val="00E41D65"/>
    <w:rsid w:val="00E42326"/>
    <w:rsid w:val="00E42F60"/>
    <w:rsid w:val="00E46620"/>
    <w:rsid w:val="00E47406"/>
    <w:rsid w:val="00E509BC"/>
    <w:rsid w:val="00E511D1"/>
    <w:rsid w:val="00E51AB8"/>
    <w:rsid w:val="00E54512"/>
    <w:rsid w:val="00E5463E"/>
    <w:rsid w:val="00E55038"/>
    <w:rsid w:val="00E555F8"/>
    <w:rsid w:val="00E57F56"/>
    <w:rsid w:val="00E60BDD"/>
    <w:rsid w:val="00E619C8"/>
    <w:rsid w:val="00E64F8D"/>
    <w:rsid w:val="00E66182"/>
    <w:rsid w:val="00E6634A"/>
    <w:rsid w:val="00E66E1F"/>
    <w:rsid w:val="00E67A6A"/>
    <w:rsid w:val="00E7114A"/>
    <w:rsid w:val="00E7181B"/>
    <w:rsid w:val="00E72379"/>
    <w:rsid w:val="00E72AA7"/>
    <w:rsid w:val="00E73DED"/>
    <w:rsid w:val="00E748C6"/>
    <w:rsid w:val="00E758B8"/>
    <w:rsid w:val="00E76D8C"/>
    <w:rsid w:val="00E80BEE"/>
    <w:rsid w:val="00E826E9"/>
    <w:rsid w:val="00E84E90"/>
    <w:rsid w:val="00E85997"/>
    <w:rsid w:val="00E85E8A"/>
    <w:rsid w:val="00E87B09"/>
    <w:rsid w:val="00E92D29"/>
    <w:rsid w:val="00E93061"/>
    <w:rsid w:val="00E935C9"/>
    <w:rsid w:val="00E93CD7"/>
    <w:rsid w:val="00E964FF"/>
    <w:rsid w:val="00E96699"/>
    <w:rsid w:val="00E96A60"/>
    <w:rsid w:val="00E96AA3"/>
    <w:rsid w:val="00E97219"/>
    <w:rsid w:val="00EA07F1"/>
    <w:rsid w:val="00EA1898"/>
    <w:rsid w:val="00EA2678"/>
    <w:rsid w:val="00EA279D"/>
    <w:rsid w:val="00EA57ED"/>
    <w:rsid w:val="00EA68EA"/>
    <w:rsid w:val="00EA71A0"/>
    <w:rsid w:val="00EB3685"/>
    <w:rsid w:val="00EB58B1"/>
    <w:rsid w:val="00EB614B"/>
    <w:rsid w:val="00EB6812"/>
    <w:rsid w:val="00EB776D"/>
    <w:rsid w:val="00EB7DB9"/>
    <w:rsid w:val="00EC024B"/>
    <w:rsid w:val="00EC0A1B"/>
    <w:rsid w:val="00EC23D5"/>
    <w:rsid w:val="00EC3B5E"/>
    <w:rsid w:val="00EC42E9"/>
    <w:rsid w:val="00EC6FA9"/>
    <w:rsid w:val="00EC7063"/>
    <w:rsid w:val="00EC79AA"/>
    <w:rsid w:val="00ED050A"/>
    <w:rsid w:val="00ED08B7"/>
    <w:rsid w:val="00ED2275"/>
    <w:rsid w:val="00ED2993"/>
    <w:rsid w:val="00ED36E4"/>
    <w:rsid w:val="00ED3D47"/>
    <w:rsid w:val="00ED44D6"/>
    <w:rsid w:val="00ED4754"/>
    <w:rsid w:val="00ED4E5E"/>
    <w:rsid w:val="00ED6BDB"/>
    <w:rsid w:val="00ED78ED"/>
    <w:rsid w:val="00ED7E81"/>
    <w:rsid w:val="00EE251D"/>
    <w:rsid w:val="00EE2CBF"/>
    <w:rsid w:val="00EE2CE3"/>
    <w:rsid w:val="00EE39DF"/>
    <w:rsid w:val="00EE3C54"/>
    <w:rsid w:val="00EE49B8"/>
    <w:rsid w:val="00EE4B53"/>
    <w:rsid w:val="00EE5390"/>
    <w:rsid w:val="00EE601D"/>
    <w:rsid w:val="00EE7C10"/>
    <w:rsid w:val="00EF1367"/>
    <w:rsid w:val="00EF1427"/>
    <w:rsid w:val="00EF3629"/>
    <w:rsid w:val="00EF378F"/>
    <w:rsid w:val="00EF37AF"/>
    <w:rsid w:val="00EF4061"/>
    <w:rsid w:val="00EF4E92"/>
    <w:rsid w:val="00EF5532"/>
    <w:rsid w:val="00EF5B1E"/>
    <w:rsid w:val="00F00EEA"/>
    <w:rsid w:val="00F03167"/>
    <w:rsid w:val="00F03798"/>
    <w:rsid w:val="00F04D3F"/>
    <w:rsid w:val="00F0533C"/>
    <w:rsid w:val="00F0541E"/>
    <w:rsid w:val="00F05CBD"/>
    <w:rsid w:val="00F065FA"/>
    <w:rsid w:val="00F10286"/>
    <w:rsid w:val="00F10A0B"/>
    <w:rsid w:val="00F10B1A"/>
    <w:rsid w:val="00F13023"/>
    <w:rsid w:val="00F135FF"/>
    <w:rsid w:val="00F1430C"/>
    <w:rsid w:val="00F1474E"/>
    <w:rsid w:val="00F1489F"/>
    <w:rsid w:val="00F1586E"/>
    <w:rsid w:val="00F15F2C"/>
    <w:rsid w:val="00F160B9"/>
    <w:rsid w:val="00F20B91"/>
    <w:rsid w:val="00F23134"/>
    <w:rsid w:val="00F23436"/>
    <w:rsid w:val="00F25217"/>
    <w:rsid w:val="00F252E7"/>
    <w:rsid w:val="00F260EC"/>
    <w:rsid w:val="00F266CF"/>
    <w:rsid w:val="00F26F1C"/>
    <w:rsid w:val="00F279AF"/>
    <w:rsid w:val="00F3012B"/>
    <w:rsid w:val="00F3026D"/>
    <w:rsid w:val="00F3062E"/>
    <w:rsid w:val="00F30661"/>
    <w:rsid w:val="00F30894"/>
    <w:rsid w:val="00F311C2"/>
    <w:rsid w:val="00F31496"/>
    <w:rsid w:val="00F31512"/>
    <w:rsid w:val="00F319A9"/>
    <w:rsid w:val="00F32102"/>
    <w:rsid w:val="00F326DE"/>
    <w:rsid w:val="00F32AC1"/>
    <w:rsid w:val="00F333B2"/>
    <w:rsid w:val="00F4042A"/>
    <w:rsid w:val="00F4077E"/>
    <w:rsid w:val="00F417E2"/>
    <w:rsid w:val="00F41979"/>
    <w:rsid w:val="00F41B95"/>
    <w:rsid w:val="00F41F27"/>
    <w:rsid w:val="00F42F89"/>
    <w:rsid w:val="00F432CE"/>
    <w:rsid w:val="00F44200"/>
    <w:rsid w:val="00F45414"/>
    <w:rsid w:val="00F45658"/>
    <w:rsid w:val="00F457F3"/>
    <w:rsid w:val="00F46795"/>
    <w:rsid w:val="00F46EAC"/>
    <w:rsid w:val="00F47C43"/>
    <w:rsid w:val="00F50527"/>
    <w:rsid w:val="00F50FA8"/>
    <w:rsid w:val="00F51438"/>
    <w:rsid w:val="00F51739"/>
    <w:rsid w:val="00F51E3B"/>
    <w:rsid w:val="00F531D6"/>
    <w:rsid w:val="00F5537F"/>
    <w:rsid w:val="00F55D50"/>
    <w:rsid w:val="00F56166"/>
    <w:rsid w:val="00F57080"/>
    <w:rsid w:val="00F5768F"/>
    <w:rsid w:val="00F60664"/>
    <w:rsid w:val="00F6503D"/>
    <w:rsid w:val="00F713C2"/>
    <w:rsid w:val="00F724BA"/>
    <w:rsid w:val="00F7250F"/>
    <w:rsid w:val="00F72C7B"/>
    <w:rsid w:val="00F733D4"/>
    <w:rsid w:val="00F74563"/>
    <w:rsid w:val="00F745C5"/>
    <w:rsid w:val="00F74BB9"/>
    <w:rsid w:val="00F77522"/>
    <w:rsid w:val="00F77E13"/>
    <w:rsid w:val="00F80BF2"/>
    <w:rsid w:val="00F8155D"/>
    <w:rsid w:val="00F83CE7"/>
    <w:rsid w:val="00F85A42"/>
    <w:rsid w:val="00F869EF"/>
    <w:rsid w:val="00F86C8E"/>
    <w:rsid w:val="00F87AB5"/>
    <w:rsid w:val="00F904C7"/>
    <w:rsid w:val="00F90C3A"/>
    <w:rsid w:val="00F91126"/>
    <w:rsid w:val="00F91B19"/>
    <w:rsid w:val="00F92088"/>
    <w:rsid w:val="00F9223D"/>
    <w:rsid w:val="00F955DC"/>
    <w:rsid w:val="00F95E8F"/>
    <w:rsid w:val="00F9635D"/>
    <w:rsid w:val="00FA077F"/>
    <w:rsid w:val="00FA1BBB"/>
    <w:rsid w:val="00FA35E2"/>
    <w:rsid w:val="00FA5515"/>
    <w:rsid w:val="00FA5D46"/>
    <w:rsid w:val="00FA6ACF"/>
    <w:rsid w:val="00FB06EC"/>
    <w:rsid w:val="00FB1196"/>
    <w:rsid w:val="00FB1F82"/>
    <w:rsid w:val="00FB2B43"/>
    <w:rsid w:val="00FB2C6D"/>
    <w:rsid w:val="00FB47B3"/>
    <w:rsid w:val="00FB5009"/>
    <w:rsid w:val="00FB5460"/>
    <w:rsid w:val="00FB5746"/>
    <w:rsid w:val="00FB64FA"/>
    <w:rsid w:val="00FB7EA4"/>
    <w:rsid w:val="00FC0268"/>
    <w:rsid w:val="00FC07D7"/>
    <w:rsid w:val="00FC088C"/>
    <w:rsid w:val="00FC1ECA"/>
    <w:rsid w:val="00FC2202"/>
    <w:rsid w:val="00FC394C"/>
    <w:rsid w:val="00FC42F4"/>
    <w:rsid w:val="00FC5ADA"/>
    <w:rsid w:val="00FC62F0"/>
    <w:rsid w:val="00FC7662"/>
    <w:rsid w:val="00FC7E7F"/>
    <w:rsid w:val="00FD02C5"/>
    <w:rsid w:val="00FD049F"/>
    <w:rsid w:val="00FD0EBA"/>
    <w:rsid w:val="00FD148A"/>
    <w:rsid w:val="00FD1D70"/>
    <w:rsid w:val="00FD2C82"/>
    <w:rsid w:val="00FD3682"/>
    <w:rsid w:val="00FD47CB"/>
    <w:rsid w:val="00FD537E"/>
    <w:rsid w:val="00FD5BFC"/>
    <w:rsid w:val="00FD64A4"/>
    <w:rsid w:val="00FD7562"/>
    <w:rsid w:val="00FE01CA"/>
    <w:rsid w:val="00FE063F"/>
    <w:rsid w:val="00FE0A5D"/>
    <w:rsid w:val="00FE0E4F"/>
    <w:rsid w:val="00FE12D9"/>
    <w:rsid w:val="00FE18BC"/>
    <w:rsid w:val="00FE1D96"/>
    <w:rsid w:val="00FE24C6"/>
    <w:rsid w:val="00FE5C18"/>
    <w:rsid w:val="00FE5ECB"/>
    <w:rsid w:val="00FE69AA"/>
    <w:rsid w:val="00FE740B"/>
    <w:rsid w:val="00FE7A8E"/>
    <w:rsid w:val="00FF1D5D"/>
    <w:rsid w:val="00FF3486"/>
    <w:rsid w:val="00FF50AD"/>
    <w:rsid w:val="00FF658C"/>
    <w:rsid w:val="00FF6B48"/>
    <w:rsid w:val="020D4866"/>
    <w:rsid w:val="040DF085"/>
    <w:rsid w:val="06059A50"/>
    <w:rsid w:val="06B3F9F9"/>
    <w:rsid w:val="0A14DA4A"/>
    <w:rsid w:val="0BC418FD"/>
    <w:rsid w:val="0FC45AAF"/>
    <w:rsid w:val="11F096AB"/>
    <w:rsid w:val="12E4BECE"/>
    <w:rsid w:val="14AC53DC"/>
    <w:rsid w:val="14D10A81"/>
    <w:rsid w:val="154933FC"/>
    <w:rsid w:val="16B9493C"/>
    <w:rsid w:val="1BEF11B8"/>
    <w:rsid w:val="24A59E6A"/>
    <w:rsid w:val="2606BFA3"/>
    <w:rsid w:val="261F090D"/>
    <w:rsid w:val="267CC9CC"/>
    <w:rsid w:val="2C33761D"/>
    <w:rsid w:val="2EE61DD8"/>
    <w:rsid w:val="2FD6CAE2"/>
    <w:rsid w:val="3079BCA5"/>
    <w:rsid w:val="36CB55D2"/>
    <w:rsid w:val="36E70860"/>
    <w:rsid w:val="3770FDC2"/>
    <w:rsid w:val="3824E2A9"/>
    <w:rsid w:val="3F8E3E66"/>
    <w:rsid w:val="4759246B"/>
    <w:rsid w:val="47999AAA"/>
    <w:rsid w:val="491AFD3C"/>
    <w:rsid w:val="4C20BAB3"/>
    <w:rsid w:val="4F6DD506"/>
    <w:rsid w:val="518FB67D"/>
    <w:rsid w:val="51E8062D"/>
    <w:rsid w:val="51FCC45C"/>
    <w:rsid w:val="54E3D228"/>
    <w:rsid w:val="55E9CC54"/>
    <w:rsid w:val="5AA3D6E5"/>
    <w:rsid w:val="66CD5D3F"/>
    <w:rsid w:val="6E2A2988"/>
    <w:rsid w:val="7064A06B"/>
    <w:rsid w:val="710C56B4"/>
    <w:rsid w:val="71CC2ABE"/>
    <w:rsid w:val="7317CCCD"/>
    <w:rsid w:val="734E444F"/>
    <w:rsid w:val="75FB6FDB"/>
    <w:rsid w:val="7657CF3D"/>
    <w:rsid w:val="7BDA80E5"/>
    <w:rsid w:val="7DFB0838"/>
    <w:rsid w:val="7E07A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F81"/>
  <w15:chartTrackingRefBased/>
  <w15:docId w15:val="{9C8B83A8-0041-4BC4-9CAB-7AA0F6BA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1D1"/>
  </w:style>
  <w:style w:type="paragraph" w:styleId="Heading1">
    <w:name w:val="heading 1"/>
    <w:basedOn w:val="Normal"/>
    <w:next w:val="Normal"/>
    <w:link w:val="Heading1Char"/>
    <w:uiPriority w:val="9"/>
    <w:qFormat/>
    <w:rsid w:val="006D659F"/>
    <w:pPr>
      <w:keepNext/>
      <w:keepLines/>
      <w:spacing w:before="240" w:after="360" w:line="24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D659F"/>
    <w:pPr>
      <w:keepNext/>
      <w:keepLines/>
      <w:spacing w:before="200" w:after="240" w:line="240" w:lineRule="auto"/>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9C4"/>
    <w:pPr>
      <w:ind w:left="720"/>
      <w:contextualSpacing/>
    </w:pPr>
  </w:style>
  <w:style w:type="character" w:styleId="CommentReference">
    <w:name w:val="annotation reference"/>
    <w:basedOn w:val="DefaultParagraphFont"/>
    <w:uiPriority w:val="99"/>
    <w:semiHidden/>
    <w:unhideWhenUsed/>
    <w:rsid w:val="004D79C4"/>
    <w:rPr>
      <w:sz w:val="16"/>
      <w:szCs w:val="16"/>
    </w:rPr>
  </w:style>
  <w:style w:type="paragraph" w:styleId="CommentText">
    <w:name w:val="annotation text"/>
    <w:basedOn w:val="Normal"/>
    <w:link w:val="CommentTextChar"/>
    <w:uiPriority w:val="99"/>
    <w:unhideWhenUsed/>
    <w:rsid w:val="004D79C4"/>
    <w:pPr>
      <w:spacing w:line="240" w:lineRule="auto"/>
    </w:pPr>
    <w:rPr>
      <w:sz w:val="20"/>
      <w:szCs w:val="20"/>
    </w:rPr>
  </w:style>
  <w:style w:type="character" w:customStyle="1" w:styleId="CommentTextChar">
    <w:name w:val="Comment Text Char"/>
    <w:basedOn w:val="DefaultParagraphFont"/>
    <w:link w:val="CommentText"/>
    <w:uiPriority w:val="99"/>
    <w:rsid w:val="004D79C4"/>
    <w:rPr>
      <w:sz w:val="20"/>
      <w:szCs w:val="20"/>
    </w:rPr>
  </w:style>
  <w:style w:type="paragraph" w:styleId="BalloonText">
    <w:name w:val="Balloon Text"/>
    <w:basedOn w:val="Normal"/>
    <w:link w:val="BalloonTextChar"/>
    <w:uiPriority w:val="99"/>
    <w:semiHidden/>
    <w:unhideWhenUsed/>
    <w:rsid w:val="004D7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9C4"/>
    <w:rPr>
      <w:rFonts w:ascii="Segoe UI" w:hAnsi="Segoe UI" w:cs="Segoe UI"/>
      <w:sz w:val="18"/>
      <w:szCs w:val="18"/>
    </w:rPr>
  </w:style>
  <w:style w:type="character" w:customStyle="1" w:styleId="Heading1Char">
    <w:name w:val="Heading 1 Char"/>
    <w:basedOn w:val="DefaultParagraphFont"/>
    <w:link w:val="Heading1"/>
    <w:uiPriority w:val="9"/>
    <w:rsid w:val="006D659F"/>
    <w:rPr>
      <w:rFonts w:eastAsiaTheme="majorEastAsia" w:cstheme="majorBidi"/>
      <w:b/>
      <w:bCs/>
      <w:sz w:val="32"/>
      <w:szCs w:val="28"/>
    </w:rPr>
  </w:style>
  <w:style w:type="character" w:customStyle="1" w:styleId="Heading2Char">
    <w:name w:val="Heading 2 Char"/>
    <w:basedOn w:val="DefaultParagraphFont"/>
    <w:link w:val="Heading2"/>
    <w:uiPriority w:val="9"/>
    <w:rsid w:val="006D659F"/>
    <w:rPr>
      <w:rFonts w:eastAsiaTheme="majorEastAsia" w:cstheme="majorBidi"/>
      <w:b/>
      <w:bCs/>
      <w:sz w:val="28"/>
      <w:szCs w:val="26"/>
    </w:rPr>
  </w:style>
  <w:style w:type="numbering" w:customStyle="1" w:styleId="NoList1">
    <w:name w:val="No List1"/>
    <w:next w:val="NoList"/>
    <w:uiPriority w:val="99"/>
    <w:semiHidden/>
    <w:unhideWhenUsed/>
    <w:rsid w:val="006D659F"/>
  </w:style>
  <w:style w:type="paragraph" w:styleId="CommentSubject">
    <w:name w:val="annotation subject"/>
    <w:basedOn w:val="CommentText"/>
    <w:next w:val="CommentText"/>
    <w:link w:val="CommentSubjectChar"/>
    <w:uiPriority w:val="99"/>
    <w:semiHidden/>
    <w:unhideWhenUsed/>
    <w:rsid w:val="006D659F"/>
    <w:rPr>
      <w:b/>
      <w:bCs/>
    </w:rPr>
  </w:style>
  <w:style w:type="character" w:customStyle="1" w:styleId="CommentSubjectChar">
    <w:name w:val="Comment Subject Char"/>
    <w:basedOn w:val="CommentTextChar"/>
    <w:link w:val="CommentSubject"/>
    <w:uiPriority w:val="99"/>
    <w:semiHidden/>
    <w:rsid w:val="006D659F"/>
    <w:rPr>
      <w:b/>
      <w:bCs/>
      <w:sz w:val="20"/>
      <w:szCs w:val="20"/>
    </w:rPr>
  </w:style>
  <w:style w:type="table" w:styleId="TableGrid">
    <w:name w:val="Table Grid"/>
    <w:basedOn w:val="TableNormal"/>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D6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59F"/>
  </w:style>
  <w:style w:type="paragraph" w:styleId="Footer">
    <w:name w:val="footer"/>
    <w:basedOn w:val="Normal"/>
    <w:link w:val="FooterChar"/>
    <w:uiPriority w:val="99"/>
    <w:unhideWhenUsed/>
    <w:rsid w:val="006D6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59F"/>
  </w:style>
  <w:style w:type="numbering" w:customStyle="1" w:styleId="NoList11">
    <w:name w:val="No List11"/>
    <w:next w:val="NoList"/>
    <w:uiPriority w:val="99"/>
    <w:semiHidden/>
    <w:unhideWhenUsed/>
    <w:rsid w:val="006D659F"/>
  </w:style>
  <w:style w:type="table" w:customStyle="1" w:styleId="GridTable6Colorful1">
    <w:name w:val="Grid Table 6 Colorful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uiPriority w:val="99"/>
    <w:semiHidden/>
    <w:unhideWhenUsed/>
    <w:rsid w:val="006D659F"/>
    <w:pPr>
      <w:framePr w:w="7920" w:h="1980" w:hRule="exact" w:hSpace="180" w:wrap="auto" w:hAnchor="page" w:xAlign="center" w:yAlign="bottom"/>
      <w:spacing w:after="0" w:line="240" w:lineRule="auto"/>
      <w:ind w:left="2880"/>
    </w:pPr>
    <w:rPr>
      <w:rFonts w:ascii="Arial" w:eastAsiaTheme="majorEastAsia" w:hAnsi="Arial" w:cstheme="majorBidi"/>
      <w:sz w:val="24"/>
      <w:szCs w:val="24"/>
    </w:rPr>
  </w:style>
  <w:style w:type="paragraph" w:styleId="EnvelopeReturn">
    <w:name w:val="envelope return"/>
    <w:basedOn w:val="Normal"/>
    <w:uiPriority w:val="99"/>
    <w:semiHidden/>
    <w:unhideWhenUsed/>
    <w:rsid w:val="006D659F"/>
    <w:pPr>
      <w:spacing w:after="0" w:line="240" w:lineRule="auto"/>
    </w:pPr>
    <w:rPr>
      <w:rFonts w:ascii="Arial" w:eastAsiaTheme="majorEastAsia" w:hAnsi="Arial" w:cstheme="majorBidi"/>
      <w:sz w:val="20"/>
      <w:szCs w:val="20"/>
    </w:rPr>
  </w:style>
  <w:style w:type="paragraph" w:styleId="TOCHeading">
    <w:name w:val="TOC Heading"/>
    <w:basedOn w:val="Heading1"/>
    <w:next w:val="Normal"/>
    <w:uiPriority w:val="39"/>
    <w:semiHidden/>
    <w:unhideWhenUsed/>
    <w:qFormat/>
    <w:rsid w:val="006D659F"/>
    <w:pPr>
      <w:spacing w:before="480" w:after="0" w:line="276" w:lineRule="auto"/>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6D659F"/>
    <w:pPr>
      <w:spacing w:after="100" w:line="240" w:lineRule="auto"/>
    </w:pPr>
    <w:rPr>
      <w:sz w:val="24"/>
    </w:rPr>
  </w:style>
  <w:style w:type="paragraph" w:styleId="TOC2">
    <w:name w:val="toc 2"/>
    <w:basedOn w:val="Normal"/>
    <w:next w:val="Normal"/>
    <w:autoRedefine/>
    <w:uiPriority w:val="39"/>
    <w:unhideWhenUsed/>
    <w:rsid w:val="006D659F"/>
    <w:pPr>
      <w:spacing w:after="100" w:line="240" w:lineRule="auto"/>
      <w:ind w:left="240"/>
    </w:pPr>
    <w:rPr>
      <w:sz w:val="24"/>
    </w:rPr>
  </w:style>
  <w:style w:type="character" w:styleId="Hyperlink">
    <w:name w:val="Hyperlink"/>
    <w:basedOn w:val="DefaultParagraphFont"/>
    <w:uiPriority w:val="99"/>
    <w:unhideWhenUsed/>
    <w:rsid w:val="006D659F"/>
    <w:rPr>
      <w:color w:val="0563C1" w:themeColor="hyperlink"/>
      <w:u w:val="single"/>
    </w:rPr>
  </w:style>
  <w:style w:type="paragraph" w:styleId="Revision">
    <w:name w:val="Revision"/>
    <w:hidden/>
    <w:uiPriority w:val="99"/>
    <w:semiHidden/>
    <w:rsid w:val="006D659F"/>
    <w:pPr>
      <w:spacing w:after="0" w:line="240" w:lineRule="auto"/>
    </w:pPr>
    <w:rPr>
      <w:sz w:val="24"/>
    </w:rPr>
  </w:style>
  <w:style w:type="paragraph" w:styleId="PlainText">
    <w:name w:val="Plain Text"/>
    <w:basedOn w:val="Normal"/>
    <w:link w:val="PlainTextChar"/>
    <w:uiPriority w:val="99"/>
    <w:unhideWhenUsed/>
    <w:rsid w:val="006D659F"/>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6D659F"/>
    <w:rPr>
      <w:rFonts w:ascii="Calibri" w:hAnsi="Calibri"/>
      <w:szCs w:val="21"/>
    </w:rPr>
  </w:style>
  <w:style w:type="table" w:customStyle="1" w:styleId="TableGrid2">
    <w:name w:val="Table Grid2"/>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6D659F"/>
  </w:style>
  <w:style w:type="table" w:customStyle="1" w:styleId="TableGrid3">
    <w:name w:val="Table Grid3"/>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D659F"/>
  </w:style>
  <w:style w:type="table" w:customStyle="1" w:styleId="TableGrid5">
    <w:name w:val="Table Grid5"/>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
    <w:name w:val="Grid Table 6 Colorful2"/>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
    <w:name w:val="Table Grid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
    <w:name w:val="Table Grid4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
    <w:name w:val="Grid Table 6 Colorful2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
    <w:name w:val="Table Grid1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next w:val="GridTable2-Accent3"/>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
    <w:name w:val="Grid Table 6 Colorful22"/>
    <w:basedOn w:val="TableNormal"/>
    <w:next w:val="GridTable6Colorful"/>
    <w:uiPriority w:val="51"/>
    <w:rsid w:val="00F83CE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0D6B0C"/>
  </w:style>
  <w:style w:type="table" w:customStyle="1" w:styleId="GridTable6Colorful3">
    <w:name w:val="Grid Table 6 Colorful3"/>
    <w:basedOn w:val="TableNormal"/>
    <w:next w:val="GridTable6Colorful"/>
    <w:uiPriority w:val="51"/>
    <w:rsid w:val="000D6B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
    <w:name w:val="Table Grid6"/>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D6B0C"/>
  </w:style>
  <w:style w:type="table" w:customStyle="1" w:styleId="TableGrid31">
    <w:name w:val="Table Grid3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0D6B0C"/>
  </w:style>
  <w:style w:type="table" w:customStyle="1" w:styleId="TableGrid42">
    <w:name w:val="Table Grid4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4E05E4"/>
  </w:style>
  <w:style w:type="numbering" w:customStyle="1" w:styleId="NoList13">
    <w:name w:val="No List13"/>
    <w:next w:val="NoList"/>
    <w:uiPriority w:val="99"/>
    <w:semiHidden/>
    <w:unhideWhenUsed/>
    <w:rsid w:val="004E05E4"/>
  </w:style>
  <w:style w:type="table" w:customStyle="1" w:styleId="TableGrid7">
    <w:name w:val="Table Grid7"/>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4">
    <w:name w:val="Grid Table 6 Colorful4"/>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12">
    <w:name w:val="No List112"/>
    <w:next w:val="NoList"/>
    <w:uiPriority w:val="99"/>
    <w:semiHidden/>
    <w:unhideWhenUsed/>
    <w:rsid w:val="004E05E4"/>
  </w:style>
  <w:style w:type="table" w:customStyle="1" w:styleId="GridTable6Colorful11">
    <w:name w:val="Grid Table 6 Colorful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3">
    <w:name w:val="Table Grid1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4E05E4"/>
  </w:style>
  <w:style w:type="table" w:customStyle="1" w:styleId="TableGrid32">
    <w:name w:val="Table Grid3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4E05E4"/>
  </w:style>
  <w:style w:type="table" w:customStyle="1" w:styleId="TableGrid51">
    <w:name w:val="Table Grid5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3">
    <w:name w:val="Grid Table 6 Colorful23"/>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2">
    <w:name w:val="Table Grid11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2">
    <w:name w:val="Grid Table 2 - Accent 32"/>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1">
    <w:name w:val="Table Grid4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1">
    <w:name w:val="Grid Table 6 Colorful2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1">
    <w:name w:val="Table Grid11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1">
    <w:name w:val="Grid Table 2 - Accent 311"/>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1">
    <w:name w:val="Grid Table 6 Colorful22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1">
    <w:name w:val="No List31"/>
    <w:next w:val="NoList"/>
    <w:uiPriority w:val="99"/>
    <w:semiHidden/>
    <w:unhideWhenUsed/>
    <w:rsid w:val="004E05E4"/>
  </w:style>
  <w:style w:type="table" w:customStyle="1" w:styleId="GridTable6Colorful31">
    <w:name w:val="Grid Table 6 Colorful3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1">
    <w:name w:val="Table Grid6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4E05E4"/>
  </w:style>
  <w:style w:type="table" w:customStyle="1" w:styleId="TableGrid311">
    <w:name w:val="Table Grid3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NoList"/>
    <w:uiPriority w:val="99"/>
    <w:semiHidden/>
    <w:unhideWhenUsed/>
    <w:rsid w:val="004E05E4"/>
  </w:style>
  <w:style w:type="table" w:customStyle="1" w:styleId="TableGrid421">
    <w:name w:val="Table Grid4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B1371"/>
    <w:rPr>
      <w:i/>
      <w:iCs/>
      <w:color w:val="404040" w:themeColor="text1" w:themeTint="BF"/>
    </w:r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paragraph">
    <w:name w:val="paragraph"/>
    <w:basedOn w:val="Normal"/>
    <w:rsid w:val="00236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36376"/>
  </w:style>
  <w:style w:type="character" w:customStyle="1" w:styleId="eop">
    <w:name w:val="eop"/>
    <w:basedOn w:val="DefaultParagraphFont"/>
    <w:rsid w:val="00236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3282">
      <w:bodyDiv w:val="1"/>
      <w:marLeft w:val="0"/>
      <w:marRight w:val="0"/>
      <w:marTop w:val="0"/>
      <w:marBottom w:val="0"/>
      <w:divBdr>
        <w:top w:val="none" w:sz="0" w:space="0" w:color="auto"/>
        <w:left w:val="none" w:sz="0" w:space="0" w:color="auto"/>
        <w:bottom w:val="none" w:sz="0" w:space="0" w:color="auto"/>
        <w:right w:val="none" w:sz="0" w:space="0" w:color="auto"/>
      </w:divBdr>
    </w:div>
    <w:div w:id="44650208">
      <w:bodyDiv w:val="1"/>
      <w:marLeft w:val="0"/>
      <w:marRight w:val="0"/>
      <w:marTop w:val="0"/>
      <w:marBottom w:val="0"/>
      <w:divBdr>
        <w:top w:val="none" w:sz="0" w:space="0" w:color="auto"/>
        <w:left w:val="none" w:sz="0" w:space="0" w:color="auto"/>
        <w:bottom w:val="none" w:sz="0" w:space="0" w:color="auto"/>
        <w:right w:val="none" w:sz="0" w:space="0" w:color="auto"/>
      </w:divBdr>
      <w:divsChild>
        <w:div w:id="1510170883">
          <w:marLeft w:val="0"/>
          <w:marRight w:val="0"/>
          <w:marTop w:val="0"/>
          <w:marBottom w:val="0"/>
          <w:divBdr>
            <w:top w:val="none" w:sz="0" w:space="0" w:color="auto"/>
            <w:left w:val="none" w:sz="0" w:space="0" w:color="auto"/>
            <w:bottom w:val="none" w:sz="0" w:space="0" w:color="auto"/>
            <w:right w:val="none" w:sz="0" w:space="0" w:color="auto"/>
          </w:divBdr>
        </w:div>
        <w:div w:id="1492477559">
          <w:marLeft w:val="0"/>
          <w:marRight w:val="0"/>
          <w:marTop w:val="0"/>
          <w:marBottom w:val="0"/>
          <w:divBdr>
            <w:top w:val="none" w:sz="0" w:space="0" w:color="auto"/>
            <w:left w:val="none" w:sz="0" w:space="0" w:color="auto"/>
            <w:bottom w:val="none" w:sz="0" w:space="0" w:color="auto"/>
            <w:right w:val="none" w:sz="0" w:space="0" w:color="auto"/>
          </w:divBdr>
        </w:div>
      </w:divsChild>
    </w:div>
    <w:div w:id="98069920">
      <w:bodyDiv w:val="1"/>
      <w:marLeft w:val="0"/>
      <w:marRight w:val="0"/>
      <w:marTop w:val="0"/>
      <w:marBottom w:val="0"/>
      <w:divBdr>
        <w:top w:val="none" w:sz="0" w:space="0" w:color="auto"/>
        <w:left w:val="none" w:sz="0" w:space="0" w:color="auto"/>
        <w:bottom w:val="none" w:sz="0" w:space="0" w:color="auto"/>
        <w:right w:val="none" w:sz="0" w:space="0" w:color="auto"/>
      </w:divBdr>
      <w:divsChild>
        <w:div w:id="1069111778">
          <w:marLeft w:val="0"/>
          <w:marRight w:val="0"/>
          <w:marTop w:val="0"/>
          <w:marBottom w:val="0"/>
          <w:divBdr>
            <w:top w:val="none" w:sz="0" w:space="0" w:color="auto"/>
            <w:left w:val="none" w:sz="0" w:space="0" w:color="auto"/>
            <w:bottom w:val="none" w:sz="0" w:space="0" w:color="auto"/>
            <w:right w:val="none" w:sz="0" w:space="0" w:color="auto"/>
          </w:divBdr>
        </w:div>
        <w:div w:id="1568299631">
          <w:marLeft w:val="0"/>
          <w:marRight w:val="0"/>
          <w:marTop w:val="0"/>
          <w:marBottom w:val="0"/>
          <w:divBdr>
            <w:top w:val="none" w:sz="0" w:space="0" w:color="auto"/>
            <w:left w:val="none" w:sz="0" w:space="0" w:color="auto"/>
            <w:bottom w:val="none" w:sz="0" w:space="0" w:color="auto"/>
            <w:right w:val="none" w:sz="0" w:space="0" w:color="auto"/>
          </w:divBdr>
        </w:div>
      </w:divsChild>
    </w:div>
    <w:div w:id="111871621">
      <w:bodyDiv w:val="1"/>
      <w:marLeft w:val="0"/>
      <w:marRight w:val="0"/>
      <w:marTop w:val="0"/>
      <w:marBottom w:val="0"/>
      <w:divBdr>
        <w:top w:val="none" w:sz="0" w:space="0" w:color="auto"/>
        <w:left w:val="none" w:sz="0" w:space="0" w:color="auto"/>
        <w:bottom w:val="none" w:sz="0" w:space="0" w:color="auto"/>
        <w:right w:val="none" w:sz="0" w:space="0" w:color="auto"/>
      </w:divBdr>
      <w:divsChild>
        <w:div w:id="286665849">
          <w:marLeft w:val="0"/>
          <w:marRight w:val="0"/>
          <w:marTop w:val="0"/>
          <w:marBottom w:val="0"/>
          <w:divBdr>
            <w:top w:val="none" w:sz="0" w:space="0" w:color="auto"/>
            <w:left w:val="none" w:sz="0" w:space="0" w:color="auto"/>
            <w:bottom w:val="none" w:sz="0" w:space="0" w:color="auto"/>
            <w:right w:val="none" w:sz="0" w:space="0" w:color="auto"/>
          </w:divBdr>
        </w:div>
        <w:div w:id="1079790611">
          <w:marLeft w:val="0"/>
          <w:marRight w:val="0"/>
          <w:marTop w:val="0"/>
          <w:marBottom w:val="0"/>
          <w:divBdr>
            <w:top w:val="none" w:sz="0" w:space="0" w:color="auto"/>
            <w:left w:val="none" w:sz="0" w:space="0" w:color="auto"/>
            <w:bottom w:val="none" w:sz="0" w:space="0" w:color="auto"/>
            <w:right w:val="none" w:sz="0" w:space="0" w:color="auto"/>
          </w:divBdr>
        </w:div>
      </w:divsChild>
    </w:div>
    <w:div w:id="143089128">
      <w:bodyDiv w:val="1"/>
      <w:marLeft w:val="0"/>
      <w:marRight w:val="0"/>
      <w:marTop w:val="0"/>
      <w:marBottom w:val="0"/>
      <w:divBdr>
        <w:top w:val="none" w:sz="0" w:space="0" w:color="auto"/>
        <w:left w:val="none" w:sz="0" w:space="0" w:color="auto"/>
        <w:bottom w:val="none" w:sz="0" w:space="0" w:color="auto"/>
        <w:right w:val="none" w:sz="0" w:space="0" w:color="auto"/>
      </w:divBdr>
    </w:div>
    <w:div w:id="168448177">
      <w:bodyDiv w:val="1"/>
      <w:marLeft w:val="0"/>
      <w:marRight w:val="0"/>
      <w:marTop w:val="0"/>
      <w:marBottom w:val="0"/>
      <w:divBdr>
        <w:top w:val="none" w:sz="0" w:space="0" w:color="auto"/>
        <w:left w:val="none" w:sz="0" w:space="0" w:color="auto"/>
        <w:bottom w:val="none" w:sz="0" w:space="0" w:color="auto"/>
        <w:right w:val="none" w:sz="0" w:space="0" w:color="auto"/>
      </w:divBdr>
    </w:div>
    <w:div w:id="237636270">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63603303">
      <w:bodyDiv w:val="1"/>
      <w:marLeft w:val="0"/>
      <w:marRight w:val="0"/>
      <w:marTop w:val="0"/>
      <w:marBottom w:val="0"/>
      <w:divBdr>
        <w:top w:val="none" w:sz="0" w:space="0" w:color="auto"/>
        <w:left w:val="none" w:sz="0" w:space="0" w:color="auto"/>
        <w:bottom w:val="none" w:sz="0" w:space="0" w:color="auto"/>
        <w:right w:val="none" w:sz="0" w:space="0" w:color="auto"/>
      </w:divBdr>
      <w:divsChild>
        <w:div w:id="6518929">
          <w:marLeft w:val="0"/>
          <w:marRight w:val="0"/>
          <w:marTop w:val="0"/>
          <w:marBottom w:val="0"/>
          <w:divBdr>
            <w:top w:val="none" w:sz="0" w:space="0" w:color="auto"/>
            <w:left w:val="none" w:sz="0" w:space="0" w:color="auto"/>
            <w:bottom w:val="none" w:sz="0" w:space="0" w:color="auto"/>
            <w:right w:val="none" w:sz="0" w:space="0" w:color="auto"/>
          </w:divBdr>
        </w:div>
        <w:div w:id="1957448600">
          <w:marLeft w:val="0"/>
          <w:marRight w:val="0"/>
          <w:marTop w:val="0"/>
          <w:marBottom w:val="0"/>
          <w:divBdr>
            <w:top w:val="none" w:sz="0" w:space="0" w:color="auto"/>
            <w:left w:val="none" w:sz="0" w:space="0" w:color="auto"/>
            <w:bottom w:val="none" w:sz="0" w:space="0" w:color="auto"/>
            <w:right w:val="none" w:sz="0" w:space="0" w:color="auto"/>
          </w:divBdr>
        </w:div>
      </w:divsChild>
    </w:div>
    <w:div w:id="364214496">
      <w:bodyDiv w:val="1"/>
      <w:marLeft w:val="0"/>
      <w:marRight w:val="0"/>
      <w:marTop w:val="0"/>
      <w:marBottom w:val="0"/>
      <w:divBdr>
        <w:top w:val="none" w:sz="0" w:space="0" w:color="auto"/>
        <w:left w:val="none" w:sz="0" w:space="0" w:color="auto"/>
        <w:bottom w:val="none" w:sz="0" w:space="0" w:color="auto"/>
        <w:right w:val="none" w:sz="0" w:space="0" w:color="auto"/>
      </w:divBdr>
      <w:divsChild>
        <w:div w:id="518088074">
          <w:marLeft w:val="0"/>
          <w:marRight w:val="0"/>
          <w:marTop w:val="0"/>
          <w:marBottom w:val="0"/>
          <w:divBdr>
            <w:top w:val="none" w:sz="0" w:space="0" w:color="auto"/>
            <w:left w:val="none" w:sz="0" w:space="0" w:color="auto"/>
            <w:bottom w:val="none" w:sz="0" w:space="0" w:color="auto"/>
            <w:right w:val="none" w:sz="0" w:space="0" w:color="auto"/>
          </w:divBdr>
        </w:div>
        <w:div w:id="106848663">
          <w:marLeft w:val="0"/>
          <w:marRight w:val="0"/>
          <w:marTop w:val="0"/>
          <w:marBottom w:val="0"/>
          <w:divBdr>
            <w:top w:val="none" w:sz="0" w:space="0" w:color="auto"/>
            <w:left w:val="none" w:sz="0" w:space="0" w:color="auto"/>
            <w:bottom w:val="none" w:sz="0" w:space="0" w:color="auto"/>
            <w:right w:val="none" w:sz="0" w:space="0" w:color="auto"/>
          </w:divBdr>
        </w:div>
      </w:divsChild>
    </w:div>
    <w:div w:id="400056316">
      <w:bodyDiv w:val="1"/>
      <w:marLeft w:val="0"/>
      <w:marRight w:val="0"/>
      <w:marTop w:val="0"/>
      <w:marBottom w:val="0"/>
      <w:divBdr>
        <w:top w:val="none" w:sz="0" w:space="0" w:color="auto"/>
        <w:left w:val="none" w:sz="0" w:space="0" w:color="auto"/>
        <w:bottom w:val="none" w:sz="0" w:space="0" w:color="auto"/>
        <w:right w:val="none" w:sz="0" w:space="0" w:color="auto"/>
      </w:divBdr>
    </w:div>
    <w:div w:id="439955182">
      <w:bodyDiv w:val="1"/>
      <w:marLeft w:val="0"/>
      <w:marRight w:val="0"/>
      <w:marTop w:val="0"/>
      <w:marBottom w:val="0"/>
      <w:divBdr>
        <w:top w:val="none" w:sz="0" w:space="0" w:color="auto"/>
        <w:left w:val="none" w:sz="0" w:space="0" w:color="auto"/>
        <w:bottom w:val="none" w:sz="0" w:space="0" w:color="auto"/>
        <w:right w:val="none" w:sz="0" w:space="0" w:color="auto"/>
      </w:divBdr>
    </w:div>
    <w:div w:id="466244628">
      <w:bodyDiv w:val="1"/>
      <w:marLeft w:val="0"/>
      <w:marRight w:val="0"/>
      <w:marTop w:val="0"/>
      <w:marBottom w:val="0"/>
      <w:divBdr>
        <w:top w:val="none" w:sz="0" w:space="0" w:color="auto"/>
        <w:left w:val="none" w:sz="0" w:space="0" w:color="auto"/>
        <w:bottom w:val="none" w:sz="0" w:space="0" w:color="auto"/>
        <w:right w:val="none" w:sz="0" w:space="0" w:color="auto"/>
      </w:divBdr>
      <w:divsChild>
        <w:div w:id="2088182949">
          <w:marLeft w:val="0"/>
          <w:marRight w:val="0"/>
          <w:marTop w:val="0"/>
          <w:marBottom w:val="0"/>
          <w:divBdr>
            <w:top w:val="none" w:sz="0" w:space="0" w:color="auto"/>
            <w:left w:val="none" w:sz="0" w:space="0" w:color="auto"/>
            <w:bottom w:val="none" w:sz="0" w:space="0" w:color="auto"/>
            <w:right w:val="none" w:sz="0" w:space="0" w:color="auto"/>
          </w:divBdr>
        </w:div>
        <w:div w:id="1675375997">
          <w:marLeft w:val="0"/>
          <w:marRight w:val="0"/>
          <w:marTop w:val="0"/>
          <w:marBottom w:val="0"/>
          <w:divBdr>
            <w:top w:val="none" w:sz="0" w:space="0" w:color="auto"/>
            <w:left w:val="none" w:sz="0" w:space="0" w:color="auto"/>
            <w:bottom w:val="none" w:sz="0" w:space="0" w:color="auto"/>
            <w:right w:val="none" w:sz="0" w:space="0" w:color="auto"/>
          </w:divBdr>
        </w:div>
      </w:divsChild>
    </w:div>
    <w:div w:id="467548729">
      <w:bodyDiv w:val="1"/>
      <w:marLeft w:val="0"/>
      <w:marRight w:val="0"/>
      <w:marTop w:val="0"/>
      <w:marBottom w:val="0"/>
      <w:divBdr>
        <w:top w:val="none" w:sz="0" w:space="0" w:color="auto"/>
        <w:left w:val="none" w:sz="0" w:space="0" w:color="auto"/>
        <w:bottom w:val="none" w:sz="0" w:space="0" w:color="auto"/>
        <w:right w:val="none" w:sz="0" w:space="0" w:color="auto"/>
      </w:divBdr>
    </w:div>
    <w:div w:id="552624114">
      <w:bodyDiv w:val="1"/>
      <w:marLeft w:val="0"/>
      <w:marRight w:val="0"/>
      <w:marTop w:val="0"/>
      <w:marBottom w:val="0"/>
      <w:divBdr>
        <w:top w:val="none" w:sz="0" w:space="0" w:color="auto"/>
        <w:left w:val="none" w:sz="0" w:space="0" w:color="auto"/>
        <w:bottom w:val="none" w:sz="0" w:space="0" w:color="auto"/>
        <w:right w:val="none" w:sz="0" w:space="0" w:color="auto"/>
      </w:divBdr>
    </w:div>
    <w:div w:id="579410197">
      <w:bodyDiv w:val="1"/>
      <w:marLeft w:val="0"/>
      <w:marRight w:val="0"/>
      <w:marTop w:val="0"/>
      <w:marBottom w:val="0"/>
      <w:divBdr>
        <w:top w:val="none" w:sz="0" w:space="0" w:color="auto"/>
        <w:left w:val="none" w:sz="0" w:space="0" w:color="auto"/>
        <w:bottom w:val="none" w:sz="0" w:space="0" w:color="auto"/>
        <w:right w:val="none" w:sz="0" w:space="0" w:color="auto"/>
      </w:divBdr>
      <w:divsChild>
        <w:div w:id="1548181261">
          <w:marLeft w:val="0"/>
          <w:marRight w:val="0"/>
          <w:marTop w:val="0"/>
          <w:marBottom w:val="0"/>
          <w:divBdr>
            <w:top w:val="none" w:sz="0" w:space="0" w:color="auto"/>
            <w:left w:val="none" w:sz="0" w:space="0" w:color="auto"/>
            <w:bottom w:val="none" w:sz="0" w:space="0" w:color="auto"/>
            <w:right w:val="none" w:sz="0" w:space="0" w:color="auto"/>
          </w:divBdr>
        </w:div>
        <w:div w:id="579759356">
          <w:marLeft w:val="0"/>
          <w:marRight w:val="0"/>
          <w:marTop w:val="0"/>
          <w:marBottom w:val="0"/>
          <w:divBdr>
            <w:top w:val="none" w:sz="0" w:space="0" w:color="auto"/>
            <w:left w:val="none" w:sz="0" w:space="0" w:color="auto"/>
            <w:bottom w:val="none" w:sz="0" w:space="0" w:color="auto"/>
            <w:right w:val="none" w:sz="0" w:space="0" w:color="auto"/>
          </w:divBdr>
        </w:div>
      </w:divsChild>
    </w:div>
    <w:div w:id="639655617">
      <w:bodyDiv w:val="1"/>
      <w:marLeft w:val="0"/>
      <w:marRight w:val="0"/>
      <w:marTop w:val="0"/>
      <w:marBottom w:val="0"/>
      <w:divBdr>
        <w:top w:val="none" w:sz="0" w:space="0" w:color="auto"/>
        <w:left w:val="none" w:sz="0" w:space="0" w:color="auto"/>
        <w:bottom w:val="none" w:sz="0" w:space="0" w:color="auto"/>
        <w:right w:val="none" w:sz="0" w:space="0" w:color="auto"/>
      </w:divBdr>
    </w:div>
    <w:div w:id="688261721">
      <w:bodyDiv w:val="1"/>
      <w:marLeft w:val="0"/>
      <w:marRight w:val="0"/>
      <w:marTop w:val="0"/>
      <w:marBottom w:val="0"/>
      <w:divBdr>
        <w:top w:val="none" w:sz="0" w:space="0" w:color="auto"/>
        <w:left w:val="none" w:sz="0" w:space="0" w:color="auto"/>
        <w:bottom w:val="none" w:sz="0" w:space="0" w:color="auto"/>
        <w:right w:val="none" w:sz="0" w:space="0" w:color="auto"/>
      </w:divBdr>
      <w:divsChild>
        <w:div w:id="1645770703">
          <w:marLeft w:val="0"/>
          <w:marRight w:val="0"/>
          <w:marTop w:val="0"/>
          <w:marBottom w:val="0"/>
          <w:divBdr>
            <w:top w:val="none" w:sz="0" w:space="0" w:color="auto"/>
            <w:left w:val="none" w:sz="0" w:space="0" w:color="auto"/>
            <w:bottom w:val="none" w:sz="0" w:space="0" w:color="auto"/>
            <w:right w:val="none" w:sz="0" w:space="0" w:color="auto"/>
          </w:divBdr>
        </w:div>
        <w:div w:id="1972009687">
          <w:marLeft w:val="0"/>
          <w:marRight w:val="0"/>
          <w:marTop w:val="0"/>
          <w:marBottom w:val="0"/>
          <w:divBdr>
            <w:top w:val="none" w:sz="0" w:space="0" w:color="auto"/>
            <w:left w:val="none" w:sz="0" w:space="0" w:color="auto"/>
            <w:bottom w:val="none" w:sz="0" w:space="0" w:color="auto"/>
            <w:right w:val="none" w:sz="0" w:space="0" w:color="auto"/>
          </w:divBdr>
        </w:div>
      </w:divsChild>
    </w:div>
    <w:div w:id="716660146">
      <w:bodyDiv w:val="1"/>
      <w:marLeft w:val="0"/>
      <w:marRight w:val="0"/>
      <w:marTop w:val="0"/>
      <w:marBottom w:val="0"/>
      <w:divBdr>
        <w:top w:val="none" w:sz="0" w:space="0" w:color="auto"/>
        <w:left w:val="none" w:sz="0" w:space="0" w:color="auto"/>
        <w:bottom w:val="none" w:sz="0" w:space="0" w:color="auto"/>
        <w:right w:val="none" w:sz="0" w:space="0" w:color="auto"/>
      </w:divBdr>
      <w:divsChild>
        <w:div w:id="1154495119">
          <w:marLeft w:val="0"/>
          <w:marRight w:val="0"/>
          <w:marTop w:val="0"/>
          <w:marBottom w:val="0"/>
          <w:divBdr>
            <w:top w:val="none" w:sz="0" w:space="0" w:color="auto"/>
            <w:left w:val="none" w:sz="0" w:space="0" w:color="auto"/>
            <w:bottom w:val="none" w:sz="0" w:space="0" w:color="auto"/>
            <w:right w:val="none" w:sz="0" w:space="0" w:color="auto"/>
          </w:divBdr>
        </w:div>
        <w:div w:id="1008480544">
          <w:marLeft w:val="0"/>
          <w:marRight w:val="0"/>
          <w:marTop w:val="0"/>
          <w:marBottom w:val="0"/>
          <w:divBdr>
            <w:top w:val="none" w:sz="0" w:space="0" w:color="auto"/>
            <w:left w:val="none" w:sz="0" w:space="0" w:color="auto"/>
            <w:bottom w:val="none" w:sz="0" w:space="0" w:color="auto"/>
            <w:right w:val="none" w:sz="0" w:space="0" w:color="auto"/>
          </w:divBdr>
        </w:div>
      </w:divsChild>
    </w:div>
    <w:div w:id="771970052">
      <w:bodyDiv w:val="1"/>
      <w:marLeft w:val="0"/>
      <w:marRight w:val="0"/>
      <w:marTop w:val="0"/>
      <w:marBottom w:val="0"/>
      <w:divBdr>
        <w:top w:val="none" w:sz="0" w:space="0" w:color="auto"/>
        <w:left w:val="none" w:sz="0" w:space="0" w:color="auto"/>
        <w:bottom w:val="none" w:sz="0" w:space="0" w:color="auto"/>
        <w:right w:val="none" w:sz="0" w:space="0" w:color="auto"/>
      </w:divBdr>
      <w:divsChild>
        <w:div w:id="1337995381">
          <w:marLeft w:val="0"/>
          <w:marRight w:val="0"/>
          <w:marTop w:val="0"/>
          <w:marBottom w:val="0"/>
          <w:divBdr>
            <w:top w:val="none" w:sz="0" w:space="0" w:color="auto"/>
            <w:left w:val="none" w:sz="0" w:space="0" w:color="auto"/>
            <w:bottom w:val="none" w:sz="0" w:space="0" w:color="auto"/>
            <w:right w:val="none" w:sz="0" w:space="0" w:color="auto"/>
          </w:divBdr>
        </w:div>
        <w:div w:id="268465278">
          <w:marLeft w:val="0"/>
          <w:marRight w:val="0"/>
          <w:marTop w:val="0"/>
          <w:marBottom w:val="0"/>
          <w:divBdr>
            <w:top w:val="none" w:sz="0" w:space="0" w:color="auto"/>
            <w:left w:val="none" w:sz="0" w:space="0" w:color="auto"/>
            <w:bottom w:val="none" w:sz="0" w:space="0" w:color="auto"/>
            <w:right w:val="none" w:sz="0" w:space="0" w:color="auto"/>
          </w:divBdr>
        </w:div>
      </w:divsChild>
    </w:div>
    <w:div w:id="906453390">
      <w:bodyDiv w:val="1"/>
      <w:marLeft w:val="0"/>
      <w:marRight w:val="0"/>
      <w:marTop w:val="0"/>
      <w:marBottom w:val="0"/>
      <w:divBdr>
        <w:top w:val="none" w:sz="0" w:space="0" w:color="auto"/>
        <w:left w:val="none" w:sz="0" w:space="0" w:color="auto"/>
        <w:bottom w:val="none" w:sz="0" w:space="0" w:color="auto"/>
        <w:right w:val="none" w:sz="0" w:space="0" w:color="auto"/>
      </w:divBdr>
    </w:div>
    <w:div w:id="916331744">
      <w:bodyDiv w:val="1"/>
      <w:marLeft w:val="0"/>
      <w:marRight w:val="0"/>
      <w:marTop w:val="0"/>
      <w:marBottom w:val="0"/>
      <w:divBdr>
        <w:top w:val="none" w:sz="0" w:space="0" w:color="auto"/>
        <w:left w:val="none" w:sz="0" w:space="0" w:color="auto"/>
        <w:bottom w:val="none" w:sz="0" w:space="0" w:color="auto"/>
        <w:right w:val="none" w:sz="0" w:space="0" w:color="auto"/>
      </w:divBdr>
      <w:divsChild>
        <w:div w:id="2108192567">
          <w:marLeft w:val="0"/>
          <w:marRight w:val="0"/>
          <w:marTop w:val="0"/>
          <w:marBottom w:val="0"/>
          <w:divBdr>
            <w:top w:val="none" w:sz="0" w:space="0" w:color="auto"/>
            <w:left w:val="none" w:sz="0" w:space="0" w:color="auto"/>
            <w:bottom w:val="none" w:sz="0" w:space="0" w:color="auto"/>
            <w:right w:val="none" w:sz="0" w:space="0" w:color="auto"/>
          </w:divBdr>
        </w:div>
        <w:div w:id="510874825">
          <w:marLeft w:val="0"/>
          <w:marRight w:val="0"/>
          <w:marTop w:val="0"/>
          <w:marBottom w:val="0"/>
          <w:divBdr>
            <w:top w:val="none" w:sz="0" w:space="0" w:color="auto"/>
            <w:left w:val="none" w:sz="0" w:space="0" w:color="auto"/>
            <w:bottom w:val="none" w:sz="0" w:space="0" w:color="auto"/>
            <w:right w:val="none" w:sz="0" w:space="0" w:color="auto"/>
          </w:divBdr>
        </w:div>
      </w:divsChild>
    </w:div>
    <w:div w:id="980429393">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23898494">
      <w:bodyDiv w:val="1"/>
      <w:marLeft w:val="0"/>
      <w:marRight w:val="0"/>
      <w:marTop w:val="0"/>
      <w:marBottom w:val="0"/>
      <w:divBdr>
        <w:top w:val="none" w:sz="0" w:space="0" w:color="auto"/>
        <w:left w:val="none" w:sz="0" w:space="0" w:color="auto"/>
        <w:bottom w:val="none" w:sz="0" w:space="0" w:color="auto"/>
        <w:right w:val="none" w:sz="0" w:space="0" w:color="auto"/>
      </w:divBdr>
    </w:div>
    <w:div w:id="1340622834">
      <w:bodyDiv w:val="1"/>
      <w:marLeft w:val="0"/>
      <w:marRight w:val="0"/>
      <w:marTop w:val="0"/>
      <w:marBottom w:val="0"/>
      <w:divBdr>
        <w:top w:val="none" w:sz="0" w:space="0" w:color="auto"/>
        <w:left w:val="none" w:sz="0" w:space="0" w:color="auto"/>
        <w:bottom w:val="none" w:sz="0" w:space="0" w:color="auto"/>
        <w:right w:val="none" w:sz="0" w:space="0" w:color="auto"/>
      </w:divBdr>
    </w:div>
    <w:div w:id="1432967072">
      <w:bodyDiv w:val="1"/>
      <w:marLeft w:val="0"/>
      <w:marRight w:val="0"/>
      <w:marTop w:val="0"/>
      <w:marBottom w:val="0"/>
      <w:divBdr>
        <w:top w:val="none" w:sz="0" w:space="0" w:color="auto"/>
        <w:left w:val="none" w:sz="0" w:space="0" w:color="auto"/>
        <w:bottom w:val="none" w:sz="0" w:space="0" w:color="auto"/>
        <w:right w:val="none" w:sz="0" w:space="0" w:color="auto"/>
      </w:divBdr>
      <w:divsChild>
        <w:div w:id="1126974448">
          <w:marLeft w:val="0"/>
          <w:marRight w:val="0"/>
          <w:marTop w:val="0"/>
          <w:marBottom w:val="0"/>
          <w:divBdr>
            <w:top w:val="none" w:sz="0" w:space="0" w:color="auto"/>
            <w:left w:val="none" w:sz="0" w:space="0" w:color="auto"/>
            <w:bottom w:val="none" w:sz="0" w:space="0" w:color="auto"/>
            <w:right w:val="none" w:sz="0" w:space="0" w:color="auto"/>
          </w:divBdr>
        </w:div>
        <w:div w:id="1759059859">
          <w:marLeft w:val="0"/>
          <w:marRight w:val="0"/>
          <w:marTop w:val="0"/>
          <w:marBottom w:val="0"/>
          <w:divBdr>
            <w:top w:val="none" w:sz="0" w:space="0" w:color="auto"/>
            <w:left w:val="none" w:sz="0" w:space="0" w:color="auto"/>
            <w:bottom w:val="none" w:sz="0" w:space="0" w:color="auto"/>
            <w:right w:val="none" w:sz="0" w:space="0" w:color="auto"/>
          </w:divBdr>
        </w:div>
      </w:divsChild>
    </w:div>
    <w:div w:id="1439636776">
      <w:bodyDiv w:val="1"/>
      <w:marLeft w:val="0"/>
      <w:marRight w:val="0"/>
      <w:marTop w:val="0"/>
      <w:marBottom w:val="0"/>
      <w:divBdr>
        <w:top w:val="none" w:sz="0" w:space="0" w:color="auto"/>
        <w:left w:val="none" w:sz="0" w:space="0" w:color="auto"/>
        <w:bottom w:val="none" w:sz="0" w:space="0" w:color="auto"/>
        <w:right w:val="none" w:sz="0" w:space="0" w:color="auto"/>
      </w:divBdr>
      <w:divsChild>
        <w:div w:id="122382488">
          <w:marLeft w:val="0"/>
          <w:marRight w:val="0"/>
          <w:marTop w:val="0"/>
          <w:marBottom w:val="0"/>
          <w:divBdr>
            <w:top w:val="none" w:sz="0" w:space="0" w:color="auto"/>
            <w:left w:val="none" w:sz="0" w:space="0" w:color="auto"/>
            <w:bottom w:val="none" w:sz="0" w:space="0" w:color="auto"/>
            <w:right w:val="none" w:sz="0" w:space="0" w:color="auto"/>
          </w:divBdr>
        </w:div>
        <w:div w:id="656688428">
          <w:marLeft w:val="0"/>
          <w:marRight w:val="0"/>
          <w:marTop w:val="0"/>
          <w:marBottom w:val="0"/>
          <w:divBdr>
            <w:top w:val="none" w:sz="0" w:space="0" w:color="auto"/>
            <w:left w:val="none" w:sz="0" w:space="0" w:color="auto"/>
            <w:bottom w:val="none" w:sz="0" w:space="0" w:color="auto"/>
            <w:right w:val="none" w:sz="0" w:space="0" w:color="auto"/>
          </w:divBdr>
        </w:div>
      </w:divsChild>
    </w:div>
    <w:div w:id="1449734338">
      <w:bodyDiv w:val="1"/>
      <w:marLeft w:val="0"/>
      <w:marRight w:val="0"/>
      <w:marTop w:val="0"/>
      <w:marBottom w:val="0"/>
      <w:divBdr>
        <w:top w:val="none" w:sz="0" w:space="0" w:color="auto"/>
        <w:left w:val="none" w:sz="0" w:space="0" w:color="auto"/>
        <w:bottom w:val="none" w:sz="0" w:space="0" w:color="auto"/>
        <w:right w:val="none" w:sz="0" w:space="0" w:color="auto"/>
      </w:divBdr>
    </w:div>
    <w:div w:id="1489401719">
      <w:bodyDiv w:val="1"/>
      <w:marLeft w:val="0"/>
      <w:marRight w:val="0"/>
      <w:marTop w:val="0"/>
      <w:marBottom w:val="0"/>
      <w:divBdr>
        <w:top w:val="none" w:sz="0" w:space="0" w:color="auto"/>
        <w:left w:val="none" w:sz="0" w:space="0" w:color="auto"/>
        <w:bottom w:val="none" w:sz="0" w:space="0" w:color="auto"/>
        <w:right w:val="none" w:sz="0" w:space="0" w:color="auto"/>
      </w:divBdr>
    </w:div>
    <w:div w:id="1604417569">
      <w:bodyDiv w:val="1"/>
      <w:marLeft w:val="0"/>
      <w:marRight w:val="0"/>
      <w:marTop w:val="0"/>
      <w:marBottom w:val="0"/>
      <w:divBdr>
        <w:top w:val="none" w:sz="0" w:space="0" w:color="auto"/>
        <w:left w:val="none" w:sz="0" w:space="0" w:color="auto"/>
        <w:bottom w:val="none" w:sz="0" w:space="0" w:color="auto"/>
        <w:right w:val="none" w:sz="0" w:space="0" w:color="auto"/>
      </w:divBdr>
      <w:divsChild>
        <w:div w:id="1224947656">
          <w:marLeft w:val="0"/>
          <w:marRight w:val="0"/>
          <w:marTop w:val="0"/>
          <w:marBottom w:val="0"/>
          <w:divBdr>
            <w:top w:val="none" w:sz="0" w:space="0" w:color="auto"/>
            <w:left w:val="none" w:sz="0" w:space="0" w:color="auto"/>
            <w:bottom w:val="none" w:sz="0" w:space="0" w:color="auto"/>
            <w:right w:val="none" w:sz="0" w:space="0" w:color="auto"/>
          </w:divBdr>
        </w:div>
        <w:div w:id="2093579775">
          <w:marLeft w:val="0"/>
          <w:marRight w:val="0"/>
          <w:marTop w:val="0"/>
          <w:marBottom w:val="0"/>
          <w:divBdr>
            <w:top w:val="none" w:sz="0" w:space="0" w:color="auto"/>
            <w:left w:val="none" w:sz="0" w:space="0" w:color="auto"/>
            <w:bottom w:val="none" w:sz="0" w:space="0" w:color="auto"/>
            <w:right w:val="none" w:sz="0" w:space="0" w:color="auto"/>
          </w:divBdr>
        </w:div>
      </w:divsChild>
    </w:div>
    <w:div w:id="1616063241">
      <w:bodyDiv w:val="1"/>
      <w:marLeft w:val="0"/>
      <w:marRight w:val="0"/>
      <w:marTop w:val="0"/>
      <w:marBottom w:val="0"/>
      <w:divBdr>
        <w:top w:val="none" w:sz="0" w:space="0" w:color="auto"/>
        <w:left w:val="none" w:sz="0" w:space="0" w:color="auto"/>
        <w:bottom w:val="none" w:sz="0" w:space="0" w:color="auto"/>
        <w:right w:val="none" w:sz="0" w:space="0" w:color="auto"/>
      </w:divBdr>
      <w:divsChild>
        <w:div w:id="941112640">
          <w:marLeft w:val="0"/>
          <w:marRight w:val="0"/>
          <w:marTop w:val="0"/>
          <w:marBottom w:val="0"/>
          <w:divBdr>
            <w:top w:val="none" w:sz="0" w:space="0" w:color="auto"/>
            <w:left w:val="none" w:sz="0" w:space="0" w:color="auto"/>
            <w:bottom w:val="none" w:sz="0" w:space="0" w:color="auto"/>
            <w:right w:val="none" w:sz="0" w:space="0" w:color="auto"/>
          </w:divBdr>
        </w:div>
        <w:div w:id="1265377795">
          <w:marLeft w:val="0"/>
          <w:marRight w:val="0"/>
          <w:marTop w:val="0"/>
          <w:marBottom w:val="0"/>
          <w:divBdr>
            <w:top w:val="none" w:sz="0" w:space="0" w:color="auto"/>
            <w:left w:val="none" w:sz="0" w:space="0" w:color="auto"/>
            <w:bottom w:val="none" w:sz="0" w:space="0" w:color="auto"/>
            <w:right w:val="none" w:sz="0" w:space="0" w:color="auto"/>
          </w:divBdr>
        </w:div>
      </w:divsChild>
    </w:div>
    <w:div w:id="1691570010">
      <w:bodyDiv w:val="1"/>
      <w:marLeft w:val="0"/>
      <w:marRight w:val="0"/>
      <w:marTop w:val="0"/>
      <w:marBottom w:val="0"/>
      <w:divBdr>
        <w:top w:val="none" w:sz="0" w:space="0" w:color="auto"/>
        <w:left w:val="none" w:sz="0" w:space="0" w:color="auto"/>
        <w:bottom w:val="none" w:sz="0" w:space="0" w:color="auto"/>
        <w:right w:val="none" w:sz="0" w:space="0" w:color="auto"/>
      </w:divBdr>
    </w:div>
    <w:div w:id="1799764123">
      <w:bodyDiv w:val="1"/>
      <w:marLeft w:val="0"/>
      <w:marRight w:val="0"/>
      <w:marTop w:val="0"/>
      <w:marBottom w:val="0"/>
      <w:divBdr>
        <w:top w:val="none" w:sz="0" w:space="0" w:color="auto"/>
        <w:left w:val="none" w:sz="0" w:space="0" w:color="auto"/>
        <w:bottom w:val="none" w:sz="0" w:space="0" w:color="auto"/>
        <w:right w:val="none" w:sz="0" w:space="0" w:color="auto"/>
      </w:divBdr>
    </w:div>
    <w:div w:id="1801918911">
      <w:bodyDiv w:val="1"/>
      <w:marLeft w:val="0"/>
      <w:marRight w:val="0"/>
      <w:marTop w:val="0"/>
      <w:marBottom w:val="0"/>
      <w:divBdr>
        <w:top w:val="none" w:sz="0" w:space="0" w:color="auto"/>
        <w:left w:val="none" w:sz="0" w:space="0" w:color="auto"/>
        <w:bottom w:val="none" w:sz="0" w:space="0" w:color="auto"/>
        <w:right w:val="none" w:sz="0" w:space="0" w:color="auto"/>
      </w:divBdr>
      <w:divsChild>
        <w:div w:id="1188102317">
          <w:marLeft w:val="0"/>
          <w:marRight w:val="0"/>
          <w:marTop w:val="0"/>
          <w:marBottom w:val="0"/>
          <w:divBdr>
            <w:top w:val="none" w:sz="0" w:space="0" w:color="auto"/>
            <w:left w:val="none" w:sz="0" w:space="0" w:color="auto"/>
            <w:bottom w:val="none" w:sz="0" w:space="0" w:color="auto"/>
            <w:right w:val="none" w:sz="0" w:space="0" w:color="auto"/>
          </w:divBdr>
        </w:div>
        <w:div w:id="1839230956">
          <w:marLeft w:val="0"/>
          <w:marRight w:val="0"/>
          <w:marTop w:val="0"/>
          <w:marBottom w:val="0"/>
          <w:divBdr>
            <w:top w:val="none" w:sz="0" w:space="0" w:color="auto"/>
            <w:left w:val="none" w:sz="0" w:space="0" w:color="auto"/>
            <w:bottom w:val="none" w:sz="0" w:space="0" w:color="auto"/>
            <w:right w:val="none" w:sz="0" w:space="0" w:color="auto"/>
          </w:divBdr>
        </w:div>
      </w:divsChild>
    </w:div>
    <w:div w:id="1826896014">
      <w:bodyDiv w:val="1"/>
      <w:marLeft w:val="0"/>
      <w:marRight w:val="0"/>
      <w:marTop w:val="0"/>
      <w:marBottom w:val="0"/>
      <w:divBdr>
        <w:top w:val="none" w:sz="0" w:space="0" w:color="auto"/>
        <w:left w:val="none" w:sz="0" w:space="0" w:color="auto"/>
        <w:bottom w:val="none" w:sz="0" w:space="0" w:color="auto"/>
        <w:right w:val="none" w:sz="0" w:space="0" w:color="auto"/>
      </w:divBdr>
    </w:div>
    <w:div w:id="1858034160">
      <w:bodyDiv w:val="1"/>
      <w:marLeft w:val="0"/>
      <w:marRight w:val="0"/>
      <w:marTop w:val="0"/>
      <w:marBottom w:val="0"/>
      <w:divBdr>
        <w:top w:val="none" w:sz="0" w:space="0" w:color="auto"/>
        <w:left w:val="none" w:sz="0" w:space="0" w:color="auto"/>
        <w:bottom w:val="none" w:sz="0" w:space="0" w:color="auto"/>
        <w:right w:val="none" w:sz="0" w:space="0" w:color="auto"/>
      </w:divBdr>
    </w:div>
    <w:div w:id="1858302820">
      <w:bodyDiv w:val="1"/>
      <w:marLeft w:val="0"/>
      <w:marRight w:val="0"/>
      <w:marTop w:val="0"/>
      <w:marBottom w:val="0"/>
      <w:divBdr>
        <w:top w:val="none" w:sz="0" w:space="0" w:color="auto"/>
        <w:left w:val="none" w:sz="0" w:space="0" w:color="auto"/>
        <w:bottom w:val="none" w:sz="0" w:space="0" w:color="auto"/>
        <w:right w:val="none" w:sz="0" w:space="0" w:color="auto"/>
      </w:divBdr>
    </w:div>
    <w:div w:id="1935165377">
      <w:bodyDiv w:val="1"/>
      <w:marLeft w:val="0"/>
      <w:marRight w:val="0"/>
      <w:marTop w:val="0"/>
      <w:marBottom w:val="0"/>
      <w:divBdr>
        <w:top w:val="none" w:sz="0" w:space="0" w:color="auto"/>
        <w:left w:val="none" w:sz="0" w:space="0" w:color="auto"/>
        <w:bottom w:val="none" w:sz="0" w:space="0" w:color="auto"/>
        <w:right w:val="none" w:sz="0" w:space="0" w:color="auto"/>
      </w:divBdr>
      <w:divsChild>
        <w:div w:id="244802501">
          <w:marLeft w:val="0"/>
          <w:marRight w:val="0"/>
          <w:marTop w:val="0"/>
          <w:marBottom w:val="0"/>
          <w:divBdr>
            <w:top w:val="none" w:sz="0" w:space="0" w:color="auto"/>
            <w:left w:val="none" w:sz="0" w:space="0" w:color="auto"/>
            <w:bottom w:val="none" w:sz="0" w:space="0" w:color="auto"/>
            <w:right w:val="none" w:sz="0" w:space="0" w:color="auto"/>
          </w:divBdr>
        </w:div>
        <w:div w:id="690686095">
          <w:marLeft w:val="0"/>
          <w:marRight w:val="0"/>
          <w:marTop w:val="0"/>
          <w:marBottom w:val="0"/>
          <w:divBdr>
            <w:top w:val="none" w:sz="0" w:space="0" w:color="auto"/>
            <w:left w:val="none" w:sz="0" w:space="0" w:color="auto"/>
            <w:bottom w:val="none" w:sz="0" w:space="0" w:color="auto"/>
            <w:right w:val="none" w:sz="0" w:space="0" w:color="auto"/>
          </w:divBdr>
        </w:div>
      </w:divsChild>
    </w:div>
    <w:div w:id="1981109709">
      <w:bodyDiv w:val="1"/>
      <w:marLeft w:val="0"/>
      <w:marRight w:val="0"/>
      <w:marTop w:val="0"/>
      <w:marBottom w:val="0"/>
      <w:divBdr>
        <w:top w:val="none" w:sz="0" w:space="0" w:color="auto"/>
        <w:left w:val="none" w:sz="0" w:space="0" w:color="auto"/>
        <w:bottom w:val="none" w:sz="0" w:space="0" w:color="auto"/>
        <w:right w:val="none" w:sz="0" w:space="0" w:color="auto"/>
      </w:divBdr>
      <w:divsChild>
        <w:div w:id="286545266">
          <w:marLeft w:val="0"/>
          <w:marRight w:val="0"/>
          <w:marTop w:val="0"/>
          <w:marBottom w:val="0"/>
          <w:divBdr>
            <w:top w:val="none" w:sz="0" w:space="0" w:color="auto"/>
            <w:left w:val="none" w:sz="0" w:space="0" w:color="auto"/>
            <w:bottom w:val="none" w:sz="0" w:space="0" w:color="auto"/>
            <w:right w:val="none" w:sz="0" w:space="0" w:color="auto"/>
          </w:divBdr>
        </w:div>
        <w:div w:id="582951981">
          <w:marLeft w:val="0"/>
          <w:marRight w:val="0"/>
          <w:marTop w:val="0"/>
          <w:marBottom w:val="0"/>
          <w:divBdr>
            <w:top w:val="none" w:sz="0" w:space="0" w:color="auto"/>
            <w:left w:val="none" w:sz="0" w:space="0" w:color="auto"/>
            <w:bottom w:val="none" w:sz="0" w:space="0" w:color="auto"/>
            <w:right w:val="none" w:sz="0" w:space="0" w:color="auto"/>
          </w:divBdr>
        </w:div>
      </w:divsChild>
    </w:div>
    <w:div w:id="2053991747">
      <w:bodyDiv w:val="1"/>
      <w:marLeft w:val="0"/>
      <w:marRight w:val="0"/>
      <w:marTop w:val="0"/>
      <w:marBottom w:val="0"/>
      <w:divBdr>
        <w:top w:val="none" w:sz="0" w:space="0" w:color="auto"/>
        <w:left w:val="none" w:sz="0" w:space="0" w:color="auto"/>
        <w:bottom w:val="none" w:sz="0" w:space="0" w:color="auto"/>
        <w:right w:val="none" w:sz="0" w:space="0" w:color="auto"/>
      </w:divBdr>
      <w:divsChild>
        <w:div w:id="1727990268">
          <w:marLeft w:val="0"/>
          <w:marRight w:val="0"/>
          <w:marTop w:val="0"/>
          <w:marBottom w:val="0"/>
          <w:divBdr>
            <w:top w:val="none" w:sz="0" w:space="0" w:color="auto"/>
            <w:left w:val="none" w:sz="0" w:space="0" w:color="auto"/>
            <w:bottom w:val="none" w:sz="0" w:space="0" w:color="auto"/>
            <w:right w:val="none" w:sz="0" w:space="0" w:color="auto"/>
          </w:divBdr>
        </w:div>
        <w:div w:id="369651282">
          <w:marLeft w:val="0"/>
          <w:marRight w:val="0"/>
          <w:marTop w:val="0"/>
          <w:marBottom w:val="0"/>
          <w:divBdr>
            <w:top w:val="none" w:sz="0" w:space="0" w:color="auto"/>
            <w:left w:val="none" w:sz="0" w:space="0" w:color="auto"/>
            <w:bottom w:val="none" w:sz="0" w:space="0" w:color="auto"/>
            <w:right w:val="none" w:sz="0" w:space="0" w:color="auto"/>
          </w:divBdr>
        </w:div>
      </w:divsChild>
    </w:div>
    <w:div w:id="2054385618">
      <w:bodyDiv w:val="1"/>
      <w:marLeft w:val="0"/>
      <w:marRight w:val="0"/>
      <w:marTop w:val="0"/>
      <w:marBottom w:val="0"/>
      <w:divBdr>
        <w:top w:val="none" w:sz="0" w:space="0" w:color="auto"/>
        <w:left w:val="none" w:sz="0" w:space="0" w:color="auto"/>
        <w:bottom w:val="none" w:sz="0" w:space="0" w:color="auto"/>
        <w:right w:val="none" w:sz="0" w:space="0" w:color="auto"/>
      </w:divBdr>
      <w:divsChild>
        <w:div w:id="462307093">
          <w:marLeft w:val="0"/>
          <w:marRight w:val="0"/>
          <w:marTop w:val="0"/>
          <w:marBottom w:val="0"/>
          <w:divBdr>
            <w:top w:val="none" w:sz="0" w:space="0" w:color="auto"/>
            <w:left w:val="none" w:sz="0" w:space="0" w:color="auto"/>
            <w:bottom w:val="none" w:sz="0" w:space="0" w:color="auto"/>
            <w:right w:val="none" w:sz="0" w:space="0" w:color="auto"/>
          </w:divBdr>
        </w:div>
        <w:div w:id="885750966">
          <w:marLeft w:val="0"/>
          <w:marRight w:val="0"/>
          <w:marTop w:val="0"/>
          <w:marBottom w:val="0"/>
          <w:divBdr>
            <w:top w:val="none" w:sz="0" w:space="0" w:color="auto"/>
            <w:left w:val="none" w:sz="0" w:space="0" w:color="auto"/>
            <w:bottom w:val="none" w:sz="0" w:space="0" w:color="auto"/>
            <w:right w:val="none" w:sz="0" w:space="0" w:color="auto"/>
          </w:divBdr>
        </w:div>
      </w:divsChild>
    </w:div>
    <w:div w:id="2085183499">
      <w:bodyDiv w:val="1"/>
      <w:marLeft w:val="0"/>
      <w:marRight w:val="0"/>
      <w:marTop w:val="0"/>
      <w:marBottom w:val="0"/>
      <w:divBdr>
        <w:top w:val="none" w:sz="0" w:space="0" w:color="auto"/>
        <w:left w:val="none" w:sz="0" w:space="0" w:color="auto"/>
        <w:bottom w:val="none" w:sz="0" w:space="0" w:color="auto"/>
        <w:right w:val="none" w:sz="0" w:space="0" w:color="auto"/>
      </w:divBdr>
      <w:divsChild>
        <w:div w:id="1219241424">
          <w:marLeft w:val="0"/>
          <w:marRight w:val="0"/>
          <w:marTop w:val="0"/>
          <w:marBottom w:val="0"/>
          <w:divBdr>
            <w:top w:val="none" w:sz="0" w:space="0" w:color="auto"/>
            <w:left w:val="none" w:sz="0" w:space="0" w:color="auto"/>
            <w:bottom w:val="none" w:sz="0" w:space="0" w:color="auto"/>
            <w:right w:val="none" w:sz="0" w:space="0" w:color="auto"/>
          </w:divBdr>
        </w:div>
        <w:div w:id="48281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pisphere/quest/issues/194"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179E6-41EB-4FEC-ACE1-313AEB16A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21113</Words>
  <Characters>120346</Characters>
  <Application>Microsoft Office Word</Application>
  <DocSecurity>0</DocSecurity>
  <Lines>1002</Lines>
  <Paragraphs>282</Paragraphs>
  <ScaleCrop>false</ScaleCrop>
  <Company/>
  <LinksUpToDate>false</LinksUpToDate>
  <CharactersWithSpaces>141177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Shreves, Alaina (NIH/NCI) [F]</dc:creator>
  <cp:keywords/>
  <dc:description/>
  <cp:lastModifiedBy>Cusack, Julie (NIH/NCI) [C]</cp:lastModifiedBy>
  <cp:revision>2</cp:revision>
  <cp:lastPrinted>2019-08-12T15:54:00Z</cp:lastPrinted>
  <dcterms:created xsi:type="dcterms:W3CDTF">2023-04-11T19:29:00Z</dcterms:created>
  <dcterms:modified xsi:type="dcterms:W3CDTF">2023-04-11T19:29:00Z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867079773</vt:i4>
  </property>
</Properties>
</file>