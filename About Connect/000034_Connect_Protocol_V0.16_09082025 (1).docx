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5D98D" w14:textId="137C0238" w:rsidR="00741E8D" w:rsidRPr="00F87430" w:rsidRDefault="55E84572" w:rsidP="000C0B93">
      <w:r w:rsidRPr="55E84572">
        <w:rPr>
          <w:b/>
          <w:bCs/>
        </w:rPr>
        <w:t>Abbreviated Title:</w:t>
      </w:r>
      <w:r>
        <w:t xml:space="preserve"> Connect for Cancer Prevention</w:t>
      </w:r>
    </w:p>
    <w:p w14:paraId="22B7CB1E" w14:textId="7ABDF710" w:rsidR="00612092" w:rsidRPr="004F5444" w:rsidRDefault="09C775C3" w:rsidP="000C0B93">
      <w:r w:rsidRPr="00F87430">
        <w:rPr>
          <w:b/>
          <w:bCs/>
        </w:rPr>
        <w:t>Protocol #:</w:t>
      </w:r>
      <w:r w:rsidR="00F87430" w:rsidRPr="00F87430">
        <w:t xml:space="preserve"> 000034</w:t>
      </w:r>
    </w:p>
    <w:p w14:paraId="1C80C742" w14:textId="438BFC34" w:rsidR="00663BAB" w:rsidRPr="004F5444" w:rsidRDefault="0453B7CF" w:rsidP="000C0B93">
      <w:r w:rsidRPr="0453B7CF">
        <w:rPr>
          <w:b/>
          <w:bCs/>
        </w:rPr>
        <w:t>Version Date:</w:t>
      </w:r>
      <w:r>
        <w:t xml:space="preserve"> 0</w:t>
      </w:r>
      <w:r w:rsidR="00EE321B">
        <w:t>9</w:t>
      </w:r>
      <w:r>
        <w:t>/</w:t>
      </w:r>
      <w:r w:rsidR="00EE321B">
        <w:t>08</w:t>
      </w:r>
      <w:r>
        <w:t>/2025 (v0.1</w:t>
      </w:r>
      <w:r w:rsidR="00EE321B">
        <w:t>6</w:t>
      </w:r>
      <w:r>
        <w:t>)</w:t>
      </w:r>
    </w:p>
    <w:p w14:paraId="3441E976" w14:textId="1C99968C" w:rsidR="00612092" w:rsidRPr="00C00716" w:rsidRDefault="41DD855A" w:rsidP="000C0B93">
      <w:bookmarkStart w:id="0" w:name="_Toc281240028"/>
      <w:r w:rsidRPr="41DD855A">
        <w:rPr>
          <w:b/>
          <w:bCs/>
        </w:rPr>
        <w:t xml:space="preserve">Title: </w:t>
      </w:r>
      <w:r>
        <w:t>Connect for Cancer Prevention: A Prospective Cohort Study within Integrated Healthcare Systems in the US</w:t>
      </w:r>
      <w:bookmarkEnd w:id="0"/>
    </w:p>
    <w:p w14:paraId="1E296F6C" w14:textId="67398B09" w:rsidR="0090044F" w:rsidRPr="00D37A0A" w:rsidRDefault="00541D19" w:rsidP="000C0B93">
      <w:pPr>
        <w:rPr>
          <w:i/>
          <w:szCs w:val="24"/>
        </w:rPr>
      </w:pPr>
      <w:r w:rsidRPr="004A2614">
        <w:rPr>
          <w:b/>
          <w:bCs/>
          <w:iCs/>
          <w:szCs w:val="24"/>
        </w:rPr>
        <w:t>Principal Investigator</w:t>
      </w:r>
      <w:r w:rsidRPr="00D37A0A">
        <w:rPr>
          <w:i/>
          <w:szCs w:val="24"/>
        </w:rPr>
        <w:t>:</w:t>
      </w:r>
    </w:p>
    <w:p w14:paraId="6583ED91" w14:textId="54743AFB" w:rsidR="0090044F" w:rsidRPr="0090044F" w:rsidRDefault="4AD74B66" w:rsidP="4AD74B66">
      <w:pPr>
        <w:ind w:left="720"/>
        <w:contextualSpacing/>
      </w:pPr>
      <w:r>
        <w:t>Dr. Nicolas Wentzensen</w:t>
      </w:r>
    </w:p>
    <w:p w14:paraId="113DCDBD" w14:textId="2526D074" w:rsidR="0090044F" w:rsidRPr="0090044F" w:rsidRDefault="0090044F" w:rsidP="000C0B93">
      <w:pPr>
        <w:ind w:left="720"/>
        <w:contextualSpacing/>
        <w:rPr>
          <w:szCs w:val="24"/>
        </w:rPr>
      </w:pPr>
      <w:r w:rsidRPr="0090044F">
        <w:rPr>
          <w:szCs w:val="24"/>
        </w:rPr>
        <w:t xml:space="preserve">Division of Cancer Epidemiology and Genetics </w:t>
      </w:r>
    </w:p>
    <w:p w14:paraId="0B0A7B05" w14:textId="5D17C370" w:rsidR="0090044F" w:rsidRPr="0090044F" w:rsidRDefault="0090044F" w:rsidP="000C0B93">
      <w:pPr>
        <w:ind w:left="720"/>
        <w:contextualSpacing/>
        <w:rPr>
          <w:szCs w:val="24"/>
        </w:rPr>
      </w:pPr>
      <w:r w:rsidRPr="0090044F">
        <w:rPr>
          <w:szCs w:val="24"/>
        </w:rPr>
        <w:t xml:space="preserve">National Cancer Institute </w:t>
      </w:r>
    </w:p>
    <w:p w14:paraId="2C1E1A80" w14:textId="73B17C99" w:rsidR="0090044F" w:rsidRPr="0090044F" w:rsidRDefault="0090044F" w:rsidP="000C0B93">
      <w:pPr>
        <w:ind w:left="720"/>
        <w:contextualSpacing/>
        <w:rPr>
          <w:szCs w:val="24"/>
        </w:rPr>
      </w:pPr>
      <w:r w:rsidRPr="0090044F">
        <w:rPr>
          <w:szCs w:val="24"/>
        </w:rPr>
        <w:t>National Institutes of Health</w:t>
      </w:r>
    </w:p>
    <w:p w14:paraId="19EB765F" w14:textId="284F53AF" w:rsidR="0090044F" w:rsidRPr="0090044F" w:rsidRDefault="4AD74B66" w:rsidP="4AD74B66">
      <w:pPr>
        <w:ind w:left="720"/>
        <w:contextualSpacing/>
      </w:pPr>
      <w:r>
        <w:t>9609 Medical Center Drive, Room 6E-448</w:t>
      </w:r>
    </w:p>
    <w:p w14:paraId="7928D421" w14:textId="0BE9D897" w:rsidR="0090044F" w:rsidRPr="0090044F" w:rsidRDefault="0090044F" w:rsidP="000C0B93">
      <w:pPr>
        <w:ind w:left="720"/>
        <w:contextualSpacing/>
        <w:rPr>
          <w:szCs w:val="24"/>
        </w:rPr>
      </w:pPr>
      <w:r w:rsidRPr="0090044F">
        <w:rPr>
          <w:szCs w:val="24"/>
        </w:rPr>
        <w:t>Rockville, MD 20850-9774</w:t>
      </w:r>
    </w:p>
    <w:p w14:paraId="2E5EE9FB" w14:textId="53152D37" w:rsidR="0090044F" w:rsidRPr="0090044F" w:rsidRDefault="4AD74B66" w:rsidP="4AD74B66">
      <w:pPr>
        <w:ind w:left="720"/>
        <w:contextualSpacing/>
      </w:pPr>
      <w:r>
        <w:t>Phone: 240-276-7303</w:t>
      </w:r>
    </w:p>
    <w:p w14:paraId="0B2A4183" w14:textId="3FAB0A62" w:rsidR="0090044F" w:rsidRDefault="4AD74B66" w:rsidP="4AD74B66">
      <w:pPr>
        <w:ind w:left="720"/>
      </w:pPr>
      <w:r>
        <w:t>E-mail: nicolas.wentzensen@nih.gov</w:t>
      </w:r>
    </w:p>
    <w:p w14:paraId="665280C9" w14:textId="3A20EE19" w:rsidR="00663BAB" w:rsidRPr="00C059D6" w:rsidRDefault="00663BAB" w:rsidP="000C0B93">
      <w:pPr>
        <w:rPr>
          <w:i/>
          <w:iCs/>
          <w:szCs w:val="24"/>
        </w:rPr>
      </w:pPr>
      <w:r w:rsidRPr="00C059D6">
        <w:rPr>
          <w:b/>
          <w:bCs/>
          <w:szCs w:val="24"/>
        </w:rPr>
        <w:t>Coordinating Center:</w:t>
      </w:r>
      <w:r w:rsidRPr="00C059D6">
        <w:rPr>
          <w:i/>
          <w:iCs/>
          <w:szCs w:val="24"/>
        </w:rPr>
        <w:t xml:space="preserve"> </w:t>
      </w:r>
      <w:r w:rsidRPr="00C059D6">
        <w:rPr>
          <w:szCs w:val="24"/>
        </w:rPr>
        <w:t>D</w:t>
      </w:r>
      <w:r w:rsidR="004A2614">
        <w:rPr>
          <w:szCs w:val="24"/>
        </w:rPr>
        <w:t>ivision of Cancer Epidemiology and Genetics, National Cancer Institute</w:t>
      </w:r>
    </w:p>
    <w:p w14:paraId="2C91C582" w14:textId="77777777" w:rsidR="00D6152F" w:rsidRDefault="00D6152F" w:rsidP="000C0B93">
      <w:pPr>
        <w:contextualSpacing/>
        <w:rPr>
          <w:i/>
          <w:szCs w:val="24"/>
        </w:rPr>
      </w:pPr>
      <w:r>
        <w:rPr>
          <w:i/>
          <w:szCs w:val="24"/>
        </w:rPr>
        <w:br w:type="page"/>
      </w:r>
    </w:p>
    <w:p w14:paraId="24461595" w14:textId="5D2BF434" w:rsidR="00D6152F" w:rsidRPr="00244553" w:rsidRDefault="2C2BDF3C" w:rsidP="000C0B93">
      <w:pPr>
        <w:pStyle w:val="Heading1"/>
        <w:numPr>
          <w:ilvl w:val="0"/>
          <w:numId w:val="0"/>
        </w:numPr>
        <w:ind w:left="432" w:hanging="432"/>
        <w:contextualSpacing/>
      </w:pPr>
      <w:bookmarkStart w:id="1" w:name="_Toc208233954"/>
      <w:bookmarkStart w:id="2" w:name="_Toc484520822"/>
      <w:r>
        <w:lastRenderedPageBreak/>
        <w:t>TABLE OF CONTENTS</w:t>
      </w:r>
      <w:bookmarkEnd w:id="1"/>
      <w:r>
        <w:t xml:space="preserve"> </w:t>
      </w:r>
      <w:bookmarkEnd w:id="2"/>
    </w:p>
    <w:p w14:paraId="77A18BC1" w14:textId="3FAB249C" w:rsidR="00B268FF" w:rsidRDefault="00D6152F">
      <w:pPr>
        <w:pStyle w:val="TOC1"/>
        <w:tabs>
          <w:tab w:val="right" w:leader="dot" w:pos="9350"/>
        </w:tabs>
        <w:rPr>
          <w:rFonts w:asciiTheme="minorHAnsi" w:eastAsiaTheme="minorEastAsia" w:hAnsiTheme="minorHAnsi" w:cstheme="minorBidi"/>
          <w:noProof/>
          <w:color w:val="auto"/>
          <w:kern w:val="2"/>
          <w:szCs w:val="24"/>
          <w14:ligatures w14:val="standardContextual"/>
        </w:rPr>
      </w:pPr>
      <w:r>
        <w:rPr>
          <w:szCs w:val="24"/>
        </w:rPr>
        <w:fldChar w:fldCharType="begin"/>
      </w:r>
      <w:r w:rsidRPr="00244553">
        <w:rPr>
          <w:szCs w:val="24"/>
        </w:rPr>
        <w:instrText xml:space="preserve"> TOC \o "1-3" \h \z \u </w:instrText>
      </w:r>
      <w:r>
        <w:rPr>
          <w:szCs w:val="24"/>
        </w:rPr>
        <w:fldChar w:fldCharType="separate"/>
      </w:r>
      <w:hyperlink w:anchor="_Toc208233954" w:history="1">
        <w:r w:rsidR="00B268FF" w:rsidRPr="00B2353C">
          <w:rPr>
            <w:rStyle w:val="Hyperlink"/>
            <w:noProof/>
          </w:rPr>
          <w:t>TABLE OF CONTENTS</w:t>
        </w:r>
        <w:r w:rsidR="00B268FF">
          <w:rPr>
            <w:noProof/>
            <w:webHidden/>
          </w:rPr>
          <w:tab/>
        </w:r>
        <w:r w:rsidR="00B268FF">
          <w:rPr>
            <w:noProof/>
            <w:webHidden/>
          </w:rPr>
          <w:fldChar w:fldCharType="begin"/>
        </w:r>
        <w:r w:rsidR="00B268FF">
          <w:rPr>
            <w:noProof/>
            <w:webHidden/>
          </w:rPr>
          <w:instrText xml:space="preserve"> PAGEREF _Toc208233954 \h </w:instrText>
        </w:r>
        <w:r w:rsidR="00B268FF">
          <w:rPr>
            <w:noProof/>
            <w:webHidden/>
          </w:rPr>
        </w:r>
        <w:r w:rsidR="00B268FF">
          <w:rPr>
            <w:noProof/>
            <w:webHidden/>
          </w:rPr>
          <w:fldChar w:fldCharType="separate"/>
        </w:r>
        <w:r w:rsidR="00C251C3">
          <w:rPr>
            <w:noProof/>
            <w:webHidden/>
          </w:rPr>
          <w:t>2</w:t>
        </w:r>
        <w:r w:rsidR="00B268FF">
          <w:rPr>
            <w:noProof/>
            <w:webHidden/>
          </w:rPr>
          <w:fldChar w:fldCharType="end"/>
        </w:r>
      </w:hyperlink>
    </w:p>
    <w:p w14:paraId="0B7B5AD6" w14:textId="75E9D51E" w:rsidR="00B268FF" w:rsidRDefault="00B268FF">
      <w:pPr>
        <w:pStyle w:val="TOC1"/>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HYPERLINK \l "_Toc208233955"</w:instrText>
      </w:r>
      <w:r>
        <w:fldChar w:fldCharType="separate"/>
      </w:r>
      <w:r w:rsidRPr="00B2353C">
        <w:rPr>
          <w:rStyle w:val="Hyperlink"/>
          <w:noProof/>
        </w:rPr>
        <w:t>STATEMENT OF COMPLIANCE</w:t>
      </w:r>
      <w:r>
        <w:rPr>
          <w:noProof/>
          <w:webHidden/>
        </w:rPr>
        <w:tab/>
      </w:r>
      <w:r>
        <w:rPr>
          <w:noProof/>
          <w:webHidden/>
        </w:rPr>
        <w:fldChar w:fldCharType="begin"/>
      </w:r>
      <w:r>
        <w:rPr>
          <w:noProof/>
          <w:webHidden/>
        </w:rPr>
        <w:instrText xml:space="preserve"> PAGEREF _Toc208233955 \h </w:instrText>
      </w:r>
      <w:r>
        <w:rPr>
          <w:noProof/>
          <w:webHidden/>
        </w:rPr>
      </w:r>
      <w:r>
        <w:rPr>
          <w:noProof/>
          <w:webHidden/>
        </w:rPr>
        <w:fldChar w:fldCharType="separate"/>
      </w:r>
      <w:ins w:id="3" w:author="Mia Gaudet" w:date="2026-03-13T09:20:00Z" w16du:dateUtc="2026-03-13T13:20:00Z">
        <w:r w:rsidR="00C251C3">
          <w:rPr>
            <w:noProof/>
            <w:webHidden/>
          </w:rPr>
          <w:t>5</w:t>
        </w:r>
      </w:ins>
      <w:del w:id="4" w:author="Mia Gaudet" w:date="2026-03-13T09:20:00Z" w16du:dateUtc="2026-03-13T13:20:00Z">
        <w:r w:rsidDel="00C251C3">
          <w:rPr>
            <w:noProof/>
            <w:webHidden/>
          </w:rPr>
          <w:delText>8</w:delText>
        </w:r>
      </w:del>
      <w:r>
        <w:rPr>
          <w:noProof/>
          <w:webHidden/>
        </w:rPr>
        <w:fldChar w:fldCharType="end"/>
      </w:r>
      <w:r>
        <w:fldChar w:fldCharType="end"/>
      </w:r>
    </w:p>
    <w:p w14:paraId="165870A1" w14:textId="2B8C5247" w:rsidR="00B268FF" w:rsidRDefault="00B268FF">
      <w:pPr>
        <w:pStyle w:val="TOC1"/>
        <w:tabs>
          <w:tab w:val="left" w:pos="480"/>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HYPERLINK \l "_Toc208233956"</w:instrText>
      </w:r>
      <w:r>
        <w:fldChar w:fldCharType="separate"/>
      </w:r>
      <w:r w:rsidRPr="00B2353C">
        <w:rPr>
          <w:rStyle w:val="Hyperlink"/>
          <w:noProof/>
        </w:rPr>
        <w:t>1</w:t>
      </w:r>
      <w:r>
        <w:rPr>
          <w:rFonts w:asciiTheme="minorHAnsi" w:eastAsiaTheme="minorEastAsia" w:hAnsiTheme="minorHAnsi" w:cstheme="minorBidi"/>
          <w:noProof/>
          <w:color w:val="auto"/>
          <w:kern w:val="2"/>
          <w:szCs w:val="24"/>
          <w14:ligatures w14:val="standardContextual"/>
        </w:rPr>
        <w:tab/>
      </w:r>
      <w:r w:rsidRPr="00B2353C">
        <w:rPr>
          <w:rStyle w:val="Hyperlink"/>
          <w:noProof/>
        </w:rPr>
        <w:t>PROTOCOL SUMMARY</w:t>
      </w:r>
      <w:r>
        <w:rPr>
          <w:noProof/>
          <w:webHidden/>
        </w:rPr>
        <w:tab/>
      </w:r>
      <w:r>
        <w:rPr>
          <w:noProof/>
          <w:webHidden/>
        </w:rPr>
        <w:fldChar w:fldCharType="begin"/>
      </w:r>
      <w:r>
        <w:rPr>
          <w:noProof/>
          <w:webHidden/>
        </w:rPr>
        <w:instrText xml:space="preserve"> PAGEREF _Toc208233956 \h </w:instrText>
      </w:r>
      <w:r>
        <w:rPr>
          <w:noProof/>
          <w:webHidden/>
        </w:rPr>
      </w:r>
      <w:r>
        <w:rPr>
          <w:noProof/>
          <w:webHidden/>
        </w:rPr>
        <w:fldChar w:fldCharType="separate"/>
      </w:r>
      <w:ins w:id="5" w:author="Mia Gaudet" w:date="2026-03-13T09:20:00Z" w16du:dateUtc="2026-03-13T13:20:00Z">
        <w:r w:rsidR="00C251C3">
          <w:rPr>
            <w:noProof/>
            <w:webHidden/>
          </w:rPr>
          <w:t>6</w:t>
        </w:r>
      </w:ins>
      <w:del w:id="6" w:author="Mia Gaudet" w:date="2026-03-13T09:20:00Z" w16du:dateUtc="2026-03-13T13:20:00Z">
        <w:r w:rsidDel="00C251C3">
          <w:rPr>
            <w:noProof/>
            <w:webHidden/>
          </w:rPr>
          <w:delText>9</w:delText>
        </w:r>
      </w:del>
      <w:r>
        <w:rPr>
          <w:noProof/>
          <w:webHidden/>
        </w:rPr>
        <w:fldChar w:fldCharType="end"/>
      </w:r>
      <w:r>
        <w:fldChar w:fldCharType="end"/>
      </w:r>
    </w:p>
    <w:p w14:paraId="59E57C65" w14:textId="67733DB4"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"_Toc208233957"</w:instrText>
      </w:r>
      <w:r>
        <w:fldChar w:fldCharType="separate"/>
      </w:r>
      <w:r w:rsidRPr="00B2353C">
        <w:rPr>
          <w:rStyle w:val="Hyperlink"/>
          <w:noProof/>
        </w:rPr>
        <w:t>1.1</w:t>
      </w:r>
      <w:r>
        <w:rPr>
          <w:rFonts w:asciiTheme="minorHAnsi" w:eastAsiaTheme="minorEastAsia" w:hAnsiTheme="minorHAnsi" w:cstheme="minorBidi"/>
          <w:noProof/>
          <w:color w:val="auto"/>
          <w:kern w:val="2"/>
          <w:szCs w:val="24"/>
          <w14:ligatures w14:val="standardContextual"/>
        </w:rPr>
        <w:tab/>
      </w:r>
      <w:r w:rsidRPr="00B2353C">
        <w:rPr>
          <w:rStyle w:val="Hyperlink"/>
          <w:noProof/>
        </w:rPr>
        <w:t>Synopsis</w:t>
      </w:r>
      <w:r>
        <w:rPr>
          <w:noProof/>
          <w:webHidden/>
        </w:rPr>
        <w:tab/>
      </w:r>
      <w:r>
        <w:rPr>
          <w:noProof/>
          <w:webHidden/>
        </w:rPr>
        <w:fldChar w:fldCharType="begin"/>
      </w:r>
      <w:r>
        <w:rPr>
          <w:noProof/>
          <w:webHidden/>
        </w:rPr>
        <w:instrText xml:space="preserve"> PAGEREF _Toc208233957 \h </w:instrText>
      </w:r>
      <w:r>
        <w:rPr>
          <w:noProof/>
          <w:webHidden/>
        </w:rPr>
      </w:r>
      <w:r>
        <w:rPr>
          <w:noProof/>
          <w:webHidden/>
        </w:rPr>
        <w:fldChar w:fldCharType="separate"/>
      </w:r>
      <w:ins w:id="7" w:author="Mia Gaudet" w:date="2026-03-13T09:20:00Z" w16du:dateUtc="2026-03-13T13:20:00Z">
        <w:r w:rsidR="00C251C3">
          <w:rPr>
            <w:noProof/>
            <w:webHidden/>
          </w:rPr>
          <w:t>6</w:t>
        </w:r>
      </w:ins>
      <w:del w:id="8" w:author="Mia Gaudet" w:date="2026-03-13T09:20:00Z" w16du:dateUtc="2026-03-13T13:20:00Z">
        <w:r w:rsidDel="00C251C3">
          <w:rPr>
            <w:noProof/>
            <w:webHidden/>
          </w:rPr>
          <w:delText>9</w:delText>
        </w:r>
      </w:del>
      <w:r>
        <w:rPr>
          <w:noProof/>
          <w:webHidden/>
        </w:rPr>
        <w:fldChar w:fldCharType="end"/>
      </w:r>
      <w:r>
        <w:fldChar w:fldCharType="end"/>
      </w:r>
    </w:p>
    <w:p w14:paraId="53E21977" w14:textId="33464AE4"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"_Toc208233958"</w:instrText>
      </w:r>
      <w:r>
        <w:fldChar w:fldCharType="separate"/>
      </w:r>
      <w:r w:rsidRPr="00B2353C">
        <w:rPr>
          <w:rStyle w:val="Hyperlink"/>
          <w:noProof/>
        </w:rPr>
        <w:t>1.2</w:t>
      </w:r>
      <w:r>
        <w:rPr>
          <w:rFonts w:asciiTheme="minorHAnsi" w:eastAsiaTheme="minorEastAsia" w:hAnsiTheme="minorHAnsi" w:cstheme="minorBidi"/>
          <w:noProof/>
          <w:color w:val="auto"/>
          <w:kern w:val="2"/>
          <w:szCs w:val="24"/>
          <w14:ligatures w14:val="standardContextual"/>
        </w:rPr>
        <w:tab/>
      </w:r>
      <w:r w:rsidRPr="00B2353C">
        <w:rPr>
          <w:rStyle w:val="Hyperlink"/>
          <w:noProof/>
        </w:rPr>
        <w:t>Schedule of Activities (SOA)</w:t>
      </w:r>
      <w:r>
        <w:rPr>
          <w:noProof/>
          <w:webHidden/>
        </w:rPr>
        <w:tab/>
      </w:r>
      <w:r>
        <w:rPr>
          <w:noProof/>
          <w:webHidden/>
        </w:rPr>
        <w:fldChar w:fldCharType="begin"/>
      </w:r>
      <w:r>
        <w:rPr>
          <w:noProof/>
          <w:webHidden/>
        </w:rPr>
        <w:instrText xml:space="preserve"> PAGEREF _Toc208233958 \h </w:instrText>
      </w:r>
      <w:r>
        <w:rPr>
          <w:noProof/>
          <w:webHidden/>
        </w:rPr>
      </w:r>
      <w:r>
        <w:rPr>
          <w:noProof/>
          <w:webHidden/>
        </w:rPr>
        <w:fldChar w:fldCharType="separate"/>
      </w:r>
      <w:ins w:id="9" w:author="Mia Gaudet" w:date="2026-03-13T09:20:00Z" w16du:dateUtc="2026-03-13T13:20:00Z">
        <w:r w:rsidR="00C251C3">
          <w:rPr>
            <w:noProof/>
            <w:webHidden/>
          </w:rPr>
          <w:t>8</w:t>
        </w:r>
      </w:ins>
      <w:del w:id="10" w:author="Mia Gaudet" w:date="2026-03-13T09:20:00Z" w16du:dateUtc="2026-03-13T13:20:00Z">
        <w:r w:rsidDel="00C251C3">
          <w:rPr>
            <w:noProof/>
            <w:webHidden/>
          </w:rPr>
          <w:delText>11</w:delText>
        </w:r>
      </w:del>
      <w:r>
        <w:rPr>
          <w:noProof/>
          <w:webHidden/>
        </w:rPr>
        <w:fldChar w:fldCharType="end"/>
      </w:r>
      <w:r>
        <w:fldChar w:fldCharType="end"/>
      </w:r>
    </w:p>
    <w:p w14:paraId="23F7BDDA" w14:textId="4FC800C5" w:rsidR="00B268FF" w:rsidRDefault="00B268FF">
      <w:pPr>
        <w:pStyle w:val="TOC1"/>
        <w:tabs>
          <w:tab w:val="left" w:pos="480"/>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HYPERLINK \l "_Toc208233959"</w:instrText>
      </w:r>
      <w:r>
        <w:fldChar w:fldCharType="separate"/>
      </w:r>
      <w:r w:rsidRPr="00B2353C">
        <w:rPr>
          <w:rStyle w:val="Hyperlink"/>
          <w:noProof/>
        </w:rPr>
        <w:t>2</w:t>
      </w:r>
      <w:r>
        <w:rPr>
          <w:rFonts w:asciiTheme="minorHAnsi" w:eastAsiaTheme="minorEastAsia" w:hAnsiTheme="minorHAnsi" w:cstheme="minorBidi"/>
          <w:noProof/>
          <w:color w:val="auto"/>
          <w:kern w:val="2"/>
          <w:szCs w:val="24"/>
          <w14:ligatures w14:val="standardContextual"/>
        </w:rPr>
        <w:tab/>
      </w:r>
      <w:r w:rsidRPr="00B2353C">
        <w:rPr>
          <w:rStyle w:val="Hyperlink"/>
          <w:noProof/>
        </w:rPr>
        <w:t>INTRODUCTION</w:t>
      </w:r>
      <w:r>
        <w:rPr>
          <w:noProof/>
          <w:webHidden/>
        </w:rPr>
        <w:tab/>
      </w:r>
      <w:r>
        <w:rPr>
          <w:noProof/>
          <w:webHidden/>
        </w:rPr>
        <w:fldChar w:fldCharType="begin"/>
      </w:r>
      <w:r>
        <w:rPr>
          <w:noProof/>
          <w:webHidden/>
        </w:rPr>
        <w:instrText xml:space="preserve"> PAGEREF _Toc208233959 \h </w:instrText>
      </w:r>
      <w:r>
        <w:rPr>
          <w:noProof/>
          <w:webHidden/>
        </w:rPr>
      </w:r>
      <w:r>
        <w:rPr>
          <w:noProof/>
          <w:webHidden/>
        </w:rPr>
        <w:fldChar w:fldCharType="separate"/>
      </w:r>
      <w:ins w:id="11" w:author="Mia Gaudet" w:date="2026-03-13T09:20:00Z" w16du:dateUtc="2026-03-13T13:20:00Z">
        <w:r w:rsidR="00C251C3">
          <w:rPr>
            <w:noProof/>
            <w:webHidden/>
          </w:rPr>
          <w:t>9</w:t>
        </w:r>
      </w:ins>
      <w:del w:id="12" w:author="Mia Gaudet" w:date="2026-03-13T09:20:00Z" w16du:dateUtc="2026-03-13T13:20:00Z">
        <w:r w:rsidDel="00C251C3">
          <w:rPr>
            <w:noProof/>
            <w:webHidden/>
          </w:rPr>
          <w:delText>12</w:delText>
        </w:r>
      </w:del>
      <w:r>
        <w:rPr>
          <w:noProof/>
          <w:webHidden/>
        </w:rPr>
        <w:fldChar w:fldCharType="end"/>
      </w:r>
      <w:r>
        <w:fldChar w:fldCharType="end"/>
      </w:r>
    </w:p>
    <w:p w14:paraId="723B22F1" w14:textId="11D3713D"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"_Toc208233960"</w:instrText>
      </w:r>
      <w:r>
        <w:fldChar w:fldCharType="separate"/>
      </w:r>
      <w:r w:rsidRPr="00B2353C">
        <w:rPr>
          <w:rStyle w:val="Hyperlink"/>
          <w:noProof/>
        </w:rPr>
        <w:t>2.1</w:t>
      </w:r>
      <w:r>
        <w:rPr>
          <w:rFonts w:asciiTheme="minorHAnsi" w:eastAsiaTheme="minorEastAsia" w:hAnsiTheme="minorHAnsi" w:cstheme="minorBidi"/>
          <w:noProof/>
          <w:color w:val="auto"/>
          <w:kern w:val="2"/>
          <w:szCs w:val="24"/>
          <w14:ligatures w14:val="standardContextual"/>
        </w:rPr>
        <w:tab/>
      </w:r>
      <w:r w:rsidRPr="00B2353C">
        <w:rPr>
          <w:rStyle w:val="Hyperlink"/>
          <w:noProof/>
        </w:rPr>
        <w:t>Study Rationale</w:t>
      </w:r>
      <w:r>
        <w:rPr>
          <w:noProof/>
          <w:webHidden/>
        </w:rPr>
        <w:tab/>
      </w:r>
      <w:r>
        <w:rPr>
          <w:noProof/>
          <w:webHidden/>
        </w:rPr>
        <w:fldChar w:fldCharType="begin"/>
      </w:r>
      <w:r>
        <w:rPr>
          <w:noProof/>
          <w:webHidden/>
        </w:rPr>
        <w:instrText xml:space="preserve"> PAGEREF _Toc208233960 \h </w:instrText>
      </w:r>
      <w:r>
        <w:rPr>
          <w:noProof/>
          <w:webHidden/>
        </w:rPr>
      </w:r>
      <w:r>
        <w:rPr>
          <w:noProof/>
          <w:webHidden/>
        </w:rPr>
        <w:fldChar w:fldCharType="separate"/>
      </w:r>
      <w:ins w:id="13" w:author="Mia Gaudet" w:date="2026-03-13T09:20:00Z" w16du:dateUtc="2026-03-13T13:20:00Z">
        <w:r w:rsidR="00C251C3">
          <w:rPr>
            <w:noProof/>
            <w:webHidden/>
          </w:rPr>
          <w:t>9</w:t>
        </w:r>
      </w:ins>
      <w:del w:id="14" w:author="Mia Gaudet" w:date="2026-03-13T09:20:00Z" w16du:dateUtc="2026-03-13T13:20:00Z">
        <w:r w:rsidDel="00C251C3">
          <w:rPr>
            <w:noProof/>
            <w:webHidden/>
          </w:rPr>
          <w:delText>12</w:delText>
        </w:r>
      </w:del>
      <w:r>
        <w:rPr>
          <w:noProof/>
          <w:webHidden/>
        </w:rPr>
        <w:fldChar w:fldCharType="end"/>
      </w:r>
      <w:r>
        <w:fldChar w:fldCharType="end"/>
      </w:r>
    </w:p>
    <w:p w14:paraId="61B87414" w14:textId="18AB702C"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"_Toc208233961"</w:instrText>
      </w:r>
      <w:r>
        <w:fldChar w:fldCharType="separate"/>
      </w:r>
      <w:r w:rsidRPr="00B2353C">
        <w:rPr>
          <w:rStyle w:val="Hyperlink"/>
          <w:noProof/>
        </w:rPr>
        <w:t>2.2</w:t>
      </w:r>
      <w:r>
        <w:rPr>
          <w:rFonts w:asciiTheme="minorHAnsi" w:eastAsiaTheme="minorEastAsia" w:hAnsiTheme="minorHAnsi" w:cstheme="minorBidi"/>
          <w:noProof/>
          <w:color w:val="auto"/>
          <w:kern w:val="2"/>
          <w:szCs w:val="24"/>
          <w14:ligatures w14:val="standardContextual"/>
        </w:rPr>
        <w:tab/>
      </w:r>
      <w:r w:rsidRPr="00B2353C">
        <w:rPr>
          <w:rStyle w:val="Hyperlink"/>
          <w:noProof/>
        </w:rPr>
        <w:t>Background</w:t>
      </w:r>
      <w:r>
        <w:rPr>
          <w:noProof/>
          <w:webHidden/>
        </w:rPr>
        <w:tab/>
      </w:r>
      <w:r>
        <w:rPr>
          <w:noProof/>
          <w:webHidden/>
        </w:rPr>
        <w:fldChar w:fldCharType="begin"/>
      </w:r>
      <w:r>
        <w:rPr>
          <w:noProof/>
          <w:webHidden/>
        </w:rPr>
        <w:instrText xml:space="preserve"> PAGEREF _Toc208233961 \h </w:instrText>
      </w:r>
      <w:r>
        <w:rPr>
          <w:noProof/>
          <w:webHidden/>
        </w:rPr>
      </w:r>
      <w:r>
        <w:rPr>
          <w:noProof/>
          <w:webHidden/>
        </w:rPr>
        <w:fldChar w:fldCharType="separate"/>
      </w:r>
      <w:ins w:id="15" w:author="Mia Gaudet" w:date="2026-03-13T09:20:00Z" w16du:dateUtc="2026-03-13T13:20:00Z">
        <w:r w:rsidR="00C251C3">
          <w:rPr>
            <w:noProof/>
            <w:webHidden/>
          </w:rPr>
          <w:t>10</w:t>
        </w:r>
      </w:ins>
      <w:del w:id="16" w:author="Mia Gaudet" w:date="2026-03-13T09:20:00Z" w16du:dateUtc="2026-03-13T13:20:00Z">
        <w:r w:rsidDel="00C251C3">
          <w:rPr>
            <w:noProof/>
            <w:webHidden/>
          </w:rPr>
          <w:delText>13</w:delText>
        </w:r>
      </w:del>
      <w:r>
        <w:rPr>
          <w:noProof/>
          <w:webHidden/>
        </w:rPr>
        <w:fldChar w:fldCharType="end"/>
      </w:r>
      <w:r>
        <w:fldChar w:fldCharType="end"/>
      </w:r>
    </w:p>
    <w:p w14:paraId="7C4A1F45" w14:textId="52C67EE9"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"_Toc208233962"</w:instrText>
      </w:r>
      <w:r>
        <w:fldChar w:fldCharType="separate"/>
      </w:r>
      <w:r w:rsidRPr="00B2353C">
        <w:rPr>
          <w:rStyle w:val="Hyperlink"/>
          <w:noProof/>
        </w:rPr>
        <w:t>2.3</w:t>
      </w:r>
      <w:r>
        <w:rPr>
          <w:rFonts w:asciiTheme="minorHAnsi" w:eastAsiaTheme="minorEastAsia" w:hAnsiTheme="minorHAnsi" w:cstheme="minorBidi"/>
          <w:noProof/>
          <w:color w:val="auto"/>
          <w:kern w:val="2"/>
          <w:szCs w:val="24"/>
          <w14:ligatures w14:val="standardContextual"/>
        </w:rPr>
        <w:tab/>
      </w:r>
      <w:r w:rsidRPr="00B2353C">
        <w:rPr>
          <w:rStyle w:val="Hyperlink"/>
          <w:noProof/>
        </w:rPr>
        <w:t>Risk/Benefit Assessment</w:t>
      </w:r>
      <w:r>
        <w:rPr>
          <w:noProof/>
          <w:webHidden/>
        </w:rPr>
        <w:tab/>
      </w:r>
      <w:r>
        <w:rPr>
          <w:noProof/>
          <w:webHidden/>
        </w:rPr>
        <w:fldChar w:fldCharType="begin"/>
      </w:r>
      <w:r>
        <w:rPr>
          <w:noProof/>
          <w:webHidden/>
        </w:rPr>
        <w:instrText xml:space="preserve"> PAGEREF _Toc208233962 \h </w:instrText>
      </w:r>
      <w:r>
        <w:rPr>
          <w:noProof/>
          <w:webHidden/>
        </w:rPr>
      </w:r>
      <w:r>
        <w:rPr>
          <w:noProof/>
          <w:webHidden/>
        </w:rPr>
        <w:fldChar w:fldCharType="separate"/>
      </w:r>
      <w:ins w:id="17" w:author="Mia Gaudet" w:date="2026-03-13T09:20:00Z" w16du:dateUtc="2026-03-13T13:20:00Z">
        <w:r w:rsidR="00C251C3">
          <w:rPr>
            <w:noProof/>
            <w:webHidden/>
          </w:rPr>
          <w:t>11</w:t>
        </w:r>
      </w:ins>
      <w:del w:id="18" w:author="Mia Gaudet" w:date="2026-03-13T09:20:00Z" w16du:dateUtc="2026-03-13T13:20:00Z">
        <w:r w:rsidDel="00C251C3">
          <w:rPr>
            <w:noProof/>
            <w:webHidden/>
          </w:rPr>
          <w:delText>14</w:delText>
        </w:r>
      </w:del>
      <w:r>
        <w:rPr>
          <w:noProof/>
          <w:webHidden/>
        </w:rPr>
        <w:fldChar w:fldCharType="end"/>
      </w:r>
      <w:r>
        <w:fldChar w:fldCharType="end"/>
      </w:r>
    </w:p>
    <w:p w14:paraId="429E8B82" w14:textId="20E02126"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"_Toc208233963"</w:instrText>
      </w:r>
      <w:r>
        <w:fldChar w:fldCharType="separate"/>
      </w:r>
      <w:r w:rsidRPr="00B2353C">
        <w:rPr>
          <w:rStyle w:val="Hyperlink"/>
        </w:rPr>
        <w:t>2.3.1</w:t>
      </w:r>
      <w:r>
        <w:rPr>
          <w:rFonts w:asciiTheme="minorHAnsi" w:eastAsiaTheme="minorEastAsia" w:hAnsiTheme="minorHAnsi" w:cstheme="minorBidi"/>
          <w:color w:val="auto"/>
          <w:kern w:val="2"/>
          <w:szCs w:val="24"/>
          <w14:ligatures w14:val="standardContextual"/>
        </w:rPr>
        <w:tab/>
      </w:r>
      <w:r w:rsidRPr="00B2353C">
        <w:rPr>
          <w:rStyle w:val="Hyperlink"/>
        </w:rPr>
        <w:t>Known Potential Risks</w:t>
      </w:r>
      <w:r>
        <w:rPr>
          <w:webHidden/>
        </w:rPr>
        <w:tab/>
      </w:r>
      <w:r>
        <w:rPr>
          <w:webHidden/>
        </w:rPr>
        <w:fldChar w:fldCharType="begin"/>
      </w:r>
      <w:r>
        <w:rPr>
          <w:webHidden/>
        </w:rPr>
        <w:instrText xml:space="preserve"> PAGEREF _Toc208233963 \h </w:instrText>
      </w:r>
      <w:r>
        <w:rPr>
          <w:webHidden/>
        </w:rPr>
      </w:r>
      <w:r>
        <w:rPr>
          <w:webHidden/>
        </w:rPr>
        <w:fldChar w:fldCharType="separate"/>
      </w:r>
      <w:ins w:id="19" w:author="Mia Gaudet" w:date="2026-03-13T09:20:00Z" w16du:dateUtc="2026-03-13T13:20:00Z">
        <w:r w:rsidR="00C251C3">
          <w:rPr>
            <w:webHidden/>
          </w:rPr>
          <w:t>11</w:t>
        </w:r>
      </w:ins>
      <w:del w:id="20" w:author="Mia Gaudet" w:date="2026-03-13T09:20:00Z" w16du:dateUtc="2026-03-13T13:20:00Z">
        <w:r w:rsidDel="00C251C3">
          <w:rPr>
            <w:webHidden/>
          </w:rPr>
          <w:delText>14</w:delText>
        </w:r>
      </w:del>
      <w:r>
        <w:rPr>
          <w:webHidden/>
        </w:rPr>
        <w:fldChar w:fldCharType="end"/>
      </w:r>
      <w:r>
        <w:fldChar w:fldCharType="end"/>
      </w:r>
    </w:p>
    <w:p w14:paraId="575AD45D" w14:textId="13C7AE12"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"_Toc208233964"</w:instrText>
      </w:r>
      <w:r>
        <w:fldChar w:fldCharType="separate"/>
      </w:r>
      <w:r w:rsidRPr="00B2353C">
        <w:rPr>
          <w:rStyle w:val="Hyperlink"/>
        </w:rPr>
        <w:t>2.3.2</w:t>
      </w:r>
      <w:r>
        <w:rPr>
          <w:rFonts w:asciiTheme="minorHAnsi" w:eastAsiaTheme="minorEastAsia" w:hAnsiTheme="minorHAnsi" w:cstheme="minorBidi"/>
          <w:color w:val="auto"/>
          <w:kern w:val="2"/>
          <w:szCs w:val="24"/>
          <w14:ligatures w14:val="standardContextual"/>
        </w:rPr>
        <w:tab/>
      </w:r>
      <w:r w:rsidRPr="00B2353C">
        <w:rPr>
          <w:rStyle w:val="Hyperlink"/>
        </w:rPr>
        <w:t>Known Potential Benefits</w:t>
      </w:r>
      <w:r>
        <w:rPr>
          <w:webHidden/>
        </w:rPr>
        <w:tab/>
      </w:r>
      <w:r>
        <w:rPr>
          <w:webHidden/>
        </w:rPr>
        <w:fldChar w:fldCharType="begin"/>
      </w:r>
      <w:r>
        <w:rPr>
          <w:webHidden/>
        </w:rPr>
        <w:instrText xml:space="preserve"> PAGEREF _Toc208233964 \h </w:instrText>
      </w:r>
      <w:r>
        <w:rPr>
          <w:webHidden/>
        </w:rPr>
      </w:r>
      <w:r>
        <w:rPr>
          <w:webHidden/>
        </w:rPr>
        <w:fldChar w:fldCharType="separate"/>
      </w:r>
      <w:ins w:id="21" w:author="Mia Gaudet" w:date="2026-03-13T09:20:00Z" w16du:dateUtc="2026-03-13T13:20:00Z">
        <w:r w:rsidR="00C251C3">
          <w:rPr>
            <w:webHidden/>
          </w:rPr>
          <w:t>12</w:t>
        </w:r>
      </w:ins>
      <w:del w:id="22" w:author="Mia Gaudet" w:date="2026-03-13T09:20:00Z" w16du:dateUtc="2026-03-13T13:20:00Z">
        <w:r w:rsidDel="00C251C3">
          <w:rPr>
            <w:webHidden/>
          </w:rPr>
          <w:delText>15</w:delText>
        </w:r>
      </w:del>
      <w:r>
        <w:rPr>
          <w:webHidden/>
        </w:rPr>
        <w:fldChar w:fldCharType="end"/>
      </w:r>
      <w:r>
        <w:fldChar w:fldCharType="end"/>
      </w:r>
    </w:p>
    <w:p w14:paraId="5291E154" w14:textId="0126332D"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"_Toc208233965"</w:instrText>
      </w:r>
      <w:r>
        <w:fldChar w:fldCharType="separate"/>
      </w:r>
      <w:r w:rsidRPr="00B2353C">
        <w:rPr>
          <w:rStyle w:val="Hyperlink"/>
        </w:rPr>
        <w:t>2.3.3</w:t>
      </w:r>
      <w:r>
        <w:rPr>
          <w:rFonts w:asciiTheme="minorHAnsi" w:eastAsiaTheme="minorEastAsia" w:hAnsiTheme="minorHAnsi" w:cstheme="minorBidi"/>
          <w:color w:val="auto"/>
          <w:kern w:val="2"/>
          <w:szCs w:val="24"/>
          <w14:ligatures w14:val="standardContextual"/>
        </w:rPr>
        <w:tab/>
      </w:r>
      <w:r w:rsidRPr="00B2353C">
        <w:rPr>
          <w:rStyle w:val="Hyperlink"/>
        </w:rPr>
        <w:t>Assessment of Potential Risks and Benefits</w:t>
      </w:r>
      <w:r>
        <w:rPr>
          <w:webHidden/>
        </w:rPr>
        <w:tab/>
      </w:r>
      <w:r>
        <w:rPr>
          <w:webHidden/>
        </w:rPr>
        <w:fldChar w:fldCharType="begin"/>
      </w:r>
      <w:r>
        <w:rPr>
          <w:webHidden/>
        </w:rPr>
        <w:instrText xml:space="preserve"> PAGEREF _Toc208233965 \h </w:instrText>
      </w:r>
      <w:r>
        <w:rPr>
          <w:webHidden/>
        </w:rPr>
      </w:r>
      <w:r>
        <w:rPr>
          <w:webHidden/>
        </w:rPr>
        <w:fldChar w:fldCharType="separate"/>
      </w:r>
      <w:ins w:id="23" w:author="Mia Gaudet" w:date="2026-03-13T09:20:00Z" w16du:dateUtc="2026-03-13T13:20:00Z">
        <w:r w:rsidR="00C251C3">
          <w:rPr>
            <w:webHidden/>
          </w:rPr>
          <w:t>13</w:t>
        </w:r>
      </w:ins>
      <w:del w:id="24" w:author="Mia Gaudet" w:date="2026-03-13T09:20:00Z" w16du:dateUtc="2026-03-13T13:20:00Z">
        <w:r w:rsidDel="00C251C3">
          <w:rPr>
            <w:webHidden/>
          </w:rPr>
          <w:delText>16</w:delText>
        </w:r>
      </w:del>
      <w:r>
        <w:rPr>
          <w:webHidden/>
        </w:rPr>
        <w:fldChar w:fldCharType="end"/>
      </w:r>
      <w:r>
        <w:fldChar w:fldCharType="end"/>
      </w:r>
    </w:p>
    <w:p w14:paraId="417E42C9" w14:textId="7C5F800C" w:rsidR="00B268FF" w:rsidRDefault="00B268FF">
      <w:pPr>
        <w:pStyle w:val="TOC1"/>
        <w:tabs>
          <w:tab w:val="left" w:pos="480"/>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HYPERLINK \l "_Toc208233966"</w:instrText>
      </w:r>
      <w:r>
        <w:fldChar w:fldCharType="separate"/>
      </w:r>
      <w:r w:rsidRPr="00B2353C">
        <w:rPr>
          <w:rStyle w:val="Hyperlink"/>
          <w:noProof/>
        </w:rPr>
        <w:t>3</w:t>
      </w:r>
      <w:r>
        <w:rPr>
          <w:rFonts w:asciiTheme="minorHAnsi" w:eastAsiaTheme="minorEastAsia" w:hAnsiTheme="minorHAnsi" w:cstheme="minorBidi"/>
          <w:noProof/>
          <w:color w:val="auto"/>
          <w:kern w:val="2"/>
          <w:szCs w:val="24"/>
          <w14:ligatures w14:val="standardContextual"/>
        </w:rPr>
        <w:tab/>
      </w:r>
      <w:r w:rsidRPr="00B2353C">
        <w:rPr>
          <w:rStyle w:val="Hyperlink"/>
          <w:noProof/>
        </w:rPr>
        <w:t>OBJECTIVES AND ENDPOINTS</w:t>
      </w:r>
      <w:r>
        <w:rPr>
          <w:noProof/>
          <w:webHidden/>
        </w:rPr>
        <w:tab/>
      </w:r>
      <w:r>
        <w:rPr>
          <w:noProof/>
          <w:webHidden/>
        </w:rPr>
        <w:fldChar w:fldCharType="begin"/>
      </w:r>
      <w:r>
        <w:rPr>
          <w:noProof/>
          <w:webHidden/>
        </w:rPr>
        <w:instrText xml:space="preserve"> PAGEREF _Toc208233966 \h </w:instrText>
      </w:r>
      <w:r>
        <w:rPr>
          <w:noProof/>
          <w:webHidden/>
        </w:rPr>
      </w:r>
      <w:r>
        <w:rPr>
          <w:noProof/>
          <w:webHidden/>
        </w:rPr>
        <w:fldChar w:fldCharType="separate"/>
      </w:r>
      <w:ins w:id="25" w:author="Mia Gaudet" w:date="2026-03-13T09:20:00Z" w16du:dateUtc="2026-03-13T13:20:00Z">
        <w:r w:rsidR="00C251C3">
          <w:rPr>
            <w:noProof/>
            <w:webHidden/>
          </w:rPr>
          <w:t>14</w:t>
        </w:r>
      </w:ins>
      <w:del w:id="26" w:author="Mia Gaudet" w:date="2026-03-13T09:20:00Z" w16du:dateUtc="2026-03-13T13:20:00Z">
        <w:r w:rsidDel="00C251C3">
          <w:rPr>
            <w:noProof/>
            <w:webHidden/>
          </w:rPr>
          <w:delText>17</w:delText>
        </w:r>
      </w:del>
      <w:r>
        <w:rPr>
          <w:noProof/>
          <w:webHidden/>
        </w:rPr>
        <w:fldChar w:fldCharType="end"/>
      </w:r>
      <w:r>
        <w:fldChar w:fldCharType="end"/>
      </w:r>
    </w:p>
    <w:p w14:paraId="23D4E8BF" w14:textId="46E638CF"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"_Toc208233967"</w:instrText>
      </w:r>
      <w:r>
        <w:fldChar w:fldCharType="separate"/>
      </w:r>
      <w:r w:rsidRPr="00B2353C">
        <w:rPr>
          <w:rStyle w:val="Hyperlink"/>
          <w:noProof/>
        </w:rPr>
        <w:t>3.1</w:t>
      </w:r>
      <w:r>
        <w:rPr>
          <w:rFonts w:asciiTheme="minorHAnsi" w:eastAsiaTheme="minorEastAsia" w:hAnsiTheme="minorHAnsi" w:cstheme="minorBidi"/>
          <w:noProof/>
          <w:color w:val="auto"/>
          <w:kern w:val="2"/>
          <w:szCs w:val="24"/>
          <w14:ligatures w14:val="standardContextual"/>
        </w:rPr>
        <w:tab/>
      </w:r>
      <w:r w:rsidRPr="00B2353C">
        <w:rPr>
          <w:rStyle w:val="Hyperlink"/>
          <w:noProof/>
        </w:rPr>
        <w:t>Primary Objectives</w:t>
      </w:r>
      <w:r>
        <w:rPr>
          <w:noProof/>
          <w:webHidden/>
        </w:rPr>
        <w:tab/>
      </w:r>
      <w:r>
        <w:rPr>
          <w:noProof/>
          <w:webHidden/>
        </w:rPr>
        <w:fldChar w:fldCharType="begin"/>
      </w:r>
      <w:r>
        <w:rPr>
          <w:noProof/>
          <w:webHidden/>
        </w:rPr>
        <w:instrText xml:space="preserve"> PAGEREF _Toc208233967 \h </w:instrText>
      </w:r>
      <w:r>
        <w:rPr>
          <w:noProof/>
          <w:webHidden/>
        </w:rPr>
      </w:r>
      <w:r>
        <w:rPr>
          <w:noProof/>
          <w:webHidden/>
        </w:rPr>
        <w:fldChar w:fldCharType="separate"/>
      </w:r>
      <w:ins w:id="27" w:author="Mia Gaudet" w:date="2026-03-13T09:20:00Z" w16du:dateUtc="2026-03-13T13:20:00Z">
        <w:r w:rsidR="00C251C3">
          <w:rPr>
            <w:noProof/>
            <w:webHidden/>
          </w:rPr>
          <w:t>15</w:t>
        </w:r>
      </w:ins>
      <w:del w:id="28" w:author="Mia Gaudet" w:date="2026-03-13T09:20:00Z" w16du:dateUtc="2026-03-13T13:20:00Z">
        <w:r w:rsidDel="00C251C3">
          <w:rPr>
            <w:noProof/>
            <w:webHidden/>
          </w:rPr>
          <w:delText>18</w:delText>
        </w:r>
      </w:del>
      <w:r>
        <w:rPr>
          <w:noProof/>
          <w:webHidden/>
        </w:rPr>
        <w:fldChar w:fldCharType="end"/>
      </w:r>
      <w:r>
        <w:fldChar w:fldCharType="end"/>
      </w:r>
    </w:p>
    <w:p w14:paraId="39F1A50E" w14:textId="683AC068" w:rsidR="00B268FF" w:rsidRDefault="00B268FF">
      <w:pPr>
        <w:pStyle w:val="TOC1"/>
        <w:tabs>
          <w:tab w:val="left" w:pos="480"/>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HYPERLINK \l "_Toc208233968"</w:instrText>
      </w:r>
      <w:r>
        <w:fldChar w:fldCharType="separate"/>
      </w:r>
      <w:r w:rsidRPr="00B2353C">
        <w:rPr>
          <w:rStyle w:val="Hyperlink"/>
          <w:noProof/>
        </w:rPr>
        <w:t>4</w:t>
      </w:r>
      <w:r>
        <w:rPr>
          <w:rFonts w:asciiTheme="minorHAnsi" w:eastAsiaTheme="minorEastAsia" w:hAnsiTheme="minorHAnsi" w:cstheme="minorBidi"/>
          <w:noProof/>
          <w:color w:val="auto"/>
          <w:kern w:val="2"/>
          <w:szCs w:val="24"/>
          <w14:ligatures w14:val="standardContextual"/>
        </w:rPr>
        <w:tab/>
      </w:r>
      <w:r w:rsidRPr="00B2353C">
        <w:rPr>
          <w:rStyle w:val="Hyperlink"/>
          <w:noProof/>
        </w:rPr>
        <w:t>STUDY DESIGN</w:t>
      </w:r>
      <w:r>
        <w:rPr>
          <w:noProof/>
          <w:webHidden/>
        </w:rPr>
        <w:tab/>
      </w:r>
      <w:r>
        <w:rPr>
          <w:noProof/>
          <w:webHidden/>
        </w:rPr>
        <w:fldChar w:fldCharType="begin"/>
      </w:r>
      <w:r>
        <w:rPr>
          <w:noProof/>
          <w:webHidden/>
        </w:rPr>
        <w:instrText xml:space="preserve"> PAGEREF _Toc208233968 \h </w:instrText>
      </w:r>
      <w:r>
        <w:rPr>
          <w:noProof/>
          <w:webHidden/>
        </w:rPr>
      </w:r>
      <w:r>
        <w:rPr>
          <w:noProof/>
          <w:webHidden/>
        </w:rPr>
        <w:fldChar w:fldCharType="separate"/>
      </w:r>
      <w:ins w:id="29" w:author="Mia Gaudet" w:date="2026-03-13T09:20:00Z" w16du:dateUtc="2026-03-13T13:20:00Z">
        <w:r w:rsidR="00C251C3">
          <w:rPr>
            <w:noProof/>
            <w:webHidden/>
          </w:rPr>
          <w:t>18</w:t>
        </w:r>
      </w:ins>
      <w:del w:id="30" w:author="Mia Gaudet" w:date="2026-03-13T09:20:00Z" w16du:dateUtc="2026-03-13T13:20:00Z">
        <w:r w:rsidDel="00C251C3">
          <w:rPr>
            <w:noProof/>
            <w:webHidden/>
          </w:rPr>
          <w:delText>20</w:delText>
        </w:r>
      </w:del>
      <w:r>
        <w:rPr>
          <w:noProof/>
          <w:webHidden/>
        </w:rPr>
        <w:fldChar w:fldCharType="end"/>
      </w:r>
      <w:r>
        <w:fldChar w:fldCharType="end"/>
      </w:r>
    </w:p>
    <w:p w14:paraId="0655D05F" w14:textId="236EF174"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"_Toc208233969"</w:instrText>
      </w:r>
      <w:r>
        <w:fldChar w:fldCharType="separate"/>
      </w:r>
      <w:r w:rsidRPr="00B2353C">
        <w:rPr>
          <w:rStyle w:val="Hyperlink"/>
          <w:noProof/>
        </w:rPr>
        <w:t>4.1</w:t>
      </w:r>
      <w:r>
        <w:rPr>
          <w:rFonts w:asciiTheme="minorHAnsi" w:eastAsiaTheme="minorEastAsia" w:hAnsiTheme="minorHAnsi" w:cstheme="minorBidi"/>
          <w:noProof/>
          <w:color w:val="auto"/>
          <w:kern w:val="2"/>
          <w:szCs w:val="24"/>
          <w14:ligatures w14:val="standardContextual"/>
        </w:rPr>
        <w:tab/>
      </w:r>
      <w:r w:rsidRPr="00B2353C">
        <w:rPr>
          <w:rStyle w:val="Hyperlink"/>
          <w:noProof/>
        </w:rPr>
        <w:t>Concomitant Therapy</w:t>
      </w:r>
      <w:r>
        <w:rPr>
          <w:noProof/>
          <w:webHidden/>
        </w:rPr>
        <w:tab/>
      </w:r>
      <w:r>
        <w:rPr>
          <w:noProof/>
          <w:webHidden/>
        </w:rPr>
        <w:fldChar w:fldCharType="begin"/>
      </w:r>
      <w:r>
        <w:rPr>
          <w:noProof/>
          <w:webHidden/>
        </w:rPr>
        <w:instrText xml:space="preserve"> PAGEREF _Toc208233969 \h </w:instrText>
      </w:r>
      <w:r>
        <w:rPr>
          <w:noProof/>
          <w:webHidden/>
        </w:rPr>
      </w:r>
      <w:r>
        <w:rPr>
          <w:noProof/>
          <w:webHidden/>
        </w:rPr>
        <w:fldChar w:fldCharType="separate"/>
      </w:r>
      <w:ins w:id="31" w:author="Mia Gaudet" w:date="2026-03-13T09:20:00Z" w16du:dateUtc="2026-03-13T13:20:00Z">
        <w:r w:rsidR="00C251C3">
          <w:rPr>
            <w:noProof/>
            <w:webHidden/>
          </w:rPr>
          <w:t>19</w:t>
        </w:r>
      </w:ins>
      <w:del w:id="32" w:author="Mia Gaudet" w:date="2026-03-13T09:20:00Z" w16du:dateUtc="2026-03-13T13:20:00Z">
        <w:r w:rsidDel="00C251C3">
          <w:rPr>
            <w:noProof/>
            <w:webHidden/>
          </w:rPr>
          <w:delText>22</w:delText>
        </w:r>
      </w:del>
      <w:r>
        <w:rPr>
          <w:noProof/>
          <w:webHidden/>
        </w:rPr>
        <w:fldChar w:fldCharType="end"/>
      </w:r>
      <w:r>
        <w:fldChar w:fldCharType="end"/>
      </w:r>
    </w:p>
    <w:p w14:paraId="25278E87" w14:textId="764C4CA7" w:rsidR="00B268FF" w:rsidRDefault="00B268FF">
      <w:pPr>
        <w:pStyle w:val="TOC1"/>
        <w:tabs>
          <w:tab w:val="left" w:pos="480"/>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HYPERLINK \l "_Toc208233970"</w:instrText>
      </w:r>
      <w:r>
        <w:fldChar w:fldCharType="separate"/>
      </w:r>
      <w:r w:rsidRPr="00B2353C">
        <w:rPr>
          <w:rStyle w:val="Hyperlink"/>
          <w:noProof/>
        </w:rPr>
        <w:t>5</w:t>
      </w:r>
      <w:r>
        <w:rPr>
          <w:rFonts w:asciiTheme="minorHAnsi" w:eastAsiaTheme="minorEastAsia" w:hAnsiTheme="minorHAnsi" w:cstheme="minorBidi"/>
          <w:noProof/>
          <w:color w:val="auto"/>
          <w:kern w:val="2"/>
          <w:szCs w:val="24"/>
          <w14:ligatures w14:val="standardContextual"/>
        </w:rPr>
        <w:tab/>
      </w:r>
      <w:r w:rsidRPr="00B2353C">
        <w:rPr>
          <w:rStyle w:val="Hyperlink"/>
          <w:noProof/>
        </w:rPr>
        <w:t>STUDY POPULATION</w:t>
      </w:r>
      <w:r>
        <w:rPr>
          <w:noProof/>
          <w:webHidden/>
        </w:rPr>
        <w:tab/>
      </w:r>
      <w:r>
        <w:rPr>
          <w:noProof/>
          <w:webHidden/>
        </w:rPr>
        <w:fldChar w:fldCharType="begin"/>
      </w:r>
      <w:r>
        <w:rPr>
          <w:noProof/>
          <w:webHidden/>
        </w:rPr>
        <w:instrText xml:space="preserve"> PAGEREF _Toc208233970 \h </w:instrText>
      </w:r>
      <w:r>
        <w:rPr>
          <w:noProof/>
          <w:webHidden/>
        </w:rPr>
      </w:r>
      <w:r>
        <w:rPr>
          <w:noProof/>
          <w:webHidden/>
        </w:rPr>
        <w:fldChar w:fldCharType="separate"/>
      </w:r>
      <w:ins w:id="33" w:author="Mia Gaudet" w:date="2026-03-13T09:20:00Z" w16du:dateUtc="2026-03-13T13:20:00Z">
        <w:r w:rsidR="00C251C3">
          <w:rPr>
            <w:noProof/>
            <w:webHidden/>
          </w:rPr>
          <w:t>20</w:t>
        </w:r>
      </w:ins>
      <w:del w:id="34" w:author="Mia Gaudet" w:date="2026-03-13T09:20:00Z" w16du:dateUtc="2026-03-13T13:20:00Z">
        <w:r w:rsidDel="00C251C3">
          <w:rPr>
            <w:noProof/>
            <w:webHidden/>
          </w:rPr>
          <w:delText>22</w:delText>
        </w:r>
      </w:del>
      <w:r>
        <w:rPr>
          <w:noProof/>
          <w:webHidden/>
        </w:rPr>
        <w:fldChar w:fldCharType="end"/>
      </w:r>
      <w:r>
        <w:fldChar w:fldCharType="end"/>
      </w:r>
    </w:p>
    <w:p w14:paraId="7993857D" w14:textId="0508EC3B"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"_Toc208233971"</w:instrText>
      </w:r>
      <w:r>
        <w:fldChar w:fldCharType="separate"/>
      </w:r>
      <w:r w:rsidRPr="00B2353C">
        <w:rPr>
          <w:rStyle w:val="Hyperlink"/>
          <w:noProof/>
        </w:rPr>
        <w:t>5.1</w:t>
      </w:r>
      <w:r>
        <w:rPr>
          <w:rFonts w:asciiTheme="minorHAnsi" w:eastAsiaTheme="minorEastAsia" w:hAnsiTheme="minorHAnsi" w:cstheme="minorBidi"/>
          <w:noProof/>
          <w:color w:val="auto"/>
          <w:kern w:val="2"/>
          <w:szCs w:val="24"/>
          <w14:ligatures w14:val="standardContextual"/>
        </w:rPr>
        <w:tab/>
      </w:r>
      <w:r w:rsidRPr="00B2353C">
        <w:rPr>
          <w:rStyle w:val="Hyperlink"/>
          <w:noProof/>
        </w:rPr>
        <w:t>Inclusion Criteria</w:t>
      </w:r>
      <w:r>
        <w:rPr>
          <w:noProof/>
          <w:webHidden/>
        </w:rPr>
        <w:tab/>
      </w:r>
      <w:r>
        <w:rPr>
          <w:noProof/>
          <w:webHidden/>
        </w:rPr>
        <w:fldChar w:fldCharType="begin"/>
      </w:r>
      <w:r>
        <w:rPr>
          <w:noProof/>
          <w:webHidden/>
        </w:rPr>
        <w:instrText xml:space="preserve"> PAGEREF _Toc208233971 \h </w:instrText>
      </w:r>
      <w:r>
        <w:rPr>
          <w:noProof/>
          <w:webHidden/>
        </w:rPr>
      </w:r>
      <w:r>
        <w:rPr>
          <w:noProof/>
          <w:webHidden/>
        </w:rPr>
        <w:fldChar w:fldCharType="separate"/>
      </w:r>
      <w:ins w:id="35" w:author="Mia Gaudet" w:date="2026-03-13T09:20:00Z" w16du:dateUtc="2026-03-13T13:20:00Z">
        <w:r w:rsidR="00C251C3">
          <w:rPr>
            <w:noProof/>
            <w:webHidden/>
          </w:rPr>
          <w:t>20</w:t>
        </w:r>
      </w:ins>
      <w:del w:id="36" w:author="Mia Gaudet" w:date="2026-03-13T09:20:00Z" w16du:dateUtc="2026-03-13T13:20:00Z">
        <w:r w:rsidDel="00C251C3">
          <w:rPr>
            <w:noProof/>
            <w:webHidden/>
          </w:rPr>
          <w:delText>22</w:delText>
        </w:r>
      </w:del>
      <w:r>
        <w:rPr>
          <w:noProof/>
          <w:webHidden/>
        </w:rPr>
        <w:fldChar w:fldCharType="end"/>
      </w:r>
      <w:r>
        <w:fldChar w:fldCharType="end"/>
      </w:r>
    </w:p>
    <w:p w14:paraId="2B75124F" w14:textId="42BF0A30"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"_Toc208233972"</w:instrText>
      </w:r>
      <w:r>
        <w:fldChar w:fldCharType="separate"/>
      </w:r>
      <w:r w:rsidRPr="00B2353C">
        <w:rPr>
          <w:rStyle w:val="Hyperlink"/>
          <w:noProof/>
        </w:rPr>
        <w:t>5.2</w:t>
      </w:r>
      <w:r>
        <w:rPr>
          <w:rFonts w:asciiTheme="minorHAnsi" w:eastAsiaTheme="minorEastAsia" w:hAnsiTheme="minorHAnsi" w:cstheme="minorBidi"/>
          <w:noProof/>
          <w:color w:val="auto"/>
          <w:kern w:val="2"/>
          <w:szCs w:val="24"/>
          <w14:ligatures w14:val="standardContextual"/>
        </w:rPr>
        <w:tab/>
      </w:r>
      <w:r w:rsidRPr="00B2353C">
        <w:rPr>
          <w:rStyle w:val="Hyperlink"/>
          <w:noProof/>
        </w:rPr>
        <w:t>Exclusion Criteria</w:t>
      </w:r>
      <w:r>
        <w:rPr>
          <w:noProof/>
          <w:webHidden/>
        </w:rPr>
        <w:tab/>
      </w:r>
      <w:r>
        <w:rPr>
          <w:noProof/>
          <w:webHidden/>
        </w:rPr>
        <w:fldChar w:fldCharType="begin"/>
      </w:r>
      <w:r>
        <w:rPr>
          <w:noProof/>
          <w:webHidden/>
        </w:rPr>
        <w:instrText xml:space="preserve"> PAGEREF _Toc208233972 \h </w:instrText>
      </w:r>
      <w:r>
        <w:rPr>
          <w:noProof/>
          <w:webHidden/>
        </w:rPr>
      </w:r>
      <w:r>
        <w:rPr>
          <w:noProof/>
          <w:webHidden/>
        </w:rPr>
        <w:fldChar w:fldCharType="separate"/>
      </w:r>
      <w:ins w:id="37" w:author="Mia Gaudet" w:date="2026-03-13T09:20:00Z" w16du:dateUtc="2026-03-13T13:20:00Z">
        <w:r w:rsidR="00C251C3">
          <w:rPr>
            <w:noProof/>
            <w:webHidden/>
          </w:rPr>
          <w:t>20</w:t>
        </w:r>
      </w:ins>
      <w:del w:id="38" w:author="Mia Gaudet" w:date="2026-03-13T09:20:00Z" w16du:dateUtc="2026-03-13T13:20:00Z">
        <w:r w:rsidDel="00C251C3">
          <w:rPr>
            <w:noProof/>
            <w:webHidden/>
          </w:rPr>
          <w:delText>23</w:delText>
        </w:r>
      </w:del>
      <w:r>
        <w:rPr>
          <w:noProof/>
          <w:webHidden/>
        </w:rPr>
        <w:fldChar w:fldCharType="end"/>
      </w:r>
      <w:r>
        <w:fldChar w:fldCharType="end"/>
      </w:r>
    </w:p>
    <w:p w14:paraId="454C2AF4" w14:textId="52B2F65A"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"_Toc208233973"</w:instrText>
      </w:r>
      <w:r>
        <w:fldChar w:fldCharType="separate"/>
      </w:r>
      <w:r w:rsidRPr="00B2353C">
        <w:rPr>
          <w:rStyle w:val="Hyperlink"/>
          <w:noProof/>
        </w:rPr>
        <w:t>5.3</w:t>
      </w:r>
      <w:r>
        <w:rPr>
          <w:rFonts w:asciiTheme="minorHAnsi" w:eastAsiaTheme="minorEastAsia" w:hAnsiTheme="minorHAnsi" w:cstheme="minorBidi"/>
          <w:noProof/>
          <w:color w:val="auto"/>
          <w:kern w:val="2"/>
          <w:szCs w:val="24"/>
          <w14:ligatures w14:val="standardContextual"/>
        </w:rPr>
        <w:tab/>
      </w:r>
      <w:r w:rsidRPr="00B2353C">
        <w:rPr>
          <w:rStyle w:val="Hyperlink"/>
          <w:noProof/>
        </w:rPr>
        <w:t>Inclusion of Vulnerable Participants</w:t>
      </w:r>
      <w:r>
        <w:rPr>
          <w:noProof/>
          <w:webHidden/>
        </w:rPr>
        <w:tab/>
      </w:r>
      <w:r>
        <w:rPr>
          <w:noProof/>
          <w:webHidden/>
        </w:rPr>
        <w:fldChar w:fldCharType="begin"/>
      </w:r>
      <w:r>
        <w:rPr>
          <w:noProof/>
          <w:webHidden/>
        </w:rPr>
        <w:instrText xml:space="preserve"> PAGEREF _Toc208233973 \h </w:instrText>
      </w:r>
      <w:r>
        <w:rPr>
          <w:noProof/>
          <w:webHidden/>
        </w:rPr>
      </w:r>
      <w:r>
        <w:rPr>
          <w:noProof/>
          <w:webHidden/>
        </w:rPr>
        <w:fldChar w:fldCharType="separate"/>
      </w:r>
      <w:ins w:id="39" w:author="Mia Gaudet" w:date="2026-03-13T09:20:00Z" w16du:dateUtc="2026-03-13T13:20:00Z">
        <w:r w:rsidR="00C251C3">
          <w:rPr>
            <w:noProof/>
            <w:webHidden/>
          </w:rPr>
          <w:t>20</w:t>
        </w:r>
      </w:ins>
      <w:del w:id="40" w:author="Mia Gaudet" w:date="2026-03-13T09:20:00Z" w16du:dateUtc="2026-03-13T13:20:00Z">
        <w:r w:rsidDel="00C251C3">
          <w:rPr>
            <w:noProof/>
            <w:webHidden/>
          </w:rPr>
          <w:delText>23</w:delText>
        </w:r>
      </w:del>
      <w:r>
        <w:rPr>
          <w:noProof/>
          <w:webHidden/>
        </w:rPr>
        <w:fldChar w:fldCharType="end"/>
      </w:r>
      <w:r>
        <w:fldChar w:fldCharType="end"/>
      </w:r>
    </w:p>
    <w:p w14:paraId="1618ACB5" w14:textId="77B3F99D"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"_Toc208233974"</w:instrText>
      </w:r>
      <w:r>
        <w:fldChar w:fldCharType="separate"/>
      </w:r>
      <w:r w:rsidRPr="00B2353C">
        <w:rPr>
          <w:rStyle w:val="Hyperlink"/>
        </w:rPr>
        <w:t>5.3.1</w:t>
      </w:r>
      <w:r>
        <w:rPr>
          <w:rFonts w:asciiTheme="minorHAnsi" w:eastAsiaTheme="minorEastAsia" w:hAnsiTheme="minorHAnsi" w:cstheme="minorBidi"/>
          <w:color w:val="auto"/>
          <w:kern w:val="2"/>
          <w:szCs w:val="24"/>
          <w14:ligatures w14:val="standardContextual"/>
        </w:rPr>
        <w:tab/>
      </w:r>
      <w:r w:rsidRPr="00B2353C">
        <w:rPr>
          <w:rStyle w:val="Hyperlink"/>
        </w:rPr>
        <w:t>Participation of Employees</w:t>
      </w:r>
      <w:r>
        <w:rPr>
          <w:webHidden/>
        </w:rPr>
        <w:tab/>
      </w:r>
      <w:r>
        <w:rPr>
          <w:webHidden/>
        </w:rPr>
        <w:fldChar w:fldCharType="begin"/>
      </w:r>
      <w:r>
        <w:rPr>
          <w:webHidden/>
        </w:rPr>
        <w:instrText xml:space="preserve"> PAGEREF _Toc208233974 \h </w:instrText>
      </w:r>
      <w:r>
        <w:rPr>
          <w:webHidden/>
        </w:rPr>
      </w:r>
      <w:r>
        <w:rPr>
          <w:webHidden/>
        </w:rPr>
        <w:fldChar w:fldCharType="separate"/>
      </w:r>
      <w:ins w:id="41" w:author="Mia Gaudet" w:date="2026-03-13T09:20:00Z" w16du:dateUtc="2026-03-13T13:20:00Z">
        <w:r w:rsidR="00C251C3">
          <w:rPr>
            <w:webHidden/>
          </w:rPr>
          <w:t>20</w:t>
        </w:r>
      </w:ins>
      <w:del w:id="42" w:author="Mia Gaudet" w:date="2026-03-13T09:20:00Z" w16du:dateUtc="2026-03-13T13:20:00Z">
        <w:r w:rsidDel="00C251C3">
          <w:rPr>
            <w:webHidden/>
          </w:rPr>
          <w:delText>23</w:delText>
        </w:r>
      </w:del>
      <w:r>
        <w:rPr>
          <w:webHidden/>
        </w:rPr>
        <w:fldChar w:fldCharType="end"/>
      </w:r>
      <w:r>
        <w:fldChar w:fldCharType="end"/>
      </w:r>
    </w:p>
    <w:p w14:paraId="4BA65BF8" w14:textId="06DE9272"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"_Toc208233975"</w:instrText>
      </w:r>
      <w:r>
        <w:fldChar w:fldCharType="separate"/>
      </w:r>
      <w:r w:rsidRPr="00B2353C">
        <w:rPr>
          <w:rStyle w:val="Hyperlink"/>
          <w:noProof/>
        </w:rPr>
        <w:t>5.4</w:t>
      </w:r>
      <w:r>
        <w:rPr>
          <w:rFonts w:asciiTheme="minorHAnsi" w:eastAsiaTheme="minorEastAsia" w:hAnsiTheme="minorHAnsi" w:cstheme="minorBidi"/>
          <w:noProof/>
          <w:color w:val="auto"/>
          <w:kern w:val="2"/>
          <w:szCs w:val="24"/>
          <w14:ligatures w14:val="standardContextual"/>
        </w:rPr>
        <w:tab/>
      </w:r>
      <w:r w:rsidRPr="00B2353C">
        <w:rPr>
          <w:rStyle w:val="Hyperlink"/>
          <w:noProof/>
        </w:rPr>
        <w:t>Lifestyle Considerations</w:t>
      </w:r>
      <w:r>
        <w:rPr>
          <w:noProof/>
          <w:webHidden/>
        </w:rPr>
        <w:tab/>
      </w:r>
      <w:r>
        <w:rPr>
          <w:noProof/>
          <w:webHidden/>
        </w:rPr>
        <w:fldChar w:fldCharType="begin"/>
      </w:r>
      <w:r>
        <w:rPr>
          <w:noProof/>
          <w:webHidden/>
        </w:rPr>
        <w:instrText xml:space="preserve"> PAGEREF _Toc208233975 \h </w:instrText>
      </w:r>
      <w:r>
        <w:rPr>
          <w:noProof/>
          <w:webHidden/>
        </w:rPr>
      </w:r>
      <w:r>
        <w:rPr>
          <w:noProof/>
          <w:webHidden/>
        </w:rPr>
        <w:fldChar w:fldCharType="separate"/>
      </w:r>
      <w:ins w:id="43" w:author="Mia Gaudet" w:date="2026-03-13T09:20:00Z" w16du:dateUtc="2026-03-13T13:20:00Z">
        <w:r w:rsidR="00C251C3">
          <w:rPr>
            <w:noProof/>
            <w:webHidden/>
          </w:rPr>
          <w:t>21</w:t>
        </w:r>
      </w:ins>
      <w:del w:id="44" w:author="Mia Gaudet" w:date="2026-03-13T09:20:00Z" w16du:dateUtc="2026-03-13T13:20:00Z">
        <w:r w:rsidDel="00C251C3">
          <w:rPr>
            <w:noProof/>
            <w:webHidden/>
          </w:rPr>
          <w:delText>23</w:delText>
        </w:r>
      </w:del>
      <w:r>
        <w:rPr>
          <w:noProof/>
          <w:webHidden/>
        </w:rPr>
        <w:fldChar w:fldCharType="end"/>
      </w:r>
      <w:r>
        <w:fldChar w:fldCharType="end"/>
      </w:r>
    </w:p>
    <w:p w14:paraId="4823061F" w14:textId="066918ED"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"_Toc208233976"</w:instrText>
      </w:r>
      <w:r>
        <w:fldChar w:fldCharType="separate"/>
      </w:r>
      <w:r w:rsidRPr="00B2353C">
        <w:rPr>
          <w:rStyle w:val="Hyperlink"/>
          <w:noProof/>
        </w:rPr>
        <w:t>5.5</w:t>
      </w:r>
      <w:r>
        <w:rPr>
          <w:rFonts w:asciiTheme="minorHAnsi" w:eastAsiaTheme="minorEastAsia" w:hAnsiTheme="minorHAnsi" w:cstheme="minorBidi"/>
          <w:noProof/>
          <w:color w:val="auto"/>
          <w:kern w:val="2"/>
          <w:szCs w:val="24"/>
          <w14:ligatures w14:val="standardContextual"/>
        </w:rPr>
        <w:tab/>
      </w:r>
      <w:r w:rsidRPr="00B2353C">
        <w:rPr>
          <w:rStyle w:val="Hyperlink"/>
          <w:noProof/>
        </w:rPr>
        <w:t>Screen Failures</w:t>
      </w:r>
      <w:r>
        <w:rPr>
          <w:noProof/>
          <w:webHidden/>
        </w:rPr>
        <w:tab/>
      </w:r>
      <w:r>
        <w:rPr>
          <w:noProof/>
          <w:webHidden/>
        </w:rPr>
        <w:fldChar w:fldCharType="begin"/>
      </w:r>
      <w:r>
        <w:rPr>
          <w:noProof/>
          <w:webHidden/>
        </w:rPr>
        <w:instrText xml:space="preserve"> PAGEREF _Toc208233976 \h </w:instrText>
      </w:r>
      <w:r>
        <w:rPr>
          <w:noProof/>
          <w:webHidden/>
        </w:rPr>
      </w:r>
      <w:r>
        <w:rPr>
          <w:noProof/>
          <w:webHidden/>
        </w:rPr>
        <w:fldChar w:fldCharType="separate"/>
      </w:r>
      <w:ins w:id="45" w:author="Mia Gaudet" w:date="2026-03-13T09:20:00Z" w16du:dateUtc="2026-03-13T13:20:00Z">
        <w:r w:rsidR="00C251C3">
          <w:rPr>
            <w:noProof/>
            <w:webHidden/>
          </w:rPr>
          <w:t>21</w:t>
        </w:r>
      </w:ins>
      <w:del w:id="46" w:author="Mia Gaudet" w:date="2026-03-13T09:20:00Z" w16du:dateUtc="2026-03-13T13:20:00Z">
        <w:r w:rsidDel="00C251C3">
          <w:rPr>
            <w:noProof/>
            <w:webHidden/>
          </w:rPr>
          <w:delText>23</w:delText>
        </w:r>
      </w:del>
      <w:r>
        <w:rPr>
          <w:noProof/>
          <w:webHidden/>
        </w:rPr>
        <w:fldChar w:fldCharType="end"/>
      </w:r>
      <w:r>
        <w:fldChar w:fldCharType="end"/>
      </w:r>
    </w:p>
    <w:p w14:paraId="02AEA29D" w14:textId="29605F58"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"_Toc208233977"</w:instrText>
      </w:r>
      <w:r>
        <w:fldChar w:fldCharType="separate"/>
      </w:r>
      <w:r w:rsidRPr="00B2353C">
        <w:rPr>
          <w:rStyle w:val="Hyperlink"/>
          <w:noProof/>
        </w:rPr>
        <w:t>5.6</w:t>
      </w:r>
      <w:r>
        <w:rPr>
          <w:rFonts w:asciiTheme="minorHAnsi" w:eastAsiaTheme="minorEastAsia" w:hAnsiTheme="minorHAnsi" w:cstheme="minorBidi"/>
          <w:noProof/>
          <w:color w:val="auto"/>
          <w:kern w:val="2"/>
          <w:szCs w:val="24"/>
          <w14:ligatures w14:val="standardContextual"/>
        </w:rPr>
        <w:tab/>
      </w:r>
      <w:r w:rsidRPr="00B2353C">
        <w:rPr>
          <w:rStyle w:val="Hyperlink"/>
          <w:noProof/>
        </w:rPr>
        <w:t>Strategies for Recruitment and Retention</w:t>
      </w:r>
      <w:r>
        <w:rPr>
          <w:noProof/>
          <w:webHidden/>
        </w:rPr>
        <w:tab/>
      </w:r>
      <w:r>
        <w:rPr>
          <w:noProof/>
          <w:webHidden/>
        </w:rPr>
        <w:fldChar w:fldCharType="begin"/>
      </w:r>
      <w:r>
        <w:rPr>
          <w:noProof/>
          <w:webHidden/>
        </w:rPr>
        <w:instrText xml:space="preserve"> PAGEREF _Toc208233977 \h </w:instrText>
      </w:r>
      <w:r>
        <w:rPr>
          <w:noProof/>
          <w:webHidden/>
        </w:rPr>
      </w:r>
      <w:r>
        <w:rPr>
          <w:noProof/>
          <w:webHidden/>
        </w:rPr>
        <w:fldChar w:fldCharType="separate"/>
      </w:r>
      <w:ins w:id="47" w:author="Mia Gaudet" w:date="2026-03-13T09:20:00Z" w16du:dateUtc="2026-03-13T13:20:00Z">
        <w:r w:rsidR="00C251C3">
          <w:rPr>
            <w:noProof/>
            <w:webHidden/>
          </w:rPr>
          <w:t>21</w:t>
        </w:r>
      </w:ins>
      <w:del w:id="48" w:author="Mia Gaudet" w:date="2026-03-13T09:20:00Z" w16du:dateUtc="2026-03-13T13:20:00Z">
        <w:r w:rsidDel="00C251C3">
          <w:rPr>
            <w:noProof/>
            <w:webHidden/>
          </w:rPr>
          <w:delText>24</w:delText>
        </w:r>
      </w:del>
      <w:r>
        <w:rPr>
          <w:noProof/>
          <w:webHidden/>
        </w:rPr>
        <w:fldChar w:fldCharType="end"/>
      </w:r>
      <w:r>
        <w:fldChar w:fldCharType="end"/>
      </w:r>
    </w:p>
    <w:p w14:paraId="00A1223A" w14:textId="54BC1342"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"_Toc208233978"</w:instrText>
      </w:r>
      <w:r>
        <w:fldChar w:fldCharType="separate"/>
      </w:r>
      <w:r w:rsidRPr="00B2353C">
        <w:rPr>
          <w:rStyle w:val="Hyperlink"/>
        </w:rPr>
        <w:t>5.6.1</w:t>
      </w:r>
      <w:r>
        <w:rPr>
          <w:rFonts w:asciiTheme="minorHAnsi" w:eastAsiaTheme="minorEastAsia" w:hAnsiTheme="minorHAnsi" w:cstheme="minorBidi"/>
          <w:color w:val="auto"/>
          <w:kern w:val="2"/>
          <w:szCs w:val="24"/>
          <w14:ligatures w14:val="standardContextual"/>
        </w:rPr>
        <w:tab/>
      </w:r>
      <w:r w:rsidRPr="00B2353C">
        <w:rPr>
          <w:rStyle w:val="Hyperlink"/>
        </w:rPr>
        <w:t>Costs</w:t>
      </w:r>
      <w:r>
        <w:rPr>
          <w:webHidden/>
        </w:rPr>
        <w:tab/>
      </w:r>
      <w:r>
        <w:rPr>
          <w:webHidden/>
        </w:rPr>
        <w:fldChar w:fldCharType="begin"/>
      </w:r>
      <w:r>
        <w:rPr>
          <w:webHidden/>
        </w:rPr>
        <w:instrText xml:space="preserve"> PAGEREF _Toc208233978 \h </w:instrText>
      </w:r>
      <w:r>
        <w:rPr>
          <w:webHidden/>
        </w:rPr>
      </w:r>
      <w:r>
        <w:rPr>
          <w:webHidden/>
        </w:rPr>
        <w:fldChar w:fldCharType="separate"/>
      </w:r>
      <w:ins w:id="49" w:author="Mia Gaudet" w:date="2026-03-13T09:20:00Z" w16du:dateUtc="2026-03-13T13:20:00Z">
        <w:r w:rsidR="00C251C3">
          <w:rPr>
            <w:webHidden/>
          </w:rPr>
          <w:t>28</w:t>
        </w:r>
      </w:ins>
      <w:del w:id="50" w:author="Mia Gaudet" w:date="2026-03-13T09:20:00Z" w16du:dateUtc="2026-03-13T13:20:00Z">
        <w:r w:rsidDel="00C251C3">
          <w:rPr>
            <w:webHidden/>
          </w:rPr>
          <w:delText>31</w:delText>
        </w:r>
      </w:del>
      <w:r>
        <w:rPr>
          <w:webHidden/>
        </w:rPr>
        <w:fldChar w:fldCharType="end"/>
      </w:r>
      <w:r>
        <w:fldChar w:fldCharType="end"/>
      </w:r>
    </w:p>
    <w:p w14:paraId="40AABF99" w14:textId="62FAA2E7"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"_Toc208233979"</w:instrText>
      </w:r>
      <w:r>
        <w:fldChar w:fldCharType="separate"/>
      </w:r>
      <w:r w:rsidRPr="00B2353C">
        <w:rPr>
          <w:rStyle w:val="Hyperlink"/>
        </w:rPr>
        <w:t>5.6.2</w:t>
      </w:r>
      <w:r>
        <w:rPr>
          <w:rFonts w:asciiTheme="minorHAnsi" w:eastAsiaTheme="minorEastAsia" w:hAnsiTheme="minorHAnsi" w:cstheme="minorBidi"/>
          <w:color w:val="auto"/>
          <w:kern w:val="2"/>
          <w:szCs w:val="24"/>
          <w14:ligatures w14:val="standardContextual"/>
        </w:rPr>
        <w:tab/>
      </w:r>
      <w:r w:rsidRPr="00B2353C">
        <w:rPr>
          <w:rStyle w:val="Hyperlink"/>
        </w:rPr>
        <w:t>Compensation</w:t>
      </w:r>
      <w:r>
        <w:rPr>
          <w:webHidden/>
        </w:rPr>
        <w:tab/>
      </w:r>
      <w:r>
        <w:rPr>
          <w:webHidden/>
        </w:rPr>
        <w:fldChar w:fldCharType="begin"/>
      </w:r>
      <w:r>
        <w:rPr>
          <w:webHidden/>
        </w:rPr>
        <w:instrText xml:space="preserve"> PAGEREF _Toc208233979 \h </w:instrText>
      </w:r>
      <w:r>
        <w:rPr>
          <w:webHidden/>
        </w:rPr>
      </w:r>
      <w:r>
        <w:rPr>
          <w:webHidden/>
        </w:rPr>
        <w:fldChar w:fldCharType="separate"/>
      </w:r>
      <w:ins w:id="51" w:author="Mia Gaudet" w:date="2026-03-13T09:20:00Z" w16du:dateUtc="2026-03-13T13:20:00Z">
        <w:r w:rsidR="00C251C3">
          <w:rPr>
            <w:webHidden/>
          </w:rPr>
          <w:t>28</w:t>
        </w:r>
      </w:ins>
      <w:del w:id="52" w:author="Mia Gaudet" w:date="2026-03-13T09:20:00Z" w16du:dateUtc="2026-03-13T13:20:00Z">
        <w:r w:rsidDel="00C251C3">
          <w:rPr>
            <w:webHidden/>
          </w:rPr>
          <w:delText>31</w:delText>
        </w:r>
      </w:del>
      <w:r>
        <w:rPr>
          <w:webHidden/>
        </w:rPr>
        <w:fldChar w:fldCharType="end"/>
      </w:r>
      <w:r>
        <w:fldChar w:fldCharType="end"/>
      </w:r>
    </w:p>
    <w:p w14:paraId="718527B7" w14:textId="2A0FDC20"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"_Toc208233980"</w:instrText>
      </w:r>
      <w:r>
        <w:fldChar w:fldCharType="separate"/>
      </w:r>
      <w:r w:rsidRPr="00B2353C">
        <w:rPr>
          <w:rStyle w:val="Hyperlink"/>
        </w:rPr>
        <w:t>5.6.3</w:t>
      </w:r>
      <w:r>
        <w:rPr>
          <w:rFonts w:asciiTheme="minorHAnsi" w:eastAsiaTheme="minorEastAsia" w:hAnsiTheme="minorHAnsi" w:cstheme="minorBidi"/>
          <w:color w:val="auto"/>
          <w:kern w:val="2"/>
          <w:szCs w:val="24"/>
          <w14:ligatures w14:val="standardContextual"/>
        </w:rPr>
        <w:tab/>
      </w:r>
      <w:r w:rsidRPr="00B2353C">
        <w:rPr>
          <w:rStyle w:val="Hyperlink"/>
        </w:rPr>
        <w:t>Participant return of information</w:t>
      </w:r>
      <w:r>
        <w:rPr>
          <w:webHidden/>
        </w:rPr>
        <w:tab/>
      </w:r>
      <w:r>
        <w:rPr>
          <w:webHidden/>
        </w:rPr>
        <w:fldChar w:fldCharType="begin"/>
      </w:r>
      <w:r>
        <w:rPr>
          <w:webHidden/>
        </w:rPr>
        <w:instrText xml:space="preserve"> PAGEREF _Toc208233980 \h </w:instrText>
      </w:r>
      <w:r>
        <w:rPr>
          <w:webHidden/>
        </w:rPr>
      </w:r>
      <w:r>
        <w:rPr>
          <w:webHidden/>
        </w:rPr>
        <w:fldChar w:fldCharType="separate"/>
      </w:r>
      <w:ins w:id="53" w:author="Mia Gaudet" w:date="2026-03-13T09:20:00Z" w16du:dateUtc="2026-03-13T13:20:00Z">
        <w:r w:rsidR="00C251C3">
          <w:rPr>
            <w:webHidden/>
          </w:rPr>
          <w:t>29</w:t>
        </w:r>
      </w:ins>
      <w:del w:id="54" w:author="Mia Gaudet" w:date="2026-03-13T09:20:00Z" w16du:dateUtc="2026-03-13T13:20:00Z">
        <w:r w:rsidDel="00C251C3">
          <w:rPr>
            <w:webHidden/>
          </w:rPr>
          <w:delText>32</w:delText>
        </w:r>
      </w:del>
      <w:r>
        <w:rPr>
          <w:webHidden/>
        </w:rPr>
        <w:fldChar w:fldCharType="end"/>
      </w:r>
      <w:r>
        <w:fldChar w:fldCharType="end"/>
      </w:r>
    </w:p>
    <w:p w14:paraId="1C518E18" w14:textId="6E94D785" w:rsidR="00B268FF" w:rsidRDefault="00B268FF">
      <w:pPr>
        <w:pStyle w:val="TOC1"/>
        <w:tabs>
          <w:tab w:val="left" w:pos="480"/>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HYPERLINK \l "_Toc208233981"</w:instrText>
      </w:r>
      <w:r>
        <w:fldChar w:fldCharType="separate"/>
      </w:r>
      <w:r w:rsidRPr="00B2353C">
        <w:rPr>
          <w:rStyle w:val="Hyperlink"/>
          <w:noProof/>
        </w:rPr>
        <w:t>6</w:t>
      </w:r>
      <w:r>
        <w:rPr>
          <w:rFonts w:asciiTheme="minorHAnsi" w:eastAsiaTheme="minorEastAsia" w:hAnsiTheme="minorHAnsi" w:cstheme="minorBidi"/>
          <w:noProof/>
          <w:color w:val="auto"/>
          <w:kern w:val="2"/>
          <w:szCs w:val="24"/>
          <w14:ligatures w14:val="standardContextual"/>
        </w:rPr>
        <w:tab/>
      </w:r>
      <w:r w:rsidRPr="00B2353C">
        <w:rPr>
          <w:rStyle w:val="Hyperlink"/>
          <w:noProof/>
        </w:rPr>
        <w:t>PARTICIPANT DISCONTINUATION/WITHDRAWAL</w:t>
      </w:r>
      <w:r>
        <w:rPr>
          <w:noProof/>
          <w:webHidden/>
        </w:rPr>
        <w:tab/>
      </w:r>
      <w:r>
        <w:rPr>
          <w:noProof/>
          <w:webHidden/>
        </w:rPr>
        <w:fldChar w:fldCharType="begin"/>
      </w:r>
      <w:r>
        <w:rPr>
          <w:noProof/>
          <w:webHidden/>
        </w:rPr>
        <w:instrText xml:space="preserve"> PAGEREF _Toc208233981 \h </w:instrText>
      </w:r>
      <w:r>
        <w:rPr>
          <w:noProof/>
          <w:webHidden/>
        </w:rPr>
      </w:r>
      <w:r>
        <w:rPr>
          <w:noProof/>
          <w:webHidden/>
        </w:rPr>
        <w:fldChar w:fldCharType="separate"/>
      </w:r>
      <w:ins w:id="55" w:author="Mia Gaudet" w:date="2026-03-13T09:20:00Z" w16du:dateUtc="2026-03-13T13:20:00Z">
        <w:r w:rsidR="00C251C3">
          <w:rPr>
            <w:noProof/>
            <w:webHidden/>
          </w:rPr>
          <w:t>30</w:t>
        </w:r>
      </w:ins>
      <w:del w:id="56" w:author="Mia Gaudet" w:date="2026-03-13T09:20:00Z" w16du:dateUtc="2026-03-13T13:20:00Z">
        <w:r w:rsidDel="00C251C3">
          <w:rPr>
            <w:noProof/>
            <w:webHidden/>
          </w:rPr>
          <w:delText>33</w:delText>
        </w:r>
      </w:del>
      <w:r>
        <w:rPr>
          <w:noProof/>
          <w:webHidden/>
        </w:rPr>
        <w:fldChar w:fldCharType="end"/>
      </w:r>
      <w:r>
        <w:fldChar w:fldCharType="end"/>
      </w:r>
    </w:p>
    <w:p w14:paraId="7FC4F6DF" w14:textId="77FD4552"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"_Toc208233982"</w:instrText>
      </w:r>
      <w:r>
        <w:fldChar w:fldCharType="separate"/>
      </w:r>
      <w:r w:rsidRPr="00B2353C">
        <w:rPr>
          <w:rStyle w:val="Hyperlink"/>
          <w:noProof/>
        </w:rPr>
        <w:t>6.1</w:t>
      </w:r>
      <w:r>
        <w:rPr>
          <w:rFonts w:asciiTheme="minorHAnsi" w:eastAsiaTheme="minorEastAsia" w:hAnsiTheme="minorHAnsi" w:cstheme="minorBidi"/>
          <w:noProof/>
          <w:color w:val="auto"/>
          <w:kern w:val="2"/>
          <w:szCs w:val="24"/>
          <w14:ligatures w14:val="standardContextual"/>
        </w:rPr>
        <w:tab/>
      </w:r>
      <w:r w:rsidRPr="00B2353C">
        <w:rPr>
          <w:rStyle w:val="Hyperlink"/>
          <w:noProof/>
        </w:rPr>
        <w:t>Participant Discontinuation/Withdrawal from the Study</w:t>
      </w:r>
      <w:r>
        <w:rPr>
          <w:noProof/>
          <w:webHidden/>
        </w:rPr>
        <w:tab/>
      </w:r>
      <w:r>
        <w:rPr>
          <w:noProof/>
          <w:webHidden/>
        </w:rPr>
        <w:fldChar w:fldCharType="begin"/>
      </w:r>
      <w:r>
        <w:rPr>
          <w:noProof/>
          <w:webHidden/>
        </w:rPr>
        <w:instrText xml:space="preserve"> PAGEREF _Toc208233982 \h </w:instrText>
      </w:r>
      <w:r>
        <w:rPr>
          <w:noProof/>
          <w:webHidden/>
        </w:rPr>
      </w:r>
      <w:r>
        <w:rPr>
          <w:noProof/>
          <w:webHidden/>
        </w:rPr>
        <w:fldChar w:fldCharType="separate"/>
      </w:r>
      <w:ins w:id="57" w:author="Mia Gaudet" w:date="2026-03-13T09:20:00Z" w16du:dateUtc="2026-03-13T13:20:00Z">
        <w:r w:rsidR="00C251C3">
          <w:rPr>
            <w:noProof/>
            <w:webHidden/>
          </w:rPr>
          <w:t>30</w:t>
        </w:r>
      </w:ins>
      <w:del w:id="58" w:author="Mia Gaudet" w:date="2026-03-13T09:20:00Z" w16du:dateUtc="2026-03-13T13:20:00Z">
        <w:r w:rsidDel="00C251C3">
          <w:rPr>
            <w:noProof/>
            <w:webHidden/>
          </w:rPr>
          <w:delText>33</w:delText>
        </w:r>
      </w:del>
      <w:r>
        <w:rPr>
          <w:noProof/>
          <w:webHidden/>
        </w:rPr>
        <w:fldChar w:fldCharType="end"/>
      </w:r>
      <w:r>
        <w:fldChar w:fldCharType="end"/>
      </w:r>
    </w:p>
    <w:p w14:paraId="423FC624" w14:textId="5D7B1CAE"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"_Toc208233983"</w:instrText>
      </w:r>
      <w:r>
        <w:fldChar w:fldCharType="separate"/>
      </w:r>
      <w:r w:rsidRPr="00B2353C">
        <w:rPr>
          <w:rStyle w:val="Hyperlink"/>
          <w:noProof/>
        </w:rPr>
        <w:t>6.2</w:t>
      </w:r>
      <w:r>
        <w:rPr>
          <w:rFonts w:asciiTheme="minorHAnsi" w:eastAsiaTheme="minorEastAsia" w:hAnsiTheme="minorHAnsi" w:cstheme="minorBidi"/>
          <w:noProof/>
          <w:color w:val="auto"/>
          <w:kern w:val="2"/>
          <w:szCs w:val="24"/>
          <w14:ligatures w14:val="standardContextual"/>
        </w:rPr>
        <w:tab/>
      </w:r>
      <w:r w:rsidRPr="00B2353C">
        <w:rPr>
          <w:rStyle w:val="Hyperlink"/>
          <w:noProof/>
        </w:rPr>
        <w:t>Lost to Follow-up</w:t>
      </w:r>
      <w:r>
        <w:rPr>
          <w:noProof/>
          <w:webHidden/>
        </w:rPr>
        <w:tab/>
      </w:r>
      <w:r>
        <w:rPr>
          <w:noProof/>
          <w:webHidden/>
        </w:rPr>
        <w:fldChar w:fldCharType="begin"/>
      </w:r>
      <w:r>
        <w:rPr>
          <w:noProof/>
          <w:webHidden/>
        </w:rPr>
        <w:instrText xml:space="preserve"> PAGEREF _Toc208233983 \h </w:instrText>
      </w:r>
      <w:r>
        <w:rPr>
          <w:noProof/>
          <w:webHidden/>
        </w:rPr>
      </w:r>
      <w:r>
        <w:rPr>
          <w:noProof/>
          <w:webHidden/>
        </w:rPr>
        <w:fldChar w:fldCharType="separate"/>
      </w:r>
      <w:ins w:id="59" w:author="Mia Gaudet" w:date="2026-03-13T09:20:00Z" w16du:dateUtc="2026-03-13T13:20:00Z">
        <w:r w:rsidR="00C251C3">
          <w:rPr>
            <w:noProof/>
            <w:webHidden/>
          </w:rPr>
          <w:t>31</w:t>
        </w:r>
      </w:ins>
      <w:del w:id="60" w:author="Mia Gaudet" w:date="2026-03-13T09:20:00Z" w16du:dateUtc="2026-03-13T13:20:00Z">
        <w:r w:rsidDel="00C251C3">
          <w:rPr>
            <w:noProof/>
            <w:webHidden/>
          </w:rPr>
          <w:delText>34</w:delText>
        </w:r>
      </w:del>
      <w:r>
        <w:rPr>
          <w:noProof/>
          <w:webHidden/>
        </w:rPr>
        <w:fldChar w:fldCharType="end"/>
      </w:r>
      <w:r>
        <w:fldChar w:fldCharType="end"/>
      </w:r>
    </w:p>
    <w:p w14:paraId="23A13A1B" w14:textId="7175C2B0" w:rsidR="00B268FF" w:rsidRDefault="00B268FF">
      <w:pPr>
        <w:pStyle w:val="TOC1"/>
        <w:tabs>
          <w:tab w:val="left" w:pos="480"/>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HYPERLINK \l "_Toc208233984"</w:instrText>
      </w:r>
      <w:r>
        <w:fldChar w:fldCharType="separate"/>
      </w:r>
      <w:r w:rsidRPr="00B2353C">
        <w:rPr>
          <w:rStyle w:val="Hyperlink"/>
          <w:noProof/>
        </w:rPr>
        <w:t>7</w:t>
      </w:r>
      <w:r>
        <w:rPr>
          <w:rFonts w:asciiTheme="minorHAnsi" w:eastAsiaTheme="minorEastAsia" w:hAnsiTheme="minorHAnsi" w:cstheme="minorBidi"/>
          <w:noProof/>
          <w:color w:val="auto"/>
          <w:kern w:val="2"/>
          <w:szCs w:val="24"/>
          <w14:ligatures w14:val="standardContextual"/>
        </w:rPr>
        <w:tab/>
      </w:r>
      <w:r w:rsidRPr="00B2353C">
        <w:rPr>
          <w:rStyle w:val="Hyperlink"/>
          <w:noProof/>
        </w:rPr>
        <w:t>STUDY ASSESSMENTS AND PROCEDURES</w:t>
      </w:r>
      <w:r>
        <w:rPr>
          <w:noProof/>
          <w:webHidden/>
        </w:rPr>
        <w:tab/>
      </w:r>
      <w:r>
        <w:rPr>
          <w:noProof/>
          <w:webHidden/>
        </w:rPr>
        <w:fldChar w:fldCharType="begin"/>
      </w:r>
      <w:r>
        <w:rPr>
          <w:noProof/>
          <w:webHidden/>
        </w:rPr>
        <w:instrText xml:space="preserve"> PAGEREF _Toc208233984 \h </w:instrText>
      </w:r>
      <w:r>
        <w:rPr>
          <w:noProof/>
          <w:webHidden/>
        </w:rPr>
      </w:r>
      <w:r>
        <w:rPr>
          <w:noProof/>
          <w:webHidden/>
        </w:rPr>
        <w:fldChar w:fldCharType="separate"/>
      </w:r>
      <w:ins w:id="61" w:author="Mia Gaudet" w:date="2026-03-13T09:20:00Z" w16du:dateUtc="2026-03-13T13:20:00Z">
        <w:r w:rsidR="00C251C3">
          <w:rPr>
            <w:noProof/>
            <w:webHidden/>
          </w:rPr>
          <w:t>32</w:t>
        </w:r>
      </w:ins>
      <w:del w:id="62" w:author="Mia Gaudet" w:date="2026-03-13T09:20:00Z" w16du:dateUtc="2026-03-13T13:20:00Z">
        <w:r w:rsidDel="00C251C3">
          <w:rPr>
            <w:noProof/>
            <w:webHidden/>
          </w:rPr>
          <w:delText>35</w:delText>
        </w:r>
      </w:del>
      <w:r>
        <w:rPr>
          <w:noProof/>
          <w:webHidden/>
        </w:rPr>
        <w:fldChar w:fldCharType="end"/>
      </w:r>
      <w:r>
        <w:fldChar w:fldCharType="end"/>
      </w:r>
    </w:p>
    <w:p w14:paraId="7B3EEE47" w14:textId="11B766A1" w:rsidR="00B268FF" w:rsidRDefault="00B268FF">
      <w:pPr>
        <w:pStyle w:val="TOC2"/>
        <w:rPr>
          <w:rFonts w:asciiTheme="minorHAnsi" w:eastAsiaTheme="minorEastAsia" w:hAnsiTheme="minorHAnsi" w:cstheme="minorBidi"/>
          <w:noProof/>
          <w:color w:val="auto"/>
          <w:kern w:val="2"/>
          <w:szCs w:val="24"/>
          <w14:ligatures w14:val="standardContextual"/>
        </w:rPr>
      </w:pPr>
      <w:r>
        <w:lastRenderedPageBreak/>
        <w:fldChar w:fldCharType="begin"/>
      </w:r>
      <w:r>
        <w:instrText>HYPERLINK \l "_Toc208233985"</w:instrText>
      </w:r>
      <w:r>
        <w:fldChar w:fldCharType="separate"/>
      </w:r>
      <w:r w:rsidRPr="00B2353C">
        <w:rPr>
          <w:rStyle w:val="Hyperlink"/>
          <w:noProof/>
        </w:rPr>
        <w:t>7.1</w:t>
      </w:r>
      <w:r>
        <w:rPr>
          <w:rFonts w:asciiTheme="minorHAnsi" w:eastAsiaTheme="minorEastAsia" w:hAnsiTheme="minorHAnsi" w:cstheme="minorBidi"/>
          <w:noProof/>
          <w:color w:val="auto"/>
          <w:kern w:val="2"/>
          <w:szCs w:val="24"/>
          <w14:ligatures w14:val="standardContextual"/>
        </w:rPr>
        <w:tab/>
      </w:r>
      <w:r w:rsidRPr="00B2353C">
        <w:rPr>
          <w:rStyle w:val="Hyperlink"/>
          <w:noProof/>
        </w:rPr>
        <w:t>Screening Procedures</w:t>
      </w:r>
      <w:r>
        <w:rPr>
          <w:noProof/>
          <w:webHidden/>
        </w:rPr>
        <w:tab/>
      </w:r>
      <w:r>
        <w:rPr>
          <w:noProof/>
          <w:webHidden/>
        </w:rPr>
        <w:fldChar w:fldCharType="begin"/>
      </w:r>
      <w:r>
        <w:rPr>
          <w:noProof/>
          <w:webHidden/>
        </w:rPr>
        <w:instrText xml:space="preserve"> PAGEREF _Toc208233985 \h </w:instrText>
      </w:r>
      <w:r>
        <w:rPr>
          <w:noProof/>
          <w:webHidden/>
        </w:rPr>
      </w:r>
      <w:r>
        <w:rPr>
          <w:noProof/>
          <w:webHidden/>
        </w:rPr>
        <w:fldChar w:fldCharType="separate"/>
      </w:r>
      <w:ins w:id="63" w:author="Mia Gaudet" w:date="2026-03-13T09:20:00Z" w16du:dateUtc="2026-03-13T13:20:00Z">
        <w:r w:rsidR="00C251C3">
          <w:rPr>
            <w:noProof/>
            <w:webHidden/>
          </w:rPr>
          <w:t>32</w:t>
        </w:r>
      </w:ins>
      <w:del w:id="64" w:author="Mia Gaudet" w:date="2026-03-13T09:20:00Z" w16du:dateUtc="2026-03-13T13:20:00Z">
        <w:r w:rsidDel="00C251C3">
          <w:rPr>
            <w:noProof/>
            <w:webHidden/>
          </w:rPr>
          <w:delText>35</w:delText>
        </w:r>
      </w:del>
      <w:r>
        <w:rPr>
          <w:noProof/>
          <w:webHidden/>
        </w:rPr>
        <w:fldChar w:fldCharType="end"/>
      </w:r>
      <w:r>
        <w:fldChar w:fldCharType="end"/>
      </w:r>
    </w:p>
    <w:p w14:paraId="38481D25" w14:textId="570F3F77"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"_Toc208233986"</w:instrText>
      </w:r>
      <w:r>
        <w:fldChar w:fldCharType="separate"/>
      </w:r>
      <w:r w:rsidRPr="00B2353C">
        <w:rPr>
          <w:rStyle w:val="Hyperlink"/>
        </w:rPr>
        <w:t>7.1.1</w:t>
      </w:r>
      <w:r>
        <w:rPr>
          <w:rFonts w:asciiTheme="minorHAnsi" w:eastAsiaTheme="minorEastAsia" w:hAnsiTheme="minorHAnsi" w:cstheme="minorBidi"/>
          <w:color w:val="auto"/>
          <w:kern w:val="2"/>
          <w:szCs w:val="24"/>
          <w14:ligatures w14:val="standardContextual"/>
        </w:rPr>
        <w:tab/>
      </w:r>
      <w:r w:rsidRPr="00B2353C">
        <w:rPr>
          <w:rStyle w:val="Hyperlink"/>
        </w:rPr>
        <w:t>Screening activities performed prior to obtaining informed consent</w:t>
      </w:r>
      <w:r>
        <w:rPr>
          <w:webHidden/>
        </w:rPr>
        <w:tab/>
      </w:r>
      <w:r>
        <w:rPr>
          <w:webHidden/>
        </w:rPr>
        <w:fldChar w:fldCharType="begin"/>
      </w:r>
      <w:r>
        <w:rPr>
          <w:webHidden/>
        </w:rPr>
        <w:instrText xml:space="preserve"> PAGEREF _Toc208233986 \h </w:instrText>
      </w:r>
      <w:r>
        <w:rPr>
          <w:webHidden/>
        </w:rPr>
      </w:r>
      <w:r>
        <w:rPr>
          <w:webHidden/>
        </w:rPr>
        <w:fldChar w:fldCharType="separate"/>
      </w:r>
      <w:ins w:id="65" w:author="Mia Gaudet" w:date="2026-03-13T09:20:00Z" w16du:dateUtc="2026-03-13T13:20:00Z">
        <w:r w:rsidR="00C251C3">
          <w:rPr>
            <w:webHidden/>
          </w:rPr>
          <w:t>32</w:t>
        </w:r>
      </w:ins>
      <w:del w:id="66" w:author="Mia Gaudet" w:date="2026-03-13T09:20:00Z" w16du:dateUtc="2026-03-13T13:20:00Z">
        <w:r w:rsidDel="00C251C3">
          <w:rPr>
            <w:webHidden/>
          </w:rPr>
          <w:delText>35</w:delText>
        </w:r>
      </w:del>
      <w:r>
        <w:rPr>
          <w:webHidden/>
        </w:rPr>
        <w:fldChar w:fldCharType="end"/>
      </w:r>
      <w:r>
        <w:fldChar w:fldCharType="end"/>
      </w:r>
    </w:p>
    <w:p w14:paraId="4192D7F4" w14:textId="1FBBF8F2"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"_Toc208233987"</w:instrText>
      </w:r>
      <w:r>
        <w:fldChar w:fldCharType="separate"/>
      </w:r>
      <w:r w:rsidRPr="00B2353C">
        <w:rPr>
          <w:rStyle w:val="Hyperlink"/>
        </w:rPr>
        <w:t>7.1.2</w:t>
      </w:r>
      <w:r>
        <w:rPr>
          <w:rFonts w:asciiTheme="minorHAnsi" w:eastAsiaTheme="minorEastAsia" w:hAnsiTheme="minorHAnsi" w:cstheme="minorBidi"/>
          <w:color w:val="auto"/>
          <w:kern w:val="2"/>
          <w:szCs w:val="24"/>
          <w14:ligatures w14:val="standardContextual"/>
        </w:rPr>
        <w:tab/>
      </w:r>
      <w:r w:rsidRPr="00B2353C">
        <w:rPr>
          <w:rStyle w:val="Hyperlink"/>
        </w:rPr>
        <w:t>Screening activities performed after a consent for screening has been signed</w:t>
      </w:r>
      <w:r>
        <w:rPr>
          <w:webHidden/>
        </w:rPr>
        <w:tab/>
      </w:r>
      <w:r>
        <w:rPr>
          <w:webHidden/>
        </w:rPr>
        <w:fldChar w:fldCharType="begin"/>
      </w:r>
      <w:r>
        <w:rPr>
          <w:webHidden/>
        </w:rPr>
        <w:instrText xml:space="preserve"> PAGEREF _Toc208233987 \h </w:instrText>
      </w:r>
      <w:r>
        <w:rPr>
          <w:webHidden/>
        </w:rPr>
      </w:r>
      <w:r>
        <w:rPr>
          <w:webHidden/>
        </w:rPr>
        <w:fldChar w:fldCharType="separate"/>
      </w:r>
      <w:ins w:id="67" w:author="Mia Gaudet" w:date="2026-03-13T09:20:00Z" w16du:dateUtc="2026-03-13T13:20:00Z">
        <w:r w:rsidR="00C251C3">
          <w:rPr>
            <w:webHidden/>
          </w:rPr>
          <w:t>32</w:t>
        </w:r>
      </w:ins>
      <w:del w:id="68" w:author="Mia Gaudet" w:date="2026-03-13T09:20:00Z" w16du:dateUtc="2026-03-13T13:20:00Z">
        <w:r w:rsidDel="00C251C3">
          <w:rPr>
            <w:webHidden/>
          </w:rPr>
          <w:delText>35</w:delText>
        </w:r>
      </w:del>
      <w:r>
        <w:rPr>
          <w:webHidden/>
        </w:rPr>
        <w:fldChar w:fldCharType="end"/>
      </w:r>
      <w:r>
        <w:fldChar w:fldCharType="end"/>
      </w:r>
    </w:p>
    <w:p w14:paraId="3973785E" w14:textId="7E7304FD"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"_Toc208233988"</w:instrText>
      </w:r>
      <w:r>
        <w:fldChar w:fldCharType="separate"/>
      </w:r>
      <w:r w:rsidRPr="00B2353C">
        <w:rPr>
          <w:rStyle w:val="Hyperlink"/>
          <w:noProof/>
        </w:rPr>
        <w:t>7.2</w:t>
      </w:r>
      <w:r>
        <w:rPr>
          <w:rFonts w:asciiTheme="minorHAnsi" w:eastAsiaTheme="minorEastAsia" w:hAnsiTheme="minorHAnsi" w:cstheme="minorBidi"/>
          <w:noProof/>
          <w:color w:val="auto"/>
          <w:kern w:val="2"/>
          <w:szCs w:val="24"/>
          <w14:ligatures w14:val="standardContextual"/>
        </w:rPr>
        <w:tab/>
      </w:r>
      <w:r w:rsidRPr="00B2353C">
        <w:rPr>
          <w:rStyle w:val="Hyperlink"/>
          <w:noProof/>
        </w:rPr>
        <w:t>Clinical Evaluations</w:t>
      </w:r>
      <w:r>
        <w:rPr>
          <w:noProof/>
          <w:webHidden/>
        </w:rPr>
        <w:tab/>
      </w:r>
      <w:r>
        <w:rPr>
          <w:noProof/>
          <w:webHidden/>
        </w:rPr>
        <w:fldChar w:fldCharType="begin"/>
      </w:r>
      <w:r>
        <w:rPr>
          <w:noProof/>
          <w:webHidden/>
        </w:rPr>
        <w:instrText xml:space="preserve"> PAGEREF _Toc208233988 \h </w:instrText>
      </w:r>
      <w:r>
        <w:rPr>
          <w:noProof/>
          <w:webHidden/>
        </w:rPr>
      </w:r>
      <w:r>
        <w:rPr>
          <w:noProof/>
          <w:webHidden/>
        </w:rPr>
        <w:fldChar w:fldCharType="separate"/>
      </w:r>
      <w:ins w:id="69" w:author="Mia Gaudet" w:date="2026-03-13T09:20:00Z" w16du:dateUtc="2026-03-13T13:20:00Z">
        <w:r w:rsidR="00C251C3">
          <w:rPr>
            <w:noProof/>
            <w:webHidden/>
          </w:rPr>
          <w:t>32</w:t>
        </w:r>
      </w:ins>
      <w:del w:id="70" w:author="Mia Gaudet" w:date="2026-03-13T09:20:00Z" w16du:dateUtc="2026-03-13T13:20:00Z">
        <w:r w:rsidDel="00C251C3">
          <w:rPr>
            <w:noProof/>
            <w:webHidden/>
          </w:rPr>
          <w:delText>35</w:delText>
        </w:r>
      </w:del>
      <w:r>
        <w:rPr>
          <w:noProof/>
          <w:webHidden/>
        </w:rPr>
        <w:fldChar w:fldCharType="end"/>
      </w:r>
      <w:r>
        <w:fldChar w:fldCharType="end"/>
      </w:r>
    </w:p>
    <w:p w14:paraId="1DDD87FD" w14:textId="3A6306B6"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"_Toc208233989"</w:instrText>
      </w:r>
      <w:r>
        <w:fldChar w:fldCharType="separate"/>
      </w:r>
      <w:r w:rsidRPr="00B2353C">
        <w:rPr>
          <w:rStyle w:val="Hyperlink"/>
          <w:noProof/>
        </w:rPr>
        <w:t>7.3</w:t>
      </w:r>
      <w:r>
        <w:rPr>
          <w:rFonts w:asciiTheme="minorHAnsi" w:eastAsiaTheme="minorEastAsia" w:hAnsiTheme="minorHAnsi" w:cstheme="minorBidi"/>
          <w:noProof/>
          <w:color w:val="auto"/>
          <w:kern w:val="2"/>
          <w:szCs w:val="24"/>
          <w14:ligatures w14:val="standardContextual"/>
        </w:rPr>
        <w:tab/>
      </w:r>
      <w:r w:rsidRPr="00B2353C">
        <w:rPr>
          <w:rStyle w:val="Hyperlink"/>
          <w:noProof/>
        </w:rPr>
        <w:t>Biospecimen Evaluations</w:t>
      </w:r>
      <w:r>
        <w:rPr>
          <w:noProof/>
          <w:webHidden/>
        </w:rPr>
        <w:tab/>
      </w:r>
      <w:r>
        <w:rPr>
          <w:noProof/>
          <w:webHidden/>
        </w:rPr>
        <w:fldChar w:fldCharType="begin"/>
      </w:r>
      <w:r>
        <w:rPr>
          <w:noProof/>
          <w:webHidden/>
        </w:rPr>
        <w:instrText xml:space="preserve"> PAGEREF _Toc208233989 \h </w:instrText>
      </w:r>
      <w:r>
        <w:rPr>
          <w:noProof/>
          <w:webHidden/>
        </w:rPr>
      </w:r>
      <w:r>
        <w:rPr>
          <w:noProof/>
          <w:webHidden/>
        </w:rPr>
        <w:fldChar w:fldCharType="separate"/>
      </w:r>
      <w:ins w:id="71" w:author="Mia Gaudet" w:date="2026-03-13T09:20:00Z" w16du:dateUtc="2026-03-13T13:20:00Z">
        <w:r w:rsidR="00C251C3">
          <w:rPr>
            <w:noProof/>
            <w:webHidden/>
          </w:rPr>
          <w:t>34</w:t>
        </w:r>
      </w:ins>
      <w:del w:id="72" w:author="Mia Gaudet" w:date="2026-03-13T09:20:00Z" w16du:dateUtc="2026-03-13T13:20:00Z">
        <w:r w:rsidDel="00C251C3">
          <w:rPr>
            <w:noProof/>
            <w:webHidden/>
          </w:rPr>
          <w:delText>37</w:delText>
        </w:r>
      </w:del>
      <w:r>
        <w:rPr>
          <w:noProof/>
          <w:webHidden/>
        </w:rPr>
        <w:fldChar w:fldCharType="end"/>
      </w:r>
      <w:r>
        <w:fldChar w:fldCharType="end"/>
      </w:r>
    </w:p>
    <w:p w14:paraId="56B6C695" w14:textId="5BD15310"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"_Toc208233990"</w:instrText>
      </w:r>
      <w:r>
        <w:fldChar w:fldCharType="separate"/>
      </w:r>
      <w:r w:rsidRPr="00B2353C">
        <w:rPr>
          <w:rStyle w:val="Hyperlink"/>
        </w:rPr>
        <w:t>7.3.1</w:t>
      </w:r>
      <w:r>
        <w:rPr>
          <w:rFonts w:asciiTheme="minorHAnsi" w:eastAsiaTheme="minorEastAsia" w:hAnsiTheme="minorHAnsi" w:cstheme="minorBidi"/>
          <w:color w:val="auto"/>
          <w:kern w:val="2"/>
          <w:szCs w:val="24"/>
          <w14:ligatures w14:val="standardContextual"/>
        </w:rPr>
        <w:tab/>
      </w:r>
      <w:r w:rsidRPr="00B2353C">
        <w:rPr>
          <w:rStyle w:val="Hyperlink"/>
        </w:rPr>
        <w:t>Correlative Studies for Research</w:t>
      </w:r>
      <w:r>
        <w:rPr>
          <w:webHidden/>
        </w:rPr>
        <w:tab/>
      </w:r>
      <w:r>
        <w:rPr>
          <w:webHidden/>
        </w:rPr>
        <w:fldChar w:fldCharType="begin"/>
      </w:r>
      <w:r>
        <w:rPr>
          <w:webHidden/>
        </w:rPr>
        <w:instrText xml:space="preserve"> PAGEREF _Toc208233990 \h </w:instrText>
      </w:r>
      <w:r>
        <w:rPr>
          <w:webHidden/>
        </w:rPr>
      </w:r>
      <w:r>
        <w:rPr>
          <w:webHidden/>
        </w:rPr>
        <w:fldChar w:fldCharType="separate"/>
      </w:r>
      <w:ins w:id="73" w:author="Mia Gaudet" w:date="2026-03-13T09:20:00Z" w16du:dateUtc="2026-03-13T13:20:00Z">
        <w:r w:rsidR="00C251C3">
          <w:rPr>
            <w:webHidden/>
          </w:rPr>
          <w:t>36</w:t>
        </w:r>
      </w:ins>
      <w:del w:id="74" w:author="Mia Gaudet" w:date="2026-03-13T09:20:00Z" w16du:dateUtc="2026-03-13T13:20:00Z">
        <w:r w:rsidDel="00C251C3">
          <w:rPr>
            <w:webHidden/>
          </w:rPr>
          <w:delText>39</w:delText>
        </w:r>
      </w:del>
      <w:r>
        <w:rPr>
          <w:webHidden/>
        </w:rPr>
        <w:fldChar w:fldCharType="end"/>
      </w:r>
      <w:r>
        <w:fldChar w:fldCharType="end"/>
      </w:r>
    </w:p>
    <w:p w14:paraId="3CED1B85" w14:textId="40CD904C"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"_Toc208233991"</w:instrText>
      </w:r>
      <w:r>
        <w:fldChar w:fldCharType="separate"/>
      </w:r>
      <w:r w:rsidRPr="00B2353C">
        <w:rPr>
          <w:rStyle w:val="Hyperlink"/>
        </w:rPr>
        <w:t>7.3.2</w:t>
      </w:r>
      <w:r>
        <w:rPr>
          <w:rFonts w:asciiTheme="minorHAnsi" w:eastAsiaTheme="minorEastAsia" w:hAnsiTheme="minorHAnsi" w:cstheme="minorBidi"/>
          <w:color w:val="auto"/>
          <w:kern w:val="2"/>
          <w:szCs w:val="24"/>
          <w14:ligatures w14:val="standardContextual"/>
        </w:rPr>
        <w:tab/>
      </w:r>
      <w:r w:rsidRPr="00B2353C">
        <w:rPr>
          <w:rStyle w:val="Hyperlink"/>
        </w:rPr>
        <w:t>Samples for Genetic/Genomic Analysis</w:t>
      </w:r>
      <w:r>
        <w:rPr>
          <w:webHidden/>
        </w:rPr>
        <w:tab/>
      </w:r>
      <w:r>
        <w:rPr>
          <w:webHidden/>
        </w:rPr>
        <w:fldChar w:fldCharType="begin"/>
      </w:r>
      <w:r>
        <w:rPr>
          <w:webHidden/>
        </w:rPr>
        <w:instrText xml:space="preserve"> PAGEREF _Toc208233991 \h </w:instrText>
      </w:r>
      <w:r>
        <w:rPr>
          <w:webHidden/>
        </w:rPr>
      </w:r>
      <w:r>
        <w:rPr>
          <w:webHidden/>
        </w:rPr>
        <w:fldChar w:fldCharType="separate"/>
      </w:r>
      <w:ins w:id="75" w:author="Mia Gaudet" w:date="2026-03-13T09:20:00Z" w16du:dateUtc="2026-03-13T13:20:00Z">
        <w:r w:rsidR="00C251C3">
          <w:rPr>
            <w:webHidden/>
          </w:rPr>
          <w:t>36</w:t>
        </w:r>
      </w:ins>
      <w:del w:id="76" w:author="Mia Gaudet" w:date="2026-03-13T09:20:00Z" w16du:dateUtc="2026-03-13T13:20:00Z">
        <w:r w:rsidDel="00C251C3">
          <w:rPr>
            <w:webHidden/>
          </w:rPr>
          <w:delText>39</w:delText>
        </w:r>
      </w:del>
      <w:r>
        <w:rPr>
          <w:webHidden/>
        </w:rPr>
        <w:fldChar w:fldCharType="end"/>
      </w:r>
      <w:r>
        <w:fldChar w:fldCharType="end"/>
      </w:r>
    </w:p>
    <w:p w14:paraId="6F458B8A" w14:textId="222E9540" w:rsidR="00B268FF" w:rsidRDefault="00B268FF">
      <w:pPr>
        <w:pStyle w:val="TOC1"/>
        <w:tabs>
          <w:tab w:val="left" w:pos="480"/>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HYPERLINK \l "_Toc208233992"</w:instrText>
      </w:r>
      <w:r>
        <w:fldChar w:fldCharType="separate"/>
      </w:r>
      <w:r w:rsidRPr="00B2353C">
        <w:rPr>
          <w:rStyle w:val="Hyperlink"/>
          <w:noProof/>
        </w:rPr>
        <w:t>8</w:t>
      </w:r>
      <w:r>
        <w:rPr>
          <w:rFonts w:asciiTheme="minorHAnsi" w:eastAsiaTheme="minorEastAsia" w:hAnsiTheme="minorHAnsi" w:cstheme="minorBidi"/>
          <w:noProof/>
          <w:color w:val="auto"/>
          <w:kern w:val="2"/>
          <w:szCs w:val="24"/>
          <w14:ligatures w14:val="standardContextual"/>
        </w:rPr>
        <w:tab/>
      </w:r>
      <w:r w:rsidRPr="00B2353C">
        <w:rPr>
          <w:rStyle w:val="Hyperlink"/>
          <w:noProof/>
        </w:rPr>
        <w:t>STATISTICAL CONSIDERATIONS</w:t>
      </w:r>
      <w:r>
        <w:rPr>
          <w:noProof/>
          <w:webHidden/>
        </w:rPr>
        <w:tab/>
      </w:r>
      <w:r>
        <w:rPr>
          <w:noProof/>
          <w:webHidden/>
        </w:rPr>
        <w:fldChar w:fldCharType="begin"/>
      </w:r>
      <w:r>
        <w:rPr>
          <w:noProof/>
          <w:webHidden/>
        </w:rPr>
        <w:instrText xml:space="preserve"> PAGEREF _Toc208233992 \h </w:instrText>
      </w:r>
      <w:r>
        <w:rPr>
          <w:noProof/>
          <w:webHidden/>
        </w:rPr>
      </w:r>
      <w:r>
        <w:rPr>
          <w:noProof/>
          <w:webHidden/>
        </w:rPr>
        <w:fldChar w:fldCharType="separate"/>
      </w:r>
      <w:ins w:id="77" w:author="Mia Gaudet" w:date="2026-03-13T09:20:00Z" w16du:dateUtc="2026-03-13T13:20:00Z">
        <w:r w:rsidR="00C251C3">
          <w:rPr>
            <w:noProof/>
            <w:webHidden/>
          </w:rPr>
          <w:t>37</w:t>
        </w:r>
      </w:ins>
      <w:del w:id="78" w:author="Mia Gaudet" w:date="2026-03-13T09:20:00Z" w16du:dateUtc="2026-03-13T13:20:00Z">
        <w:r w:rsidDel="00C251C3">
          <w:rPr>
            <w:noProof/>
            <w:webHidden/>
          </w:rPr>
          <w:delText>40</w:delText>
        </w:r>
      </w:del>
      <w:r>
        <w:rPr>
          <w:noProof/>
          <w:webHidden/>
        </w:rPr>
        <w:fldChar w:fldCharType="end"/>
      </w:r>
      <w:r>
        <w:fldChar w:fldCharType="end"/>
      </w:r>
    </w:p>
    <w:p w14:paraId="5A071F3F" w14:textId="2AD981D1"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"_Toc208233993"</w:instrText>
      </w:r>
      <w:r>
        <w:fldChar w:fldCharType="separate"/>
      </w:r>
      <w:r w:rsidRPr="00B2353C">
        <w:rPr>
          <w:rStyle w:val="Hyperlink"/>
          <w:noProof/>
        </w:rPr>
        <w:t>8.1</w:t>
      </w:r>
      <w:r>
        <w:rPr>
          <w:rFonts w:asciiTheme="minorHAnsi" w:eastAsiaTheme="minorEastAsia" w:hAnsiTheme="minorHAnsi" w:cstheme="minorBidi"/>
          <w:noProof/>
          <w:color w:val="auto"/>
          <w:kern w:val="2"/>
          <w:szCs w:val="24"/>
          <w14:ligatures w14:val="standardContextual"/>
        </w:rPr>
        <w:tab/>
      </w:r>
      <w:r w:rsidRPr="00B2353C">
        <w:rPr>
          <w:rStyle w:val="Hyperlink"/>
          <w:noProof/>
        </w:rPr>
        <w:t>Statistical Hypothesis</w:t>
      </w:r>
      <w:r>
        <w:rPr>
          <w:noProof/>
          <w:webHidden/>
        </w:rPr>
        <w:tab/>
      </w:r>
      <w:r>
        <w:rPr>
          <w:noProof/>
          <w:webHidden/>
        </w:rPr>
        <w:fldChar w:fldCharType="begin"/>
      </w:r>
      <w:r>
        <w:rPr>
          <w:noProof/>
          <w:webHidden/>
        </w:rPr>
        <w:instrText xml:space="preserve"> PAGEREF _Toc208233993 \h </w:instrText>
      </w:r>
      <w:r>
        <w:rPr>
          <w:noProof/>
          <w:webHidden/>
        </w:rPr>
      </w:r>
      <w:r>
        <w:rPr>
          <w:noProof/>
          <w:webHidden/>
        </w:rPr>
        <w:fldChar w:fldCharType="separate"/>
      </w:r>
      <w:ins w:id="79" w:author="Mia Gaudet" w:date="2026-03-13T09:20:00Z" w16du:dateUtc="2026-03-13T13:20:00Z">
        <w:r w:rsidR="00C251C3">
          <w:rPr>
            <w:noProof/>
            <w:webHidden/>
          </w:rPr>
          <w:t>38</w:t>
        </w:r>
      </w:ins>
      <w:del w:id="80" w:author="Mia Gaudet" w:date="2026-03-13T09:20:00Z" w16du:dateUtc="2026-03-13T13:20:00Z">
        <w:r w:rsidDel="00C251C3">
          <w:rPr>
            <w:noProof/>
            <w:webHidden/>
          </w:rPr>
          <w:delText>41</w:delText>
        </w:r>
      </w:del>
      <w:r>
        <w:rPr>
          <w:noProof/>
          <w:webHidden/>
        </w:rPr>
        <w:fldChar w:fldCharType="end"/>
      </w:r>
      <w:r>
        <w:fldChar w:fldCharType="end"/>
      </w:r>
    </w:p>
    <w:p w14:paraId="5E46A64D" w14:textId="7D4DFEE5"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"_Toc208233994"</w:instrText>
      </w:r>
      <w:r>
        <w:fldChar w:fldCharType="separate"/>
      </w:r>
      <w:r w:rsidRPr="00B2353C">
        <w:rPr>
          <w:rStyle w:val="Hyperlink"/>
          <w:noProof/>
        </w:rPr>
        <w:t>8.2</w:t>
      </w:r>
      <w:r>
        <w:rPr>
          <w:rFonts w:asciiTheme="minorHAnsi" w:eastAsiaTheme="minorEastAsia" w:hAnsiTheme="minorHAnsi" w:cstheme="minorBidi"/>
          <w:noProof/>
          <w:color w:val="auto"/>
          <w:kern w:val="2"/>
          <w:szCs w:val="24"/>
          <w14:ligatures w14:val="standardContextual"/>
        </w:rPr>
        <w:tab/>
      </w:r>
      <w:r w:rsidRPr="00B2353C">
        <w:rPr>
          <w:rStyle w:val="Hyperlink"/>
          <w:noProof/>
        </w:rPr>
        <w:t>Sample Size Determination</w:t>
      </w:r>
      <w:r>
        <w:rPr>
          <w:noProof/>
          <w:webHidden/>
        </w:rPr>
        <w:tab/>
      </w:r>
      <w:r>
        <w:rPr>
          <w:noProof/>
          <w:webHidden/>
        </w:rPr>
        <w:fldChar w:fldCharType="begin"/>
      </w:r>
      <w:r>
        <w:rPr>
          <w:noProof/>
          <w:webHidden/>
        </w:rPr>
        <w:instrText xml:space="preserve"> PAGEREF _Toc208233994 \h </w:instrText>
      </w:r>
      <w:r>
        <w:rPr>
          <w:noProof/>
          <w:webHidden/>
        </w:rPr>
      </w:r>
      <w:r>
        <w:rPr>
          <w:noProof/>
          <w:webHidden/>
        </w:rPr>
        <w:fldChar w:fldCharType="separate"/>
      </w:r>
      <w:ins w:id="81" w:author="Mia Gaudet" w:date="2026-03-13T09:20:00Z" w16du:dateUtc="2026-03-13T13:20:00Z">
        <w:r w:rsidR="00C251C3">
          <w:rPr>
            <w:noProof/>
            <w:webHidden/>
          </w:rPr>
          <w:t>38</w:t>
        </w:r>
      </w:ins>
      <w:del w:id="82" w:author="Mia Gaudet" w:date="2026-03-13T09:20:00Z" w16du:dateUtc="2026-03-13T13:20:00Z">
        <w:r w:rsidDel="00C251C3">
          <w:rPr>
            <w:noProof/>
            <w:webHidden/>
          </w:rPr>
          <w:delText>41</w:delText>
        </w:r>
      </w:del>
      <w:r>
        <w:rPr>
          <w:noProof/>
          <w:webHidden/>
        </w:rPr>
        <w:fldChar w:fldCharType="end"/>
      </w:r>
      <w:r>
        <w:fldChar w:fldCharType="end"/>
      </w:r>
    </w:p>
    <w:p w14:paraId="5766BFD2" w14:textId="779C6BE3"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"_Toc208233995"</w:instrText>
      </w:r>
      <w:r>
        <w:fldChar w:fldCharType="separate"/>
      </w:r>
      <w:r w:rsidRPr="00B2353C">
        <w:rPr>
          <w:rStyle w:val="Hyperlink"/>
          <w:noProof/>
        </w:rPr>
        <w:t>8.3</w:t>
      </w:r>
      <w:r>
        <w:rPr>
          <w:rFonts w:asciiTheme="minorHAnsi" w:eastAsiaTheme="minorEastAsia" w:hAnsiTheme="minorHAnsi" w:cstheme="minorBidi"/>
          <w:noProof/>
          <w:color w:val="auto"/>
          <w:kern w:val="2"/>
          <w:szCs w:val="24"/>
          <w14:ligatures w14:val="standardContextual"/>
        </w:rPr>
        <w:tab/>
      </w:r>
      <w:r w:rsidRPr="00B2353C">
        <w:rPr>
          <w:rStyle w:val="Hyperlink"/>
          <w:noProof/>
        </w:rPr>
        <w:t>Statistical Analyses</w:t>
      </w:r>
      <w:r>
        <w:rPr>
          <w:noProof/>
          <w:webHidden/>
        </w:rPr>
        <w:tab/>
      </w:r>
      <w:r>
        <w:rPr>
          <w:noProof/>
          <w:webHidden/>
        </w:rPr>
        <w:fldChar w:fldCharType="begin"/>
      </w:r>
      <w:r>
        <w:rPr>
          <w:noProof/>
          <w:webHidden/>
        </w:rPr>
        <w:instrText xml:space="preserve"> PAGEREF _Toc208233995 \h </w:instrText>
      </w:r>
      <w:r>
        <w:rPr>
          <w:noProof/>
          <w:webHidden/>
        </w:rPr>
      </w:r>
      <w:r>
        <w:rPr>
          <w:noProof/>
          <w:webHidden/>
        </w:rPr>
        <w:fldChar w:fldCharType="separate"/>
      </w:r>
      <w:ins w:id="83" w:author="Mia Gaudet" w:date="2026-03-13T09:20:00Z" w16du:dateUtc="2026-03-13T13:20:00Z">
        <w:r w:rsidR="00C251C3">
          <w:rPr>
            <w:noProof/>
            <w:webHidden/>
          </w:rPr>
          <w:t>42</w:t>
        </w:r>
      </w:ins>
      <w:del w:id="84" w:author="Mia Gaudet" w:date="2026-03-13T09:20:00Z" w16du:dateUtc="2026-03-13T13:20:00Z">
        <w:r w:rsidDel="00C251C3">
          <w:rPr>
            <w:noProof/>
            <w:webHidden/>
          </w:rPr>
          <w:delText>45</w:delText>
        </w:r>
      </w:del>
      <w:r>
        <w:rPr>
          <w:noProof/>
          <w:webHidden/>
        </w:rPr>
        <w:fldChar w:fldCharType="end"/>
      </w:r>
      <w:r>
        <w:fldChar w:fldCharType="end"/>
      </w:r>
    </w:p>
    <w:p w14:paraId="1BD9D20E" w14:textId="2E7F95DB"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"_Toc208233996"</w:instrText>
      </w:r>
      <w:r>
        <w:fldChar w:fldCharType="separate"/>
      </w:r>
      <w:r w:rsidRPr="00B2353C">
        <w:rPr>
          <w:rStyle w:val="Hyperlink"/>
        </w:rPr>
        <w:t>8.3.1</w:t>
      </w:r>
      <w:r>
        <w:rPr>
          <w:rFonts w:asciiTheme="minorHAnsi" w:eastAsiaTheme="minorEastAsia" w:hAnsiTheme="minorHAnsi" w:cstheme="minorBidi"/>
          <w:color w:val="auto"/>
          <w:kern w:val="2"/>
          <w:szCs w:val="24"/>
          <w14:ligatures w14:val="standardContextual"/>
        </w:rPr>
        <w:tab/>
      </w:r>
      <w:r w:rsidRPr="00B2353C">
        <w:rPr>
          <w:rStyle w:val="Hyperlink"/>
        </w:rPr>
        <w:t>General Approach</w:t>
      </w:r>
      <w:r>
        <w:rPr>
          <w:webHidden/>
        </w:rPr>
        <w:tab/>
      </w:r>
      <w:r>
        <w:rPr>
          <w:webHidden/>
        </w:rPr>
        <w:fldChar w:fldCharType="begin"/>
      </w:r>
      <w:r>
        <w:rPr>
          <w:webHidden/>
        </w:rPr>
        <w:instrText xml:space="preserve"> PAGEREF _Toc208233996 \h </w:instrText>
      </w:r>
      <w:r>
        <w:rPr>
          <w:webHidden/>
        </w:rPr>
      </w:r>
      <w:r>
        <w:rPr>
          <w:webHidden/>
        </w:rPr>
        <w:fldChar w:fldCharType="separate"/>
      </w:r>
      <w:ins w:id="85" w:author="Mia Gaudet" w:date="2026-03-13T09:20:00Z" w16du:dateUtc="2026-03-13T13:20:00Z">
        <w:r w:rsidR="00C251C3">
          <w:rPr>
            <w:webHidden/>
          </w:rPr>
          <w:t>42</w:t>
        </w:r>
      </w:ins>
      <w:del w:id="86" w:author="Mia Gaudet" w:date="2026-03-13T09:20:00Z" w16du:dateUtc="2026-03-13T13:20:00Z">
        <w:r w:rsidDel="00C251C3">
          <w:rPr>
            <w:webHidden/>
          </w:rPr>
          <w:delText>45</w:delText>
        </w:r>
      </w:del>
      <w:r>
        <w:rPr>
          <w:webHidden/>
        </w:rPr>
        <w:fldChar w:fldCharType="end"/>
      </w:r>
      <w:r>
        <w:fldChar w:fldCharType="end"/>
      </w:r>
    </w:p>
    <w:p w14:paraId="0E5C12BE" w14:textId="1F53A177"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"_Toc208233997"</w:instrText>
      </w:r>
      <w:r>
        <w:fldChar w:fldCharType="separate"/>
      </w:r>
      <w:r w:rsidRPr="00B2353C">
        <w:rPr>
          <w:rStyle w:val="Hyperlink"/>
        </w:rPr>
        <w:t>8.3.2</w:t>
      </w:r>
      <w:r>
        <w:rPr>
          <w:rFonts w:asciiTheme="minorHAnsi" w:eastAsiaTheme="minorEastAsia" w:hAnsiTheme="minorHAnsi" w:cstheme="minorBidi"/>
          <w:color w:val="auto"/>
          <w:kern w:val="2"/>
          <w:szCs w:val="24"/>
          <w14:ligatures w14:val="standardContextual"/>
        </w:rPr>
        <w:tab/>
      </w:r>
      <w:r w:rsidRPr="00B2353C">
        <w:rPr>
          <w:rStyle w:val="Hyperlink"/>
        </w:rPr>
        <w:t>Analysis of the Primary Endpoints</w:t>
      </w:r>
      <w:r>
        <w:rPr>
          <w:webHidden/>
        </w:rPr>
        <w:tab/>
      </w:r>
      <w:r>
        <w:rPr>
          <w:webHidden/>
        </w:rPr>
        <w:fldChar w:fldCharType="begin"/>
      </w:r>
      <w:r>
        <w:rPr>
          <w:webHidden/>
        </w:rPr>
        <w:instrText xml:space="preserve"> PAGEREF _Toc208233997 \h </w:instrText>
      </w:r>
      <w:r>
        <w:rPr>
          <w:webHidden/>
        </w:rPr>
      </w:r>
      <w:r>
        <w:rPr>
          <w:webHidden/>
        </w:rPr>
        <w:fldChar w:fldCharType="separate"/>
      </w:r>
      <w:ins w:id="87" w:author="Mia Gaudet" w:date="2026-03-13T09:20:00Z" w16du:dateUtc="2026-03-13T13:20:00Z">
        <w:r w:rsidR="00C251C3">
          <w:rPr>
            <w:webHidden/>
          </w:rPr>
          <w:t>42</w:t>
        </w:r>
      </w:ins>
      <w:del w:id="88" w:author="Mia Gaudet" w:date="2026-03-13T09:20:00Z" w16du:dateUtc="2026-03-13T13:20:00Z">
        <w:r w:rsidDel="00C251C3">
          <w:rPr>
            <w:webHidden/>
          </w:rPr>
          <w:delText>45</w:delText>
        </w:r>
      </w:del>
      <w:r>
        <w:rPr>
          <w:webHidden/>
        </w:rPr>
        <w:fldChar w:fldCharType="end"/>
      </w:r>
      <w:r>
        <w:fldChar w:fldCharType="end"/>
      </w:r>
    </w:p>
    <w:p w14:paraId="7D47CA94" w14:textId="726BC8A1"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"_Toc208233998"</w:instrText>
      </w:r>
      <w:r>
        <w:fldChar w:fldCharType="separate"/>
      </w:r>
      <w:r w:rsidRPr="00B2353C">
        <w:rPr>
          <w:rStyle w:val="Hyperlink"/>
        </w:rPr>
        <w:t>8.3.3</w:t>
      </w:r>
      <w:r>
        <w:rPr>
          <w:rFonts w:asciiTheme="minorHAnsi" w:eastAsiaTheme="minorEastAsia" w:hAnsiTheme="minorHAnsi" w:cstheme="minorBidi"/>
          <w:color w:val="auto"/>
          <w:kern w:val="2"/>
          <w:szCs w:val="24"/>
          <w14:ligatures w14:val="standardContextual"/>
        </w:rPr>
        <w:tab/>
      </w:r>
      <w:r w:rsidRPr="00B2353C">
        <w:rPr>
          <w:rStyle w:val="Hyperlink"/>
        </w:rPr>
        <w:t>Analysis of the Secondary Endpoint(s)</w:t>
      </w:r>
      <w:r>
        <w:rPr>
          <w:webHidden/>
        </w:rPr>
        <w:tab/>
      </w:r>
      <w:r>
        <w:rPr>
          <w:webHidden/>
        </w:rPr>
        <w:fldChar w:fldCharType="begin"/>
      </w:r>
      <w:r>
        <w:rPr>
          <w:webHidden/>
        </w:rPr>
        <w:instrText xml:space="preserve"> PAGEREF _Toc208233998 \h </w:instrText>
      </w:r>
      <w:r>
        <w:rPr>
          <w:webHidden/>
        </w:rPr>
      </w:r>
      <w:r>
        <w:rPr>
          <w:webHidden/>
        </w:rPr>
        <w:fldChar w:fldCharType="separate"/>
      </w:r>
      <w:ins w:id="89" w:author="Mia Gaudet" w:date="2026-03-13T09:20:00Z" w16du:dateUtc="2026-03-13T13:20:00Z">
        <w:r w:rsidR="00C251C3">
          <w:rPr>
            <w:webHidden/>
          </w:rPr>
          <w:t>43</w:t>
        </w:r>
      </w:ins>
      <w:del w:id="90" w:author="Mia Gaudet" w:date="2026-03-13T09:20:00Z" w16du:dateUtc="2026-03-13T13:20:00Z">
        <w:r w:rsidDel="00C251C3">
          <w:rPr>
            <w:webHidden/>
          </w:rPr>
          <w:delText>46</w:delText>
        </w:r>
      </w:del>
      <w:r>
        <w:rPr>
          <w:webHidden/>
        </w:rPr>
        <w:fldChar w:fldCharType="end"/>
      </w:r>
      <w:r>
        <w:fldChar w:fldCharType="end"/>
      </w:r>
    </w:p>
    <w:p w14:paraId="46337B83" w14:textId="1C80B67B"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"_Toc208233999"</w:instrText>
      </w:r>
      <w:r>
        <w:fldChar w:fldCharType="separate"/>
      </w:r>
      <w:r w:rsidRPr="00B2353C">
        <w:rPr>
          <w:rStyle w:val="Hyperlink"/>
        </w:rPr>
        <w:t>8.3.4</w:t>
      </w:r>
      <w:r>
        <w:rPr>
          <w:rFonts w:asciiTheme="minorHAnsi" w:eastAsiaTheme="minorEastAsia" w:hAnsiTheme="minorHAnsi" w:cstheme="minorBidi"/>
          <w:color w:val="auto"/>
          <w:kern w:val="2"/>
          <w:szCs w:val="24"/>
          <w14:ligatures w14:val="standardContextual"/>
        </w:rPr>
        <w:tab/>
      </w:r>
      <w:r w:rsidRPr="00B2353C">
        <w:rPr>
          <w:rStyle w:val="Hyperlink"/>
        </w:rPr>
        <w:t>Baseline Descriptive Statistics</w:t>
      </w:r>
      <w:r>
        <w:rPr>
          <w:webHidden/>
        </w:rPr>
        <w:tab/>
      </w:r>
      <w:r>
        <w:rPr>
          <w:webHidden/>
        </w:rPr>
        <w:fldChar w:fldCharType="begin"/>
      </w:r>
      <w:r>
        <w:rPr>
          <w:webHidden/>
        </w:rPr>
        <w:instrText xml:space="preserve"> PAGEREF _Toc208233999 \h </w:instrText>
      </w:r>
      <w:r>
        <w:rPr>
          <w:webHidden/>
        </w:rPr>
      </w:r>
      <w:r>
        <w:rPr>
          <w:webHidden/>
        </w:rPr>
        <w:fldChar w:fldCharType="separate"/>
      </w:r>
      <w:ins w:id="91" w:author="Mia Gaudet" w:date="2026-03-13T09:20:00Z" w16du:dateUtc="2026-03-13T13:20:00Z">
        <w:r w:rsidR="00C251C3">
          <w:rPr>
            <w:webHidden/>
          </w:rPr>
          <w:t>43</w:t>
        </w:r>
      </w:ins>
      <w:del w:id="92" w:author="Mia Gaudet" w:date="2026-03-13T09:20:00Z" w16du:dateUtc="2026-03-13T13:20:00Z">
        <w:r w:rsidDel="00C251C3">
          <w:rPr>
            <w:webHidden/>
          </w:rPr>
          <w:delText>46</w:delText>
        </w:r>
      </w:del>
      <w:r>
        <w:rPr>
          <w:webHidden/>
        </w:rPr>
        <w:fldChar w:fldCharType="end"/>
      </w:r>
      <w:r>
        <w:fldChar w:fldCharType="end"/>
      </w:r>
    </w:p>
    <w:p w14:paraId="40163239" w14:textId="472007F4"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"_Toc208234000"</w:instrText>
      </w:r>
      <w:r>
        <w:fldChar w:fldCharType="separate"/>
      </w:r>
      <w:r w:rsidRPr="00B2353C">
        <w:rPr>
          <w:rStyle w:val="Hyperlink"/>
        </w:rPr>
        <w:t>8.3.5</w:t>
      </w:r>
      <w:r>
        <w:rPr>
          <w:rFonts w:asciiTheme="minorHAnsi" w:eastAsiaTheme="minorEastAsia" w:hAnsiTheme="minorHAnsi" w:cstheme="minorBidi"/>
          <w:color w:val="auto"/>
          <w:kern w:val="2"/>
          <w:szCs w:val="24"/>
          <w14:ligatures w14:val="standardContextual"/>
        </w:rPr>
        <w:tab/>
      </w:r>
      <w:r w:rsidRPr="00B2353C">
        <w:rPr>
          <w:rStyle w:val="Hyperlink"/>
        </w:rPr>
        <w:t>Subgroup Analyses</w:t>
      </w:r>
      <w:r>
        <w:rPr>
          <w:webHidden/>
        </w:rPr>
        <w:tab/>
      </w:r>
      <w:r>
        <w:rPr>
          <w:webHidden/>
        </w:rPr>
        <w:fldChar w:fldCharType="begin"/>
      </w:r>
      <w:r>
        <w:rPr>
          <w:webHidden/>
        </w:rPr>
        <w:instrText xml:space="preserve"> PAGEREF _Toc208234000 \h </w:instrText>
      </w:r>
      <w:r>
        <w:rPr>
          <w:webHidden/>
        </w:rPr>
      </w:r>
      <w:r>
        <w:rPr>
          <w:webHidden/>
        </w:rPr>
        <w:fldChar w:fldCharType="separate"/>
      </w:r>
      <w:ins w:id="93" w:author="Mia Gaudet" w:date="2026-03-13T09:20:00Z" w16du:dateUtc="2026-03-13T13:20:00Z">
        <w:r w:rsidR="00C251C3">
          <w:rPr>
            <w:webHidden/>
          </w:rPr>
          <w:t>43</w:t>
        </w:r>
      </w:ins>
      <w:del w:id="94" w:author="Mia Gaudet" w:date="2026-03-13T09:20:00Z" w16du:dateUtc="2026-03-13T13:20:00Z">
        <w:r w:rsidDel="00C251C3">
          <w:rPr>
            <w:webHidden/>
          </w:rPr>
          <w:delText>46</w:delText>
        </w:r>
      </w:del>
      <w:r>
        <w:rPr>
          <w:webHidden/>
        </w:rPr>
        <w:fldChar w:fldCharType="end"/>
      </w:r>
      <w:r>
        <w:fldChar w:fldCharType="end"/>
      </w:r>
    </w:p>
    <w:p w14:paraId="2E91822F" w14:textId="0741EB51"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"_Toc208234001"</w:instrText>
      </w:r>
      <w:r>
        <w:fldChar w:fldCharType="separate"/>
      </w:r>
      <w:r w:rsidRPr="00B2353C">
        <w:rPr>
          <w:rStyle w:val="Hyperlink"/>
        </w:rPr>
        <w:t>8.3.6</w:t>
      </w:r>
      <w:r>
        <w:rPr>
          <w:rFonts w:asciiTheme="minorHAnsi" w:eastAsiaTheme="minorEastAsia" w:hAnsiTheme="minorHAnsi" w:cstheme="minorBidi"/>
          <w:color w:val="auto"/>
          <w:kern w:val="2"/>
          <w:szCs w:val="24"/>
          <w14:ligatures w14:val="standardContextual"/>
        </w:rPr>
        <w:tab/>
      </w:r>
      <w:r w:rsidRPr="00B2353C">
        <w:rPr>
          <w:rStyle w:val="Hyperlink"/>
        </w:rPr>
        <w:t>Tabulation of Individual Participant Data</w:t>
      </w:r>
      <w:r>
        <w:rPr>
          <w:webHidden/>
        </w:rPr>
        <w:tab/>
      </w:r>
      <w:r>
        <w:rPr>
          <w:webHidden/>
        </w:rPr>
        <w:fldChar w:fldCharType="begin"/>
      </w:r>
      <w:r>
        <w:rPr>
          <w:webHidden/>
        </w:rPr>
        <w:instrText xml:space="preserve"> PAGEREF _Toc208234001 \h </w:instrText>
      </w:r>
      <w:r>
        <w:rPr>
          <w:webHidden/>
        </w:rPr>
      </w:r>
      <w:r>
        <w:rPr>
          <w:webHidden/>
        </w:rPr>
        <w:fldChar w:fldCharType="separate"/>
      </w:r>
      <w:ins w:id="95" w:author="Mia Gaudet" w:date="2026-03-13T09:20:00Z" w16du:dateUtc="2026-03-13T13:20:00Z">
        <w:r w:rsidR="00C251C3">
          <w:rPr>
            <w:webHidden/>
          </w:rPr>
          <w:t>44</w:t>
        </w:r>
      </w:ins>
      <w:del w:id="96" w:author="Mia Gaudet" w:date="2026-03-13T09:20:00Z" w16du:dateUtc="2026-03-13T13:20:00Z">
        <w:r w:rsidDel="00C251C3">
          <w:rPr>
            <w:webHidden/>
          </w:rPr>
          <w:delText>46</w:delText>
        </w:r>
      </w:del>
      <w:r>
        <w:rPr>
          <w:webHidden/>
        </w:rPr>
        <w:fldChar w:fldCharType="end"/>
      </w:r>
      <w:r>
        <w:fldChar w:fldCharType="end"/>
      </w:r>
    </w:p>
    <w:p w14:paraId="1F3C17DF" w14:textId="56B7FF63"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"_Toc208234002"</w:instrText>
      </w:r>
      <w:r>
        <w:fldChar w:fldCharType="separate"/>
      </w:r>
      <w:r w:rsidRPr="00B2353C">
        <w:rPr>
          <w:rStyle w:val="Hyperlink"/>
        </w:rPr>
        <w:t>8.3.7</w:t>
      </w:r>
      <w:r>
        <w:rPr>
          <w:rFonts w:asciiTheme="minorHAnsi" w:eastAsiaTheme="minorEastAsia" w:hAnsiTheme="minorHAnsi" w:cstheme="minorBidi"/>
          <w:color w:val="auto"/>
          <w:kern w:val="2"/>
          <w:szCs w:val="24"/>
          <w14:ligatures w14:val="standardContextual"/>
        </w:rPr>
        <w:tab/>
      </w:r>
      <w:r w:rsidRPr="00B2353C">
        <w:rPr>
          <w:rStyle w:val="Hyperlink"/>
        </w:rPr>
        <w:t>Exploratory Analyses</w:t>
      </w:r>
      <w:r>
        <w:rPr>
          <w:webHidden/>
        </w:rPr>
        <w:tab/>
      </w:r>
      <w:r>
        <w:rPr>
          <w:webHidden/>
        </w:rPr>
        <w:fldChar w:fldCharType="begin"/>
      </w:r>
      <w:r>
        <w:rPr>
          <w:webHidden/>
        </w:rPr>
        <w:instrText xml:space="preserve"> PAGEREF _Toc208234002 \h </w:instrText>
      </w:r>
      <w:r>
        <w:rPr>
          <w:webHidden/>
        </w:rPr>
      </w:r>
      <w:r>
        <w:rPr>
          <w:webHidden/>
        </w:rPr>
        <w:fldChar w:fldCharType="separate"/>
      </w:r>
      <w:ins w:id="97" w:author="Mia Gaudet" w:date="2026-03-13T09:20:00Z" w16du:dateUtc="2026-03-13T13:20:00Z">
        <w:r w:rsidR="00C251C3">
          <w:rPr>
            <w:webHidden/>
          </w:rPr>
          <w:t>44</w:t>
        </w:r>
      </w:ins>
      <w:del w:id="98" w:author="Mia Gaudet" w:date="2026-03-13T09:20:00Z" w16du:dateUtc="2026-03-13T13:20:00Z">
        <w:r w:rsidDel="00C251C3">
          <w:rPr>
            <w:webHidden/>
          </w:rPr>
          <w:delText>47</w:delText>
        </w:r>
      </w:del>
      <w:r>
        <w:rPr>
          <w:webHidden/>
        </w:rPr>
        <w:fldChar w:fldCharType="end"/>
      </w:r>
      <w:r>
        <w:fldChar w:fldCharType="end"/>
      </w:r>
    </w:p>
    <w:p w14:paraId="5F6C94D6" w14:textId="42F66C14" w:rsidR="00B268FF" w:rsidRDefault="00B268FF">
      <w:pPr>
        <w:pStyle w:val="TOC1"/>
        <w:tabs>
          <w:tab w:val="left" w:pos="480"/>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HYPERLINK \l "_Toc208234003"</w:instrText>
      </w:r>
      <w:r>
        <w:fldChar w:fldCharType="separate"/>
      </w:r>
      <w:r w:rsidRPr="00B2353C">
        <w:rPr>
          <w:rStyle w:val="Hyperlink"/>
          <w:noProof/>
        </w:rPr>
        <w:t>9</w:t>
      </w:r>
      <w:r>
        <w:rPr>
          <w:rFonts w:asciiTheme="minorHAnsi" w:eastAsiaTheme="minorEastAsia" w:hAnsiTheme="minorHAnsi" w:cstheme="minorBidi"/>
          <w:noProof/>
          <w:color w:val="auto"/>
          <w:kern w:val="2"/>
          <w:szCs w:val="24"/>
          <w14:ligatures w14:val="standardContextual"/>
        </w:rPr>
        <w:tab/>
      </w:r>
      <w:r w:rsidRPr="00B2353C">
        <w:rPr>
          <w:rStyle w:val="Hyperlink"/>
          <w:noProof/>
        </w:rPr>
        <w:t>REGULATORY AND OPERATIONAL CONSIDERATIONS</w:t>
      </w:r>
      <w:r>
        <w:rPr>
          <w:noProof/>
          <w:webHidden/>
        </w:rPr>
        <w:tab/>
      </w:r>
      <w:r>
        <w:rPr>
          <w:noProof/>
          <w:webHidden/>
        </w:rPr>
        <w:fldChar w:fldCharType="begin"/>
      </w:r>
      <w:r>
        <w:rPr>
          <w:noProof/>
          <w:webHidden/>
        </w:rPr>
        <w:instrText xml:space="preserve"> PAGEREF _Toc208234003 \h </w:instrText>
      </w:r>
      <w:r>
        <w:rPr>
          <w:noProof/>
          <w:webHidden/>
        </w:rPr>
      </w:r>
      <w:r>
        <w:rPr>
          <w:noProof/>
          <w:webHidden/>
        </w:rPr>
        <w:fldChar w:fldCharType="separate"/>
      </w:r>
      <w:ins w:id="99" w:author="Mia Gaudet" w:date="2026-03-13T09:20:00Z" w16du:dateUtc="2026-03-13T13:20:00Z">
        <w:r w:rsidR="00C251C3">
          <w:rPr>
            <w:noProof/>
            <w:webHidden/>
          </w:rPr>
          <w:t>44</w:t>
        </w:r>
      </w:ins>
      <w:del w:id="100" w:author="Mia Gaudet" w:date="2026-03-13T09:20:00Z" w16du:dateUtc="2026-03-13T13:20:00Z">
        <w:r w:rsidDel="00C251C3">
          <w:rPr>
            <w:noProof/>
            <w:webHidden/>
          </w:rPr>
          <w:delText>47</w:delText>
        </w:r>
      </w:del>
      <w:r>
        <w:rPr>
          <w:noProof/>
          <w:webHidden/>
        </w:rPr>
        <w:fldChar w:fldCharType="end"/>
      </w:r>
      <w:r>
        <w:fldChar w:fldCharType="end"/>
      </w:r>
    </w:p>
    <w:p w14:paraId="6396B2E0" w14:textId="61B22249"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"_Toc208234004"</w:instrText>
      </w:r>
      <w:r>
        <w:fldChar w:fldCharType="separate"/>
      </w:r>
      <w:r w:rsidRPr="00B2353C">
        <w:rPr>
          <w:rStyle w:val="Hyperlink"/>
          <w:noProof/>
        </w:rPr>
        <w:t>9.1</w:t>
      </w:r>
      <w:r>
        <w:rPr>
          <w:rFonts w:asciiTheme="minorHAnsi" w:eastAsiaTheme="minorEastAsia" w:hAnsiTheme="minorHAnsi" w:cstheme="minorBidi"/>
          <w:noProof/>
          <w:color w:val="auto"/>
          <w:kern w:val="2"/>
          <w:szCs w:val="24"/>
          <w14:ligatures w14:val="standardContextual"/>
        </w:rPr>
        <w:tab/>
      </w:r>
      <w:r w:rsidRPr="00B2353C">
        <w:rPr>
          <w:rStyle w:val="Hyperlink"/>
          <w:noProof/>
        </w:rPr>
        <w:t>Informed Consent Process</w:t>
      </w:r>
      <w:r>
        <w:rPr>
          <w:noProof/>
          <w:webHidden/>
        </w:rPr>
        <w:tab/>
      </w:r>
      <w:r>
        <w:rPr>
          <w:noProof/>
          <w:webHidden/>
        </w:rPr>
        <w:fldChar w:fldCharType="begin"/>
      </w:r>
      <w:r>
        <w:rPr>
          <w:noProof/>
          <w:webHidden/>
        </w:rPr>
        <w:instrText xml:space="preserve"> PAGEREF _Toc208234004 \h </w:instrText>
      </w:r>
      <w:r>
        <w:rPr>
          <w:noProof/>
          <w:webHidden/>
        </w:rPr>
      </w:r>
      <w:r>
        <w:rPr>
          <w:noProof/>
          <w:webHidden/>
        </w:rPr>
        <w:fldChar w:fldCharType="separate"/>
      </w:r>
      <w:ins w:id="101" w:author="Mia Gaudet" w:date="2026-03-13T09:20:00Z" w16du:dateUtc="2026-03-13T13:20:00Z">
        <w:r w:rsidR="00C251C3">
          <w:rPr>
            <w:noProof/>
            <w:webHidden/>
          </w:rPr>
          <w:t>44</w:t>
        </w:r>
      </w:ins>
      <w:del w:id="102" w:author="Mia Gaudet" w:date="2026-03-13T09:20:00Z" w16du:dateUtc="2026-03-13T13:20:00Z">
        <w:r w:rsidDel="00C251C3">
          <w:rPr>
            <w:noProof/>
            <w:webHidden/>
          </w:rPr>
          <w:delText>47</w:delText>
        </w:r>
      </w:del>
      <w:r>
        <w:rPr>
          <w:noProof/>
          <w:webHidden/>
        </w:rPr>
        <w:fldChar w:fldCharType="end"/>
      </w:r>
      <w:r>
        <w:fldChar w:fldCharType="end"/>
      </w:r>
    </w:p>
    <w:p w14:paraId="2759331D" w14:textId="13F92056"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"_Toc208234005"</w:instrText>
      </w:r>
      <w:r>
        <w:fldChar w:fldCharType="separate"/>
      </w:r>
      <w:r w:rsidRPr="00B2353C">
        <w:rPr>
          <w:rStyle w:val="Hyperlink"/>
        </w:rPr>
        <w:t>9.1.1</w:t>
      </w:r>
      <w:r>
        <w:rPr>
          <w:rFonts w:asciiTheme="minorHAnsi" w:eastAsiaTheme="minorEastAsia" w:hAnsiTheme="minorHAnsi" w:cstheme="minorBidi"/>
          <w:color w:val="auto"/>
          <w:kern w:val="2"/>
          <w:szCs w:val="24"/>
          <w14:ligatures w14:val="standardContextual"/>
        </w:rPr>
        <w:tab/>
      </w:r>
      <w:r w:rsidRPr="00B2353C">
        <w:rPr>
          <w:rStyle w:val="Hyperlink"/>
        </w:rPr>
        <w:t>Consent/Assent Procedures and Documentation</w:t>
      </w:r>
      <w:r>
        <w:rPr>
          <w:webHidden/>
        </w:rPr>
        <w:tab/>
      </w:r>
      <w:r>
        <w:rPr>
          <w:webHidden/>
        </w:rPr>
        <w:fldChar w:fldCharType="begin"/>
      </w:r>
      <w:r>
        <w:rPr>
          <w:webHidden/>
        </w:rPr>
        <w:instrText xml:space="preserve"> PAGEREF _Toc208234005 \h </w:instrText>
      </w:r>
      <w:r>
        <w:rPr>
          <w:webHidden/>
        </w:rPr>
      </w:r>
      <w:r>
        <w:rPr>
          <w:webHidden/>
        </w:rPr>
        <w:fldChar w:fldCharType="separate"/>
      </w:r>
      <w:ins w:id="103" w:author="Mia Gaudet" w:date="2026-03-13T09:20:00Z" w16du:dateUtc="2026-03-13T13:20:00Z">
        <w:r w:rsidR="00C251C3">
          <w:rPr>
            <w:webHidden/>
          </w:rPr>
          <w:t>44</w:t>
        </w:r>
      </w:ins>
      <w:del w:id="104" w:author="Mia Gaudet" w:date="2026-03-13T09:20:00Z" w16du:dateUtc="2026-03-13T13:20:00Z">
        <w:r w:rsidDel="00C251C3">
          <w:rPr>
            <w:webHidden/>
          </w:rPr>
          <w:delText>47</w:delText>
        </w:r>
      </w:del>
      <w:r>
        <w:rPr>
          <w:webHidden/>
        </w:rPr>
        <w:fldChar w:fldCharType="end"/>
      </w:r>
      <w:r>
        <w:fldChar w:fldCharType="end"/>
      </w:r>
    </w:p>
    <w:p w14:paraId="240A9D0E" w14:textId="3D28490A"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"_Toc208234006"</w:instrText>
      </w:r>
      <w:r>
        <w:fldChar w:fldCharType="separate"/>
      </w:r>
      <w:r w:rsidRPr="00B2353C">
        <w:rPr>
          <w:rStyle w:val="Hyperlink"/>
        </w:rPr>
        <w:t>9.1.2</w:t>
      </w:r>
      <w:r>
        <w:rPr>
          <w:rFonts w:asciiTheme="minorHAnsi" w:eastAsiaTheme="minorEastAsia" w:hAnsiTheme="minorHAnsi" w:cstheme="minorBidi"/>
          <w:color w:val="auto"/>
          <w:kern w:val="2"/>
          <w:szCs w:val="24"/>
          <w14:ligatures w14:val="standardContextual"/>
        </w:rPr>
        <w:tab/>
      </w:r>
      <w:r w:rsidRPr="00B2353C">
        <w:rPr>
          <w:rStyle w:val="Hyperlink"/>
        </w:rPr>
        <w:t>Consent for minors when they reach the age of majority</w:t>
      </w:r>
      <w:r>
        <w:rPr>
          <w:webHidden/>
        </w:rPr>
        <w:tab/>
      </w:r>
      <w:r>
        <w:rPr>
          <w:webHidden/>
        </w:rPr>
        <w:fldChar w:fldCharType="begin"/>
      </w:r>
      <w:r>
        <w:rPr>
          <w:webHidden/>
        </w:rPr>
        <w:instrText xml:space="preserve"> PAGEREF _Toc208234006 \h </w:instrText>
      </w:r>
      <w:r>
        <w:rPr>
          <w:webHidden/>
        </w:rPr>
      </w:r>
      <w:r>
        <w:rPr>
          <w:webHidden/>
        </w:rPr>
        <w:fldChar w:fldCharType="separate"/>
      </w:r>
      <w:ins w:id="105" w:author="Mia Gaudet" w:date="2026-03-13T09:20:00Z" w16du:dateUtc="2026-03-13T13:20:00Z">
        <w:r w:rsidR="00C251C3">
          <w:rPr>
            <w:webHidden/>
          </w:rPr>
          <w:t>45</w:t>
        </w:r>
      </w:ins>
      <w:del w:id="106" w:author="Mia Gaudet" w:date="2026-03-13T09:20:00Z" w16du:dateUtc="2026-03-13T13:20:00Z">
        <w:r w:rsidDel="00C251C3">
          <w:rPr>
            <w:webHidden/>
          </w:rPr>
          <w:delText>48</w:delText>
        </w:r>
      </w:del>
      <w:r>
        <w:rPr>
          <w:webHidden/>
        </w:rPr>
        <w:fldChar w:fldCharType="end"/>
      </w:r>
      <w:r>
        <w:fldChar w:fldCharType="end"/>
      </w:r>
    </w:p>
    <w:p w14:paraId="4637DA6F" w14:textId="4911C523"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"_Toc208234007"</w:instrText>
      </w:r>
      <w:r>
        <w:fldChar w:fldCharType="separate"/>
      </w:r>
      <w:r w:rsidRPr="00B2353C">
        <w:rPr>
          <w:rStyle w:val="Hyperlink"/>
        </w:rPr>
        <w:t>9.1.3</w:t>
      </w:r>
      <w:r>
        <w:rPr>
          <w:rFonts w:asciiTheme="minorHAnsi" w:eastAsiaTheme="minorEastAsia" w:hAnsiTheme="minorHAnsi" w:cstheme="minorBidi"/>
          <w:color w:val="auto"/>
          <w:kern w:val="2"/>
          <w:szCs w:val="24"/>
          <w14:ligatures w14:val="standardContextual"/>
        </w:rPr>
        <w:tab/>
      </w:r>
      <w:r w:rsidRPr="00B2353C">
        <w:rPr>
          <w:rStyle w:val="Hyperlink"/>
        </w:rPr>
        <w:t>Telephone consent</w:t>
      </w:r>
      <w:r>
        <w:rPr>
          <w:webHidden/>
        </w:rPr>
        <w:tab/>
      </w:r>
      <w:r>
        <w:rPr>
          <w:webHidden/>
        </w:rPr>
        <w:fldChar w:fldCharType="begin"/>
      </w:r>
      <w:r>
        <w:rPr>
          <w:webHidden/>
        </w:rPr>
        <w:instrText xml:space="preserve"> PAGEREF _Toc208234007 \h </w:instrText>
      </w:r>
      <w:r>
        <w:rPr>
          <w:webHidden/>
        </w:rPr>
      </w:r>
      <w:r>
        <w:rPr>
          <w:webHidden/>
        </w:rPr>
        <w:fldChar w:fldCharType="separate"/>
      </w:r>
      <w:ins w:id="107" w:author="Mia Gaudet" w:date="2026-03-13T09:20:00Z" w16du:dateUtc="2026-03-13T13:20:00Z">
        <w:r w:rsidR="00C251C3">
          <w:rPr>
            <w:webHidden/>
          </w:rPr>
          <w:t>46</w:t>
        </w:r>
      </w:ins>
      <w:del w:id="108" w:author="Mia Gaudet" w:date="2026-03-13T09:20:00Z" w16du:dateUtc="2026-03-13T13:20:00Z">
        <w:r w:rsidDel="00C251C3">
          <w:rPr>
            <w:webHidden/>
          </w:rPr>
          <w:delText>48</w:delText>
        </w:r>
      </w:del>
      <w:r>
        <w:rPr>
          <w:webHidden/>
        </w:rPr>
        <w:fldChar w:fldCharType="end"/>
      </w:r>
      <w:r>
        <w:fldChar w:fldCharType="end"/>
      </w:r>
    </w:p>
    <w:p w14:paraId="67C39E93" w14:textId="1BD139EB"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"_Toc208234008"</w:instrText>
      </w:r>
      <w:r>
        <w:fldChar w:fldCharType="separate"/>
      </w:r>
      <w:r w:rsidRPr="00B2353C">
        <w:rPr>
          <w:rStyle w:val="Hyperlink"/>
        </w:rPr>
        <w:t>9.1.4</w:t>
      </w:r>
      <w:r>
        <w:rPr>
          <w:rFonts w:asciiTheme="minorHAnsi" w:eastAsiaTheme="minorEastAsia" w:hAnsiTheme="minorHAnsi" w:cstheme="minorBidi"/>
          <w:color w:val="auto"/>
          <w:kern w:val="2"/>
          <w:szCs w:val="24"/>
          <w14:ligatures w14:val="standardContextual"/>
        </w:rPr>
        <w:tab/>
      </w:r>
      <w:r w:rsidRPr="00B2353C">
        <w:rPr>
          <w:rStyle w:val="Hyperlink"/>
        </w:rPr>
        <w:t>Telephone assent</w:t>
      </w:r>
      <w:r>
        <w:rPr>
          <w:webHidden/>
        </w:rPr>
        <w:tab/>
      </w:r>
      <w:r>
        <w:rPr>
          <w:webHidden/>
        </w:rPr>
        <w:fldChar w:fldCharType="begin"/>
      </w:r>
      <w:r>
        <w:rPr>
          <w:webHidden/>
        </w:rPr>
        <w:instrText xml:space="preserve"> PAGEREF _Toc208234008 \h </w:instrText>
      </w:r>
      <w:r>
        <w:rPr>
          <w:webHidden/>
        </w:rPr>
      </w:r>
      <w:r>
        <w:rPr>
          <w:webHidden/>
        </w:rPr>
        <w:fldChar w:fldCharType="separate"/>
      </w:r>
      <w:ins w:id="109" w:author="Mia Gaudet" w:date="2026-03-13T09:20:00Z" w16du:dateUtc="2026-03-13T13:20:00Z">
        <w:r w:rsidR="00C251C3">
          <w:rPr>
            <w:webHidden/>
          </w:rPr>
          <w:t>46</w:t>
        </w:r>
      </w:ins>
      <w:del w:id="110" w:author="Mia Gaudet" w:date="2026-03-13T09:20:00Z" w16du:dateUtc="2026-03-13T13:20:00Z">
        <w:r w:rsidDel="00C251C3">
          <w:rPr>
            <w:webHidden/>
          </w:rPr>
          <w:delText>49</w:delText>
        </w:r>
      </w:del>
      <w:r>
        <w:rPr>
          <w:webHidden/>
        </w:rPr>
        <w:fldChar w:fldCharType="end"/>
      </w:r>
      <w:r>
        <w:fldChar w:fldCharType="end"/>
      </w:r>
    </w:p>
    <w:p w14:paraId="56A76DD4" w14:textId="72498459"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"_Toc208234009"</w:instrText>
      </w:r>
      <w:r>
        <w:fldChar w:fldCharType="separate"/>
      </w:r>
      <w:r w:rsidRPr="00B2353C">
        <w:rPr>
          <w:rStyle w:val="Hyperlink"/>
        </w:rPr>
        <w:t>9.1.5</w:t>
      </w:r>
      <w:r>
        <w:rPr>
          <w:rFonts w:asciiTheme="minorHAnsi" w:eastAsiaTheme="minorEastAsia" w:hAnsiTheme="minorHAnsi" w:cstheme="minorBidi"/>
          <w:color w:val="auto"/>
          <w:kern w:val="2"/>
          <w:szCs w:val="24"/>
          <w14:ligatures w14:val="standardContextual"/>
        </w:rPr>
        <w:tab/>
      </w:r>
      <w:r w:rsidRPr="00B2353C">
        <w:rPr>
          <w:rStyle w:val="Hyperlink"/>
        </w:rPr>
        <w:t>Considerations for Consent of NIH employees</w:t>
      </w:r>
      <w:r>
        <w:rPr>
          <w:webHidden/>
        </w:rPr>
        <w:tab/>
      </w:r>
      <w:r>
        <w:rPr>
          <w:webHidden/>
        </w:rPr>
        <w:fldChar w:fldCharType="begin"/>
      </w:r>
      <w:r>
        <w:rPr>
          <w:webHidden/>
        </w:rPr>
        <w:instrText xml:space="preserve"> PAGEREF _Toc208234009 \h </w:instrText>
      </w:r>
      <w:r>
        <w:rPr>
          <w:webHidden/>
        </w:rPr>
      </w:r>
      <w:r>
        <w:rPr>
          <w:webHidden/>
        </w:rPr>
        <w:fldChar w:fldCharType="separate"/>
      </w:r>
      <w:ins w:id="111" w:author="Mia Gaudet" w:date="2026-03-13T09:20:00Z" w16du:dateUtc="2026-03-13T13:20:00Z">
        <w:r w:rsidR="00C251C3">
          <w:rPr>
            <w:webHidden/>
          </w:rPr>
          <w:t>46</w:t>
        </w:r>
      </w:ins>
      <w:del w:id="112" w:author="Mia Gaudet" w:date="2026-03-13T09:20:00Z" w16du:dateUtc="2026-03-13T13:20:00Z">
        <w:r w:rsidDel="00C251C3">
          <w:rPr>
            <w:webHidden/>
          </w:rPr>
          <w:delText>49</w:delText>
        </w:r>
      </w:del>
      <w:r>
        <w:rPr>
          <w:webHidden/>
        </w:rPr>
        <w:fldChar w:fldCharType="end"/>
      </w:r>
      <w:r>
        <w:fldChar w:fldCharType="end"/>
      </w:r>
    </w:p>
    <w:p w14:paraId="702D4497" w14:textId="59B4A62D"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"_Toc208234010"</w:instrText>
      </w:r>
      <w:r>
        <w:fldChar w:fldCharType="separate"/>
      </w:r>
      <w:r w:rsidRPr="00B2353C">
        <w:rPr>
          <w:rStyle w:val="Hyperlink"/>
        </w:rPr>
        <w:t>9.1.6</w:t>
      </w:r>
      <w:r>
        <w:rPr>
          <w:rFonts w:asciiTheme="minorHAnsi" w:eastAsiaTheme="minorEastAsia" w:hAnsiTheme="minorHAnsi" w:cstheme="minorBidi"/>
          <w:color w:val="auto"/>
          <w:kern w:val="2"/>
          <w:szCs w:val="24"/>
          <w14:ligatures w14:val="standardContextual"/>
        </w:rPr>
        <w:tab/>
      </w:r>
      <w:r w:rsidRPr="00B2353C">
        <w:rPr>
          <w:rStyle w:val="Hyperlink"/>
        </w:rPr>
        <w:t>Consent of Subjects who are/become Decisionally Impaired</w:t>
      </w:r>
      <w:r>
        <w:rPr>
          <w:webHidden/>
        </w:rPr>
        <w:tab/>
      </w:r>
      <w:r>
        <w:rPr>
          <w:webHidden/>
        </w:rPr>
        <w:fldChar w:fldCharType="begin"/>
      </w:r>
      <w:r>
        <w:rPr>
          <w:webHidden/>
        </w:rPr>
        <w:instrText xml:space="preserve"> PAGEREF _Toc208234010 \h </w:instrText>
      </w:r>
      <w:r>
        <w:rPr>
          <w:webHidden/>
        </w:rPr>
      </w:r>
      <w:r>
        <w:rPr>
          <w:webHidden/>
        </w:rPr>
        <w:fldChar w:fldCharType="separate"/>
      </w:r>
      <w:ins w:id="113" w:author="Mia Gaudet" w:date="2026-03-13T09:20:00Z" w16du:dateUtc="2026-03-13T13:20:00Z">
        <w:r w:rsidR="00C251C3">
          <w:rPr>
            <w:webHidden/>
          </w:rPr>
          <w:t>46</w:t>
        </w:r>
      </w:ins>
      <w:del w:id="114" w:author="Mia Gaudet" w:date="2026-03-13T09:20:00Z" w16du:dateUtc="2026-03-13T13:20:00Z">
        <w:r w:rsidDel="00C251C3">
          <w:rPr>
            <w:webHidden/>
          </w:rPr>
          <w:delText>49</w:delText>
        </w:r>
      </w:del>
      <w:r>
        <w:rPr>
          <w:webHidden/>
        </w:rPr>
        <w:fldChar w:fldCharType="end"/>
      </w:r>
      <w:r>
        <w:fldChar w:fldCharType="end"/>
      </w:r>
    </w:p>
    <w:p w14:paraId="13AD4840" w14:textId="0099B773"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"_Toc208234011"</w:instrText>
      </w:r>
      <w:r>
        <w:fldChar w:fldCharType="separate"/>
      </w:r>
      <w:r w:rsidRPr="00B2353C">
        <w:rPr>
          <w:rStyle w:val="Hyperlink"/>
          <w:noProof/>
        </w:rPr>
        <w:t>9.2</w:t>
      </w:r>
      <w:r>
        <w:rPr>
          <w:rFonts w:asciiTheme="minorHAnsi" w:eastAsiaTheme="minorEastAsia" w:hAnsiTheme="minorHAnsi" w:cstheme="minorBidi"/>
          <w:noProof/>
          <w:color w:val="auto"/>
          <w:kern w:val="2"/>
          <w:szCs w:val="24"/>
          <w14:ligatures w14:val="standardContextual"/>
        </w:rPr>
        <w:tab/>
      </w:r>
      <w:r w:rsidRPr="00B2353C">
        <w:rPr>
          <w:rStyle w:val="Hyperlink"/>
          <w:noProof/>
        </w:rPr>
        <w:t>Study Discontinuation and Closure</w:t>
      </w:r>
      <w:r>
        <w:rPr>
          <w:noProof/>
          <w:webHidden/>
        </w:rPr>
        <w:tab/>
      </w:r>
      <w:r>
        <w:rPr>
          <w:noProof/>
          <w:webHidden/>
        </w:rPr>
        <w:fldChar w:fldCharType="begin"/>
      </w:r>
      <w:r>
        <w:rPr>
          <w:noProof/>
          <w:webHidden/>
        </w:rPr>
        <w:instrText xml:space="preserve"> PAGEREF _Toc208234011 \h </w:instrText>
      </w:r>
      <w:r>
        <w:rPr>
          <w:noProof/>
          <w:webHidden/>
        </w:rPr>
      </w:r>
      <w:r>
        <w:rPr>
          <w:noProof/>
          <w:webHidden/>
        </w:rPr>
        <w:fldChar w:fldCharType="separate"/>
      </w:r>
      <w:ins w:id="115" w:author="Mia Gaudet" w:date="2026-03-13T09:20:00Z" w16du:dateUtc="2026-03-13T13:20:00Z">
        <w:r w:rsidR="00C251C3">
          <w:rPr>
            <w:noProof/>
            <w:webHidden/>
          </w:rPr>
          <w:t>46</w:t>
        </w:r>
      </w:ins>
      <w:del w:id="116" w:author="Mia Gaudet" w:date="2026-03-13T09:20:00Z" w16du:dateUtc="2026-03-13T13:20:00Z">
        <w:r w:rsidDel="00C251C3">
          <w:rPr>
            <w:noProof/>
            <w:webHidden/>
          </w:rPr>
          <w:delText>49</w:delText>
        </w:r>
      </w:del>
      <w:r>
        <w:rPr>
          <w:noProof/>
          <w:webHidden/>
        </w:rPr>
        <w:fldChar w:fldCharType="end"/>
      </w:r>
      <w:r>
        <w:fldChar w:fldCharType="end"/>
      </w:r>
    </w:p>
    <w:p w14:paraId="79B9683C" w14:textId="65AEF799"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"_Toc208234012"</w:instrText>
      </w:r>
      <w:r>
        <w:fldChar w:fldCharType="separate"/>
      </w:r>
      <w:r w:rsidRPr="00B2353C">
        <w:rPr>
          <w:rStyle w:val="Hyperlink"/>
          <w:noProof/>
        </w:rPr>
        <w:t>9.3</w:t>
      </w:r>
      <w:r>
        <w:rPr>
          <w:rFonts w:asciiTheme="minorHAnsi" w:eastAsiaTheme="minorEastAsia" w:hAnsiTheme="minorHAnsi" w:cstheme="minorBidi"/>
          <w:noProof/>
          <w:color w:val="auto"/>
          <w:kern w:val="2"/>
          <w:szCs w:val="24"/>
          <w14:ligatures w14:val="standardContextual"/>
        </w:rPr>
        <w:tab/>
      </w:r>
      <w:r w:rsidRPr="00B2353C">
        <w:rPr>
          <w:rStyle w:val="Hyperlink"/>
          <w:noProof/>
        </w:rPr>
        <w:t>Confidentiality and Privacy</w:t>
      </w:r>
      <w:r>
        <w:rPr>
          <w:noProof/>
          <w:webHidden/>
        </w:rPr>
        <w:tab/>
      </w:r>
      <w:r>
        <w:rPr>
          <w:noProof/>
          <w:webHidden/>
        </w:rPr>
        <w:fldChar w:fldCharType="begin"/>
      </w:r>
      <w:r>
        <w:rPr>
          <w:noProof/>
          <w:webHidden/>
        </w:rPr>
        <w:instrText xml:space="preserve"> PAGEREF _Toc208234012 \h </w:instrText>
      </w:r>
      <w:r>
        <w:rPr>
          <w:noProof/>
          <w:webHidden/>
        </w:rPr>
      </w:r>
      <w:r>
        <w:rPr>
          <w:noProof/>
          <w:webHidden/>
        </w:rPr>
        <w:fldChar w:fldCharType="separate"/>
      </w:r>
      <w:ins w:id="117" w:author="Mia Gaudet" w:date="2026-03-13T09:20:00Z" w16du:dateUtc="2026-03-13T13:20:00Z">
        <w:r w:rsidR="00C251C3">
          <w:rPr>
            <w:noProof/>
            <w:webHidden/>
          </w:rPr>
          <w:t>46</w:t>
        </w:r>
      </w:ins>
      <w:del w:id="118" w:author="Mia Gaudet" w:date="2026-03-13T09:20:00Z" w16du:dateUtc="2026-03-13T13:20:00Z">
        <w:r w:rsidDel="00C251C3">
          <w:rPr>
            <w:noProof/>
            <w:webHidden/>
          </w:rPr>
          <w:delText>49</w:delText>
        </w:r>
      </w:del>
      <w:r>
        <w:rPr>
          <w:noProof/>
          <w:webHidden/>
        </w:rPr>
        <w:fldChar w:fldCharType="end"/>
      </w:r>
      <w:r>
        <w:fldChar w:fldCharType="end"/>
      </w:r>
    </w:p>
    <w:p w14:paraId="58E0AD59" w14:textId="14A8C0A8"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"_Toc208234013"</w:instrText>
      </w:r>
      <w:r>
        <w:fldChar w:fldCharType="separate"/>
      </w:r>
      <w:r w:rsidRPr="00B2353C">
        <w:rPr>
          <w:rStyle w:val="Hyperlink"/>
          <w:noProof/>
        </w:rPr>
        <w:t>9.4</w:t>
      </w:r>
      <w:r>
        <w:rPr>
          <w:rFonts w:asciiTheme="minorHAnsi" w:eastAsiaTheme="minorEastAsia" w:hAnsiTheme="minorHAnsi" w:cstheme="minorBidi"/>
          <w:noProof/>
          <w:color w:val="auto"/>
          <w:kern w:val="2"/>
          <w:szCs w:val="24"/>
          <w14:ligatures w14:val="standardContextual"/>
        </w:rPr>
        <w:tab/>
      </w:r>
      <w:r w:rsidRPr="00B2353C">
        <w:rPr>
          <w:rStyle w:val="Hyperlink"/>
          <w:noProof/>
        </w:rPr>
        <w:t>Future use of Stored Specimens and Data</w:t>
      </w:r>
      <w:r>
        <w:rPr>
          <w:noProof/>
          <w:webHidden/>
        </w:rPr>
        <w:tab/>
      </w:r>
      <w:r>
        <w:rPr>
          <w:noProof/>
          <w:webHidden/>
        </w:rPr>
        <w:fldChar w:fldCharType="begin"/>
      </w:r>
      <w:r>
        <w:rPr>
          <w:noProof/>
          <w:webHidden/>
        </w:rPr>
        <w:instrText xml:space="preserve"> PAGEREF _Toc208234013 \h </w:instrText>
      </w:r>
      <w:r>
        <w:rPr>
          <w:noProof/>
          <w:webHidden/>
        </w:rPr>
      </w:r>
      <w:r>
        <w:rPr>
          <w:noProof/>
          <w:webHidden/>
        </w:rPr>
        <w:fldChar w:fldCharType="separate"/>
      </w:r>
      <w:ins w:id="119" w:author="Mia Gaudet" w:date="2026-03-13T09:20:00Z" w16du:dateUtc="2026-03-13T13:20:00Z">
        <w:r w:rsidR="00C251C3">
          <w:rPr>
            <w:noProof/>
            <w:webHidden/>
          </w:rPr>
          <w:t>48</w:t>
        </w:r>
      </w:ins>
      <w:del w:id="120" w:author="Mia Gaudet" w:date="2026-03-13T09:20:00Z" w16du:dateUtc="2026-03-13T13:20:00Z">
        <w:r w:rsidDel="00C251C3">
          <w:rPr>
            <w:noProof/>
            <w:webHidden/>
          </w:rPr>
          <w:delText>51</w:delText>
        </w:r>
      </w:del>
      <w:r>
        <w:rPr>
          <w:noProof/>
          <w:webHidden/>
        </w:rPr>
        <w:fldChar w:fldCharType="end"/>
      </w:r>
      <w:r>
        <w:fldChar w:fldCharType="end"/>
      </w:r>
    </w:p>
    <w:p w14:paraId="3E670A5F" w14:textId="266CC0DF"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"_Toc208234014"</w:instrText>
      </w:r>
      <w:r>
        <w:fldChar w:fldCharType="separate"/>
      </w:r>
      <w:r w:rsidRPr="00B2353C">
        <w:rPr>
          <w:rStyle w:val="Hyperlink"/>
          <w:noProof/>
        </w:rPr>
        <w:t>9.5</w:t>
      </w:r>
      <w:r>
        <w:rPr>
          <w:rFonts w:asciiTheme="minorHAnsi" w:eastAsiaTheme="minorEastAsia" w:hAnsiTheme="minorHAnsi" w:cstheme="minorBidi"/>
          <w:noProof/>
          <w:color w:val="auto"/>
          <w:kern w:val="2"/>
          <w:szCs w:val="24"/>
          <w14:ligatures w14:val="standardContextual"/>
        </w:rPr>
        <w:tab/>
      </w:r>
      <w:r w:rsidRPr="00B2353C">
        <w:rPr>
          <w:rStyle w:val="Hyperlink"/>
          <w:noProof/>
        </w:rPr>
        <w:t>Safety Oversight</w:t>
      </w:r>
      <w:r>
        <w:rPr>
          <w:noProof/>
          <w:webHidden/>
        </w:rPr>
        <w:tab/>
      </w:r>
      <w:r>
        <w:rPr>
          <w:noProof/>
          <w:webHidden/>
        </w:rPr>
        <w:fldChar w:fldCharType="begin"/>
      </w:r>
      <w:r>
        <w:rPr>
          <w:noProof/>
          <w:webHidden/>
        </w:rPr>
        <w:instrText xml:space="preserve"> PAGEREF _Toc208234014 \h </w:instrText>
      </w:r>
      <w:r>
        <w:rPr>
          <w:noProof/>
          <w:webHidden/>
        </w:rPr>
      </w:r>
      <w:r>
        <w:rPr>
          <w:noProof/>
          <w:webHidden/>
        </w:rPr>
        <w:fldChar w:fldCharType="separate"/>
      </w:r>
      <w:ins w:id="121" w:author="Mia Gaudet" w:date="2026-03-13T09:20:00Z" w16du:dateUtc="2026-03-13T13:20:00Z">
        <w:r w:rsidR="00C251C3">
          <w:rPr>
            <w:noProof/>
            <w:webHidden/>
          </w:rPr>
          <w:t>48</w:t>
        </w:r>
      </w:ins>
      <w:del w:id="122" w:author="Mia Gaudet" w:date="2026-03-13T09:20:00Z" w16du:dateUtc="2026-03-13T13:20:00Z">
        <w:r w:rsidDel="00C251C3">
          <w:rPr>
            <w:noProof/>
            <w:webHidden/>
          </w:rPr>
          <w:delText>51</w:delText>
        </w:r>
      </w:del>
      <w:r>
        <w:rPr>
          <w:noProof/>
          <w:webHidden/>
        </w:rPr>
        <w:fldChar w:fldCharType="end"/>
      </w:r>
      <w:r>
        <w:fldChar w:fldCharType="end"/>
      </w:r>
    </w:p>
    <w:p w14:paraId="1205AC97" w14:textId="0E341100"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"_Toc208234015"</w:instrText>
      </w:r>
      <w:r>
        <w:fldChar w:fldCharType="separate"/>
      </w:r>
      <w:r w:rsidRPr="00B2353C">
        <w:rPr>
          <w:rStyle w:val="Hyperlink"/>
        </w:rPr>
        <w:t>9.5.1</w:t>
      </w:r>
      <w:r>
        <w:rPr>
          <w:rFonts w:asciiTheme="minorHAnsi" w:eastAsiaTheme="minorEastAsia" w:hAnsiTheme="minorHAnsi" w:cstheme="minorBidi"/>
          <w:color w:val="auto"/>
          <w:kern w:val="2"/>
          <w:szCs w:val="24"/>
          <w14:ligatures w14:val="standardContextual"/>
        </w:rPr>
        <w:tab/>
      </w:r>
      <w:r w:rsidRPr="00B2353C">
        <w:rPr>
          <w:rStyle w:val="Hyperlink"/>
        </w:rPr>
        <w:t>Principal Investigator/Research Team</w:t>
      </w:r>
      <w:r>
        <w:rPr>
          <w:webHidden/>
        </w:rPr>
        <w:tab/>
      </w:r>
      <w:r>
        <w:rPr>
          <w:webHidden/>
        </w:rPr>
        <w:fldChar w:fldCharType="begin"/>
      </w:r>
      <w:r>
        <w:rPr>
          <w:webHidden/>
        </w:rPr>
        <w:instrText xml:space="preserve"> PAGEREF _Toc208234015 \h </w:instrText>
      </w:r>
      <w:r>
        <w:rPr>
          <w:webHidden/>
        </w:rPr>
      </w:r>
      <w:r>
        <w:rPr>
          <w:webHidden/>
        </w:rPr>
        <w:fldChar w:fldCharType="separate"/>
      </w:r>
      <w:ins w:id="123" w:author="Mia Gaudet" w:date="2026-03-13T09:20:00Z" w16du:dateUtc="2026-03-13T13:20:00Z">
        <w:r w:rsidR="00C251C3">
          <w:rPr>
            <w:webHidden/>
          </w:rPr>
          <w:t>48</w:t>
        </w:r>
      </w:ins>
      <w:del w:id="124" w:author="Mia Gaudet" w:date="2026-03-13T09:20:00Z" w16du:dateUtc="2026-03-13T13:20:00Z">
        <w:r w:rsidDel="00C251C3">
          <w:rPr>
            <w:webHidden/>
          </w:rPr>
          <w:delText>51</w:delText>
        </w:r>
      </w:del>
      <w:r>
        <w:rPr>
          <w:webHidden/>
        </w:rPr>
        <w:fldChar w:fldCharType="end"/>
      </w:r>
      <w:r>
        <w:fldChar w:fldCharType="end"/>
      </w:r>
    </w:p>
    <w:p w14:paraId="7EBADAAB" w14:textId="184953A8"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"_Toc208234016"</w:instrText>
      </w:r>
      <w:r>
        <w:fldChar w:fldCharType="separate"/>
      </w:r>
      <w:r w:rsidRPr="00B2353C">
        <w:rPr>
          <w:rStyle w:val="Hyperlink"/>
          <w:noProof/>
        </w:rPr>
        <w:t>9.6</w:t>
      </w:r>
      <w:r>
        <w:rPr>
          <w:rFonts w:asciiTheme="minorHAnsi" w:eastAsiaTheme="minorEastAsia" w:hAnsiTheme="minorHAnsi" w:cstheme="minorBidi"/>
          <w:noProof/>
          <w:color w:val="auto"/>
          <w:kern w:val="2"/>
          <w:szCs w:val="24"/>
          <w14:ligatures w14:val="standardContextual"/>
        </w:rPr>
        <w:tab/>
      </w:r>
      <w:r w:rsidRPr="00B2353C">
        <w:rPr>
          <w:rStyle w:val="Hyperlink"/>
          <w:noProof/>
        </w:rPr>
        <w:t>Clinical Monitoring</w:t>
      </w:r>
      <w:r>
        <w:rPr>
          <w:noProof/>
          <w:webHidden/>
        </w:rPr>
        <w:tab/>
      </w:r>
      <w:r>
        <w:rPr>
          <w:noProof/>
          <w:webHidden/>
        </w:rPr>
        <w:fldChar w:fldCharType="begin"/>
      </w:r>
      <w:r>
        <w:rPr>
          <w:noProof/>
          <w:webHidden/>
        </w:rPr>
        <w:instrText xml:space="preserve"> PAGEREF _Toc208234016 \h </w:instrText>
      </w:r>
      <w:r>
        <w:rPr>
          <w:noProof/>
          <w:webHidden/>
        </w:rPr>
      </w:r>
      <w:r>
        <w:rPr>
          <w:noProof/>
          <w:webHidden/>
        </w:rPr>
        <w:fldChar w:fldCharType="separate"/>
      </w:r>
      <w:ins w:id="125" w:author="Mia Gaudet" w:date="2026-03-13T09:20:00Z" w16du:dateUtc="2026-03-13T13:20:00Z">
        <w:r w:rsidR="00C251C3">
          <w:rPr>
            <w:noProof/>
            <w:webHidden/>
          </w:rPr>
          <w:t>48</w:t>
        </w:r>
      </w:ins>
      <w:del w:id="126" w:author="Mia Gaudet" w:date="2026-03-13T09:20:00Z" w16du:dateUtc="2026-03-13T13:20:00Z">
        <w:r w:rsidDel="00C251C3">
          <w:rPr>
            <w:noProof/>
            <w:webHidden/>
          </w:rPr>
          <w:delText>51</w:delText>
        </w:r>
      </w:del>
      <w:r>
        <w:rPr>
          <w:noProof/>
          <w:webHidden/>
        </w:rPr>
        <w:fldChar w:fldCharType="end"/>
      </w:r>
      <w:r>
        <w:fldChar w:fldCharType="end"/>
      </w:r>
    </w:p>
    <w:p w14:paraId="6163CCB4" w14:textId="3C2927CA" w:rsidR="00B268FF" w:rsidRDefault="00B268FF">
      <w:pPr>
        <w:pStyle w:val="TOC2"/>
        <w:rPr>
          <w:rFonts w:asciiTheme="minorHAnsi" w:eastAsiaTheme="minorEastAsia" w:hAnsiTheme="minorHAnsi" w:cstheme="minorBidi"/>
          <w:noProof/>
          <w:color w:val="auto"/>
          <w:kern w:val="2"/>
          <w:szCs w:val="24"/>
          <w14:ligatures w14:val="standardContextual"/>
        </w:rPr>
      </w:pPr>
      <w:r>
        <w:lastRenderedPageBreak/>
        <w:fldChar w:fldCharType="begin"/>
      </w:r>
      <w:r>
        <w:instrText>HYPERLINK \l "_Toc208234017"</w:instrText>
      </w:r>
      <w:r>
        <w:fldChar w:fldCharType="separate"/>
      </w:r>
      <w:r w:rsidRPr="00B2353C">
        <w:rPr>
          <w:rStyle w:val="Hyperlink"/>
          <w:noProof/>
        </w:rPr>
        <w:t>9.7</w:t>
      </w:r>
      <w:r>
        <w:rPr>
          <w:rFonts w:asciiTheme="minorHAnsi" w:eastAsiaTheme="minorEastAsia" w:hAnsiTheme="minorHAnsi" w:cstheme="minorBidi"/>
          <w:noProof/>
          <w:color w:val="auto"/>
          <w:kern w:val="2"/>
          <w:szCs w:val="24"/>
          <w14:ligatures w14:val="standardContextual"/>
        </w:rPr>
        <w:tab/>
      </w:r>
      <w:r w:rsidRPr="00B2353C">
        <w:rPr>
          <w:rStyle w:val="Hyperlink"/>
          <w:noProof/>
        </w:rPr>
        <w:t>Quality Assurance and Quality Control</w:t>
      </w:r>
      <w:r>
        <w:rPr>
          <w:noProof/>
          <w:webHidden/>
        </w:rPr>
        <w:tab/>
      </w:r>
      <w:r>
        <w:rPr>
          <w:noProof/>
          <w:webHidden/>
        </w:rPr>
        <w:fldChar w:fldCharType="begin"/>
      </w:r>
      <w:r>
        <w:rPr>
          <w:noProof/>
          <w:webHidden/>
        </w:rPr>
        <w:instrText xml:space="preserve"> PAGEREF _Toc208234017 \h </w:instrText>
      </w:r>
      <w:r>
        <w:rPr>
          <w:noProof/>
          <w:webHidden/>
        </w:rPr>
      </w:r>
      <w:r>
        <w:rPr>
          <w:noProof/>
          <w:webHidden/>
        </w:rPr>
        <w:fldChar w:fldCharType="separate"/>
      </w:r>
      <w:ins w:id="127" w:author="Mia Gaudet" w:date="2026-03-13T09:20:00Z" w16du:dateUtc="2026-03-13T13:20:00Z">
        <w:r w:rsidR="00C251C3">
          <w:rPr>
            <w:noProof/>
            <w:webHidden/>
          </w:rPr>
          <w:t>48</w:t>
        </w:r>
      </w:ins>
      <w:del w:id="128" w:author="Mia Gaudet" w:date="2026-03-13T09:20:00Z" w16du:dateUtc="2026-03-13T13:20:00Z">
        <w:r w:rsidDel="00C251C3">
          <w:rPr>
            <w:noProof/>
            <w:webHidden/>
          </w:rPr>
          <w:delText>51</w:delText>
        </w:r>
      </w:del>
      <w:r>
        <w:rPr>
          <w:noProof/>
          <w:webHidden/>
        </w:rPr>
        <w:fldChar w:fldCharType="end"/>
      </w:r>
      <w:r>
        <w:fldChar w:fldCharType="end"/>
      </w:r>
    </w:p>
    <w:p w14:paraId="4CB0F586" w14:textId="179C7C92"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"_Toc208234018"</w:instrText>
      </w:r>
      <w:r>
        <w:fldChar w:fldCharType="separate"/>
      </w:r>
      <w:r w:rsidRPr="00B2353C">
        <w:rPr>
          <w:rStyle w:val="Hyperlink"/>
          <w:noProof/>
        </w:rPr>
        <w:t>9.8</w:t>
      </w:r>
      <w:r>
        <w:rPr>
          <w:rFonts w:asciiTheme="minorHAnsi" w:eastAsiaTheme="minorEastAsia" w:hAnsiTheme="minorHAnsi" w:cstheme="minorBidi"/>
          <w:noProof/>
          <w:color w:val="auto"/>
          <w:kern w:val="2"/>
          <w:szCs w:val="24"/>
          <w14:ligatures w14:val="standardContextual"/>
        </w:rPr>
        <w:tab/>
      </w:r>
      <w:r w:rsidRPr="00B2353C">
        <w:rPr>
          <w:rStyle w:val="Hyperlink"/>
          <w:noProof/>
        </w:rPr>
        <w:t>Data Handling and Record Keeping</w:t>
      </w:r>
      <w:r>
        <w:rPr>
          <w:noProof/>
          <w:webHidden/>
        </w:rPr>
        <w:tab/>
      </w:r>
      <w:r>
        <w:rPr>
          <w:noProof/>
          <w:webHidden/>
        </w:rPr>
        <w:fldChar w:fldCharType="begin"/>
      </w:r>
      <w:r>
        <w:rPr>
          <w:noProof/>
          <w:webHidden/>
        </w:rPr>
        <w:instrText xml:space="preserve"> PAGEREF _Toc208234018 \h </w:instrText>
      </w:r>
      <w:r>
        <w:rPr>
          <w:noProof/>
          <w:webHidden/>
        </w:rPr>
      </w:r>
      <w:r>
        <w:rPr>
          <w:noProof/>
          <w:webHidden/>
        </w:rPr>
        <w:fldChar w:fldCharType="separate"/>
      </w:r>
      <w:ins w:id="129" w:author="Mia Gaudet" w:date="2026-03-13T09:20:00Z" w16du:dateUtc="2026-03-13T13:20:00Z">
        <w:r w:rsidR="00C251C3">
          <w:rPr>
            <w:noProof/>
            <w:webHidden/>
          </w:rPr>
          <w:t>49</w:t>
        </w:r>
      </w:ins>
      <w:del w:id="130" w:author="Mia Gaudet" w:date="2026-03-13T09:20:00Z" w16du:dateUtc="2026-03-13T13:20:00Z">
        <w:r w:rsidDel="00C251C3">
          <w:rPr>
            <w:noProof/>
            <w:webHidden/>
          </w:rPr>
          <w:delText>52</w:delText>
        </w:r>
      </w:del>
      <w:r>
        <w:rPr>
          <w:noProof/>
          <w:webHidden/>
        </w:rPr>
        <w:fldChar w:fldCharType="end"/>
      </w:r>
      <w:r>
        <w:fldChar w:fldCharType="end"/>
      </w:r>
    </w:p>
    <w:p w14:paraId="3BC7F13E" w14:textId="30DA998E"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"_Toc208234019"</w:instrText>
      </w:r>
      <w:r>
        <w:fldChar w:fldCharType="separate"/>
      </w:r>
      <w:r w:rsidRPr="00B2353C">
        <w:rPr>
          <w:rStyle w:val="Hyperlink"/>
        </w:rPr>
        <w:t>9.8.1</w:t>
      </w:r>
      <w:r>
        <w:rPr>
          <w:rFonts w:asciiTheme="minorHAnsi" w:eastAsiaTheme="minorEastAsia" w:hAnsiTheme="minorHAnsi" w:cstheme="minorBidi"/>
          <w:color w:val="auto"/>
          <w:kern w:val="2"/>
          <w:szCs w:val="24"/>
          <w14:ligatures w14:val="standardContextual"/>
        </w:rPr>
        <w:tab/>
      </w:r>
      <w:r w:rsidRPr="00B2353C">
        <w:rPr>
          <w:rStyle w:val="Hyperlink"/>
        </w:rPr>
        <w:t>Data Collection and Management Responsibilities</w:t>
      </w:r>
      <w:r>
        <w:rPr>
          <w:webHidden/>
        </w:rPr>
        <w:tab/>
      </w:r>
      <w:r>
        <w:rPr>
          <w:webHidden/>
        </w:rPr>
        <w:fldChar w:fldCharType="begin"/>
      </w:r>
      <w:r>
        <w:rPr>
          <w:webHidden/>
        </w:rPr>
        <w:instrText xml:space="preserve"> PAGEREF _Toc208234019 \h </w:instrText>
      </w:r>
      <w:r>
        <w:rPr>
          <w:webHidden/>
        </w:rPr>
      </w:r>
      <w:r>
        <w:rPr>
          <w:webHidden/>
        </w:rPr>
        <w:fldChar w:fldCharType="separate"/>
      </w:r>
      <w:ins w:id="131" w:author="Mia Gaudet" w:date="2026-03-13T09:20:00Z" w16du:dateUtc="2026-03-13T13:20:00Z">
        <w:r w:rsidR="00C251C3">
          <w:rPr>
            <w:webHidden/>
          </w:rPr>
          <w:t>49</w:t>
        </w:r>
      </w:ins>
      <w:del w:id="132" w:author="Mia Gaudet" w:date="2026-03-13T09:20:00Z" w16du:dateUtc="2026-03-13T13:20:00Z">
        <w:r w:rsidDel="00C251C3">
          <w:rPr>
            <w:webHidden/>
          </w:rPr>
          <w:delText>52</w:delText>
        </w:r>
      </w:del>
      <w:r>
        <w:rPr>
          <w:webHidden/>
        </w:rPr>
        <w:fldChar w:fldCharType="end"/>
      </w:r>
      <w:r>
        <w:fldChar w:fldCharType="end"/>
      </w:r>
    </w:p>
    <w:p w14:paraId="007EB005" w14:textId="69403076"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"_Toc208234020"</w:instrText>
      </w:r>
      <w:r>
        <w:fldChar w:fldCharType="separate"/>
      </w:r>
      <w:r w:rsidRPr="00B2353C">
        <w:rPr>
          <w:rStyle w:val="Hyperlink"/>
        </w:rPr>
        <w:t>9.8.2</w:t>
      </w:r>
      <w:r>
        <w:rPr>
          <w:rFonts w:asciiTheme="minorHAnsi" w:eastAsiaTheme="minorEastAsia" w:hAnsiTheme="minorHAnsi" w:cstheme="minorBidi"/>
          <w:color w:val="auto"/>
          <w:kern w:val="2"/>
          <w:szCs w:val="24"/>
          <w14:ligatures w14:val="standardContextual"/>
        </w:rPr>
        <w:tab/>
      </w:r>
      <w:r w:rsidRPr="00B2353C">
        <w:rPr>
          <w:rStyle w:val="Hyperlink"/>
        </w:rPr>
        <w:t>Study Records Retention</w:t>
      </w:r>
      <w:r>
        <w:rPr>
          <w:webHidden/>
        </w:rPr>
        <w:tab/>
      </w:r>
      <w:r>
        <w:rPr>
          <w:webHidden/>
        </w:rPr>
        <w:fldChar w:fldCharType="begin"/>
      </w:r>
      <w:r>
        <w:rPr>
          <w:webHidden/>
        </w:rPr>
        <w:instrText xml:space="preserve"> PAGEREF _Toc208234020 \h </w:instrText>
      </w:r>
      <w:r>
        <w:rPr>
          <w:webHidden/>
        </w:rPr>
      </w:r>
      <w:r>
        <w:rPr>
          <w:webHidden/>
        </w:rPr>
        <w:fldChar w:fldCharType="separate"/>
      </w:r>
      <w:ins w:id="133" w:author="Mia Gaudet" w:date="2026-03-13T09:20:00Z" w16du:dateUtc="2026-03-13T13:20:00Z">
        <w:r w:rsidR="00C251C3">
          <w:rPr>
            <w:webHidden/>
          </w:rPr>
          <w:t>49</w:t>
        </w:r>
      </w:ins>
      <w:del w:id="134" w:author="Mia Gaudet" w:date="2026-03-13T09:20:00Z" w16du:dateUtc="2026-03-13T13:20:00Z">
        <w:r w:rsidDel="00C251C3">
          <w:rPr>
            <w:webHidden/>
          </w:rPr>
          <w:delText>52</w:delText>
        </w:r>
      </w:del>
      <w:r>
        <w:rPr>
          <w:webHidden/>
        </w:rPr>
        <w:fldChar w:fldCharType="end"/>
      </w:r>
      <w:r>
        <w:fldChar w:fldCharType="end"/>
      </w:r>
    </w:p>
    <w:p w14:paraId="173350CA" w14:textId="59415001"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"_Toc208234021"</w:instrText>
      </w:r>
      <w:r>
        <w:fldChar w:fldCharType="separate"/>
      </w:r>
      <w:r w:rsidRPr="00B2353C">
        <w:rPr>
          <w:rStyle w:val="Hyperlink"/>
          <w:noProof/>
        </w:rPr>
        <w:t>9.9</w:t>
      </w:r>
      <w:r>
        <w:rPr>
          <w:rFonts w:asciiTheme="minorHAnsi" w:eastAsiaTheme="minorEastAsia" w:hAnsiTheme="minorHAnsi" w:cstheme="minorBidi"/>
          <w:noProof/>
          <w:color w:val="auto"/>
          <w:kern w:val="2"/>
          <w:szCs w:val="24"/>
          <w14:ligatures w14:val="standardContextual"/>
        </w:rPr>
        <w:tab/>
      </w:r>
      <w:r w:rsidRPr="00B2353C">
        <w:rPr>
          <w:rStyle w:val="Hyperlink"/>
          <w:noProof/>
        </w:rPr>
        <w:t>Unanticipated Problems</w:t>
      </w:r>
      <w:r>
        <w:rPr>
          <w:noProof/>
          <w:webHidden/>
        </w:rPr>
        <w:tab/>
      </w:r>
      <w:r>
        <w:rPr>
          <w:noProof/>
          <w:webHidden/>
        </w:rPr>
        <w:fldChar w:fldCharType="begin"/>
      </w:r>
      <w:r>
        <w:rPr>
          <w:noProof/>
          <w:webHidden/>
        </w:rPr>
        <w:instrText xml:space="preserve"> PAGEREF _Toc208234021 \h </w:instrText>
      </w:r>
      <w:r>
        <w:rPr>
          <w:noProof/>
          <w:webHidden/>
        </w:rPr>
      </w:r>
      <w:r>
        <w:rPr>
          <w:noProof/>
          <w:webHidden/>
        </w:rPr>
        <w:fldChar w:fldCharType="separate"/>
      </w:r>
      <w:ins w:id="135" w:author="Mia Gaudet" w:date="2026-03-13T09:20:00Z" w16du:dateUtc="2026-03-13T13:20:00Z">
        <w:r w:rsidR="00C251C3">
          <w:rPr>
            <w:noProof/>
            <w:webHidden/>
          </w:rPr>
          <w:t>49</w:t>
        </w:r>
      </w:ins>
      <w:del w:id="136" w:author="Mia Gaudet" w:date="2026-03-13T09:20:00Z" w16du:dateUtc="2026-03-13T13:20:00Z">
        <w:r w:rsidDel="00C251C3">
          <w:rPr>
            <w:noProof/>
            <w:webHidden/>
          </w:rPr>
          <w:delText>52</w:delText>
        </w:r>
      </w:del>
      <w:r>
        <w:rPr>
          <w:noProof/>
          <w:webHidden/>
        </w:rPr>
        <w:fldChar w:fldCharType="end"/>
      </w:r>
      <w:r>
        <w:fldChar w:fldCharType="end"/>
      </w:r>
    </w:p>
    <w:p w14:paraId="26AF05DD" w14:textId="5AD4992A"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"_Toc208234022"</w:instrText>
      </w:r>
      <w:r>
        <w:fldChar w:fldCharType="separate"/>
      </w:r>
      <w:r w:rsidRPr="00B2353C">
        <w:rPr>
          <w:rStyle w:val="Hyperlink"/>
        </w:rPr>
        <w:t>9.9.1</w:t>
      </w:r>
      <w:r>
        <w:rPr>
          <w:rFonts w:asciiTheme="minorHAnsi" w:eastAsiaTheme="minorEastAsia" w:hAnsiTheme="minorHAnsi" w:cstheme="minorBidi"/>
          <w:color w:val="auto"/>
          <w:kern w:val="2"/>
          <w:szCs w:val="24"/>
          <w14:ligatures w14:val="standardContextual"/>
        </w:rPr>
        <w:tab/>
      </w:r>
      <w:r w:rsidRPr="00B2353C">
        <w:rPr>
          <w:rStyle w:val="Hyperlink"/>
        </w:rPr>
        <w:t>Definition of Unanticipated Problems (UP)</w:t>
      </w:r>
      <w:r>
        <w:rPr>
          <w:webHidden/>
        </w:rPr>
        <w:tab/>
      </w:r>
      <w:r>
        <w:rPr>
          <w:webHidden/>
        </w:rPr>
        <w:fldChar w:fldCharType="begin"/>
      </w:r>
      <w:r>
        <w:rPr>
          <w:webHidden/>
        </w:rPr>
        <w:instrText xml:space="preserve"> PAGEREF _Toc208234022 \h </w:instrText>
      </w:r>
      <w:r>
        <w:rPr>
          <w:webHidden/>
        </w:rPr>
      </w:r>
      <w:r>
        <w:rPr>
          <w:webHidden/>
        </w:rPr>
        <w:fldChar w:fldCharType="separate"/>
      </w:r>
      <w:ins w:id="137" w:author="Mia Gaudet" w:date="2026-03-13T09:20:00Z" w16du:dateUtc="2026-03-13T13:20:00Z">
        <w:r w:rsidR="00C251C3">
          <w:rPr>
            <w:webHidden/>
          </w:rPr>
          <w:t>49</w:t>
        </w:r>
      </w:ins>
      <w:del w:id="138" w:author="Mia Gaudet" w:date="2026-03-13T09:20:00Z" w16du:dateUtc="2026-03-13T13:20:00Z">
        <w:r w:rsidDel="00C251C3">
          <w:rPr>
            <w:webHidden/>
          </w:rPr>
          <w:delText>52</w:delText>
        </w:r>
      </w:del>
      <w:r>
        <w:rPr>
          <w:webHidden/>
        </w:rPr>
        <w:fldChar w:fldCharType="end"/>
      </w:r>
      <w:r>
        <w:fldChar w:fldCharType="end"/>
      </w:r>
    </w:p>
    <w:p w14:paraId="2380C245" w14:textId="34AC2B08"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"_Toc208234023"</w:instrText>
      </w:r>
      <w:r>
        <w:fldChar w:fldCharType="separate"/>
      </w:r>
      <w:r w:rsidRPr="00B2353C">
        <w:rPr>
          <w:rStyle w:val="Hyperlink"/>
        </w:rPr>
        <w:t>9.9.2</w:t>
      </w:r>
      <w:r>
        <w:rPr>
          <w:rFonts w:asciiTheme="minorHAnsi" w:eastAsiaTheme="minorEastAsia" w:hAnsiTheme="minorHAnsi" w:cstheme="minorBidi"/>
          <w:color w:val="auto"/>
          <w:kern w:val="2"/>
          <w:szCs w:val="24"/>
          <w14:ligatures w14:val="standardContextual"/>
        </w:rPr>
        <w:tab/>
      </w:r>
      <w:r w:rsidRPr="00B2353C">
        <w:rPr>
          <w:rStyle w:val="Hyperlink"/>
        </w:rPr>
        <w:t>Unanticipated Problem Reporting</w:t>
      </w:r>
      <w:r>
        <w:rPr>
          <w:webHidden/>
        </w:rPr>
        <w:tab/>
      </w:r>
      <w:r>
        <w:rPr>
          <w:webHidden/>
        </w:rPr>
        <w:fldChar w:fldCharType="begin"/>
      </w:r>
      <w:r>
        <w:rPr>
          <w:webHidden/>
        </w:rPr>
        <w:instrText xml:space="preserve"> PAGEREF _Toc208234023 \h </w:instrText>
      </w:r>
      <w:r>
        <w:rPr>
          <w:webHidden/>
        </w:rPr>
      </w:r>
      <w:r>
        <w:rPr>
          <w:webHidden/>
        </w:rPr>
        <w:fldChar w:fldCharType="separate"/>
      </w:r>
      <w:ins w:id="139" w:author="Mia Gaudet" w:date="2026-03-13T09:20:00Z" w16du:dateUtc="2026-03-13T13:20:00Z">
        <w:r w:rsidR="00C251C3">
          <w:rPr>
            <w:webHidden/>
          </w:rPr>
          <w:t>50</w:t>
        </w:r>
      </w:ins>
      <w:del w:id="140" w:author="Mia Gaudet" w:date="2026-03-13T09:20:00Z" w16du:dateUtc="2026-03-13T13:20:00Z">
        <w:r w:rsidDel="00C251C3">
          <w:rPr>
            <w:webHidden/>
          </w:rPr>
          <w:delText>53</w:delText>
        </w:r>
      </w:del>
      <w:r>
        <w:rPr>
          <w:webHidden/>
        </w:rPr>
        <w:fldChar w:fldCharType="end"/>
      </w:r>
      <w:r>
        <w:fldChar w:fldCharType="end"/>
      </w:r>
    </w:p>
    <w:p w14:paraId="1DA99E22" w14:textId="102F591D"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"_Toc208234024"</w:instrText>
      </w:r>
      <w:r>
        <w:fldChar w:fldCharType="separate"/>
      </w:r>
      <w:r w:rsidRPr="00B2353C">
        <w:rPr>
          <w:rStyle w:val="Hyperlink"/>
          <w:noProof/>
        </w:rPr>
        <w:t>9.10</w:t>
      </w:r>
      <w:r>
        <w:rPr>
          <w:rFonts w:asciiTheme="minorHAnsi" w:eastAsiaTheme="minorEastAsia" w:hAnsiTheme="minorHAnsi" w:cstheme="minorBidi"/>
          <w:noProof/>
          <w:color w:val="auto"/>
          <w:kern w:val="2"/>
          <w:szCs w:val="24"/>
          <w14:ligatures w14:val="standardContextual"/>
        </w:rPr>
        <w:tab/>
      </w:r>
      <w:r w:rsidRPr="00B2353C">
        <w:rPr>
          <w:rStyle w:val="Hyperlink"/>
          <w:noProof/>
        </w:rPr>
        <w:t>Protocol Deviations and Non-Compliance</w:t>
      </w:r>
      <w:r>
        <w:rPr>
          <w:noProof/>
          <w:webHidden/>
        </w:rPr>
        <w:tab/>
      </w:r>
      <w:r>
        <w:rPr>
          <w:noProof/>
          <w:webHidden/>
        </w:rPr>
        <w:fldChar w:fldCharType="begin"/>
      </w:r>
      <w:r>
        <w:rPr>
          <w:noProof/>
          <w:webHidden/>
        </w:rPr>
        <w:instrText xml:space="preserve"> PAGEREF _Toc208234024 \h </w:instrText>
      </w:r>
      <w:r>
        <w:rPr>
          <w:noProof/>
          <w:webHidden/>
        </w:rPr>
      </w:r>
      <w:r>
        <w:rPr>
          <w:noProof/>
          <w:webHidden/>
        </w:rPr>
        <w:fldChar w:fldCharType="separate"/>
      </w:r>
      <w:ins w:id="141" w:author="Mia Gaudet" w:date="2026-03-13T09:20:00Z" w16du:dateUtc="2026-03-13T13:20:00Z">
        <w:r w:rsidR="00C251C3">
          <w:rPr>
            <w:noProof/>
            <w:webHidden/>
          </w:rPr>
          <w:t>50</w:t>
        </w:r>
      </w:ins>
      <w:del w:id="142" w:author="Mia Gaudet" w:date="2026-03-13T09:20:00Z" w16du:dateUtc="2026-03-13T13:20:00Z">
        <w:r w:rsidDel="00C251C3">
          <w:rPr>
            <w:noProof/>
            <w:webHidden/>
          </w:rPr>
          <w:delText>53</w:delText>
        </w:r>
      </w:del>
      <w:r>
        <w:rPr>
          <w:noProof/>
          <w:webHidden/>
        </w:rPr>
        <w:fldChar w:fldCharType="end"/>
      </w:r>
      <w:r>
        <w:fldChar w:fldCharType="end"/>
      </w:r>
    </w:p>
    <w:p w14:paraId="0F243E02" w14:textId="0BD3E024"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"_Toc208234025"</w:instrText>
      </w:r>
      <w:r>
        <w:fldChar w:fldCharType="separate"/>
      </w:r>
      <w:r w:rsidRPr="00B2353C">
        <w:rPr>
          <w:rStyle w:val="Hyperlink"/>
        </w:rPr>
        <w:t>9.10.1</w:t>
      </w:r>
      <w:r>
        <w:rPr>
          <w:rFonts w:asciiTheme="minorHAnsi" w:eastAsiaTheme="minorEastAsia" w:hAnsiTheme="minorHAnsi" w:cstheme="minorBidi"/>
          <w:color w:val="auto"/>
          <w:kern w:val="2"/>
          <w:szCs w:val="24"/>
          <w14:ligatures w14:val="standardContextual"/>
        </w:rPr>
        <w:tab/>
      </w:r>
      <w:r w:rsidRPr="00B2353C">
        <w:rPr>
          <w:rStyle w:val="Hyperlink"/>
        </w:rPr>
        <w:t>NIH Definition of Protocol Deviation</w:t>
      </w:r>
      <w:r>
        <w:rPr>
          <w:webHidden/>
        </w:rPr>
        <w:tab/>
      </w:r>
      <w:r>
        <w:rPr>
          <w:webHidden/>
        </w:rPr>
        <w:fldChar w:fldCharType="begin"/>
      </w:r>
      <w:r>
        <w:rPr>
          <w:webHidden/>
        </w:rPr>
        <w:instrText xml:space="preserve"> PAGEREF _Toc208234025 \h </w:instrText>
      </w:r>
      <w:r>
        <w:rPr>
          <w:webHidden/>
        </w:rPr>
      </w:r>
      <w:r>
        <w:rPr>
          <w:webHidden/>
        </w:rPr>
        <w:fldChar w:fldCharType="separate"/>
      </w:r>
      <w:ins w:id="143" w:author="Mia Gaudet" w:date="2026-03-13T09:20:00Z" w16du:dateUtc="2026-03-13T13:20:00Z">
        <w:r w:rsidR="00C251C3">
          <w:rPr>
            <w:webHidden/>
          </w:rPr>
          <w:t>50</w:t>
        </w:r>
      </w:ins>
      <w:del w:id="144" w:author="Mia Gaudet" w:date="2026-03-13T09:20:00Z" w16du:dateUtc="2026-03-13T13:20:00Z">
        <w:r w:rsidDel="00C251C3">
          <w:rPr>
            <w:webHidden/>
          </w:rPr>
          <w:delText>53</w:delText>
        </w:r>
      </w:del>
      <w:r>
        <w:rPr>
          <w:webHidden/>
        </w:rPr>
        <w:fldChar w:fldCharType="end"/>
      </w:r>
      <w:r>
        <w:fldChar w:fldCharType="end"/>
      </w:r>
    </w:p>
    <w:p w14:paraId="7C6B7EAB" w14:textId="7655ED60"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"_Toc208234026"</w:instrText>
      </w:r>
      <w:r>
        <w:fldChar w:fldCharType="separate"/>
      </w:r>
      <w:r w:rsidRPr="00B2353C">
        <w:rPr>
          <w:rStyle w:val="Hyperlink"/>
          <w:noProof/>
        </w:rPr>
        <w:t>9.11</w:t>
      </w:r>
      <w:r>
        <w:rPr>
          <w:rFonts w:asciiTheme="minorHAnsi" w:eastAsiaTheme="minorEastAsia" w:hAnsiTheme="minorHAnsi" w:cstheme="minorBidi"/>
          <w:noProof/>
          <w:color w:val="auto"/>
          <w:kern w:val="2"/>
          <w:szCs w:val="24"/>
          <w14:ligatures w14:val="standardContextual"/>
        </w:rPr>
        <w:tab/>
      </w:r>
      <w:r w:rsidRPr="00B2353C">
        <w:rPr>
          <w:rStyle w:val="Hyperlink"/>
          <w:noProof/>
        </w:rPr>
        <w:t>Publication and Data Sharing Policy</w:t>
      </w:r>
      <w:r>
        <w:rPr>
          <w:noProof/>
          <w:webHidden/>
        </w:rPr>
        <w:tab/>
      </w:r>
      <w:r>
        <w:rPr>
          <w:noProof/>
          <w:webHidden/>
        </w:rPr>
        <w:fldChar w:fldCharType="begin"/>
      </w:r>
      <w:r>
        <w:rPr>
          <w:noProof/>
          <w:webHidden/>
        </w:rPr>
        <w:instrText xml:space="preserve"> PAGEREF _Toc208234026 \h </w:instrText>
      </w:r>
      <w:r>
        <w:rPr>
          <w:noProof/>
          <w:webHidden/>
        </w:rPr>
      </w:r>
      <w:r>
        <w:rPr>
          <w:noProof/>
          <w:webHidden/>
        </w:rPr>
        <w:fldChar w:fldCharType="separate"/>
      </w:r>
      <w:ins w:id="145" w:author="Mia Gaudet" w:date="2026-03-13T09:20:00Z" w16du:dateUtc="2026-03-13T13:20:00Z">
        <w:r w:rsidR="00C251C3">
          <w:rPr>
            <w:noProof/>
            <w:webHidden/>
          </w:rPr>
          <w:t>51</w:t>
        </w:r>
      </w:ins>
      <w:del w:id="146" w:author="Mia Gaudet" w:date="2026-03-13T09:20:00Z" w16du:dateUtc="2026-03-13T13:20:00Z">
        <w:r w:rsidDel="00C251C3">
          <w:rPr>
            <w:noProof/>
            <w:webHidden/>
          </w:rPr>
          <w:delText>53</w:delText>
        </w:r>
      </w:del>
      <w:r>
        <w:rPr>
          <w:noProof/>
          <w:webHidden/>
        </w:rPr>
        <w:fldChar w:fldCharType="end"/>
      </w:r>
      <w:r>
        <w:fldChar w:fldCharType="end"/>
      </w:r>
    </w:p>
    <w:p w14:paraId="42E7678F" w14:textId="2FCBEC88"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"_Toc208234027"</w:instrText>
      </w:r>
      <w:r>
        <w:fldChar w:fldCharType="separate"/>
      </w:r>
      <w:r w:rsidRPr="00B2353C">
        <w:rPr>
          <w:rStyle w:val="Hyperlink"/>
        </w:rPr>
        <w:t>9.11.1</w:t>
      </w:r>
      <w:r>
        <w:rPr>
          <w:rFonts w:asciiTheme="minorHAnsi" w:eastAsiaTheme="minorEastAsia" w:hAnsiTheme="minorHAnsi" w:cstheme="minorBidi"/>
          <w:color w:val="auto"/>
          <w:kern w:val="2"/>
          <w:szCs w:val="24"/>
          <w14:ligatures w14:val="standardContextual"/>
        </w:rPr>
        <w:tab/>
      </w:r>
      <w:r w:rsidRPr="00B2353C">
        <w:rPr>
          <w:rStyle w:val="Hyperlink"/>
        </w:rPr>
        <w:t>Human Data Sharing Plan</w:t>
      </w:r>
      <w:r>
        <w:rPr>
          <w:webHidden/>
        </w:rPr>
        <w:tab/>
      </w:r>
      <w:r>
        <w:rPr>
          <w:webHidden/>
        </w:rPr>
        <w:fldChar w:fldCharType="begin"/>
      </w:r>
      <w:r>
        <w:rPr>
          <w:webHidden/>
        </w:rPr>
        <w:instrText xml:space="preserve"> PAGEREF _Toc208234027 \h </w:instrText>
      </w:r>
      <w:r>
        <w:rPr>
          <w:webHidden/>
        </w:rPr>
      </w:r>
      <w:r>
        <w:rPr>
          <w:webHidden/>
        </w:rPr>
        <w:fldChar w:fldCharType="separate"/>
      </w:r>
      <w:ins w:id="147" w:author="Mia Gaudet" w:date="2026-03-13T09:20:00Z" w16du:dateUtc="2026-03-13T13:20:00Z">
        <w:r w:rsidR="00C251C3">
          <w:rPr>
            <w:webHidden/>
          </w:rPr>
          <w:t>51</w:t>
        </w:r>
      </w:ins>
      <w:del w:id="148" w:author="Mia Gaudet" w:date="2026-03-13T09:20:00Z" w16du:dateUtc="2026-03-13T13:20:00Z">
        <w:r w:rsidDel="00C251C3">
          <w:rPr>
            <w:webHidden/>
          </w:rPr>
          <w:delText>53</w:delText>
        </w:r>
      </w:del>
      <w:r>
        <w:rPr>
          <w:webHidden/>
        </w:rPr>
        <w:fldChar w:fldCharType="end"/>
      </w:r>
      <w:r>
        <w:fldChar w:fldCharType="end"/>
      </w:r>
    </w:p>
    <w:p w14:paraId="427CBDBA" w14:textId="0D9C198E"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"_Toc208234028"</w:instrText>
      </w:r>
      <w:r>
        <w:fldChar w:fldCharType="separate"/>
      </w:r>
      <w:r w:rsidRPr="00B2353C">
        <w:rPr>
          <w:rStyle w:val="Hyperlink"/>
        </w:rPr>
        <w:t>9.11.2</w:t>
      </w:r>
      <w:r>
        <w:rPr>
          <w:rFonts w:asciiTheme="minorHAnsi" w:eastAsiaTheme="minorEastAsia" w:hAnsiTheme="minorHAnsi" w:cstheme="minorBidi"/>
          <w:color w:val="auto"/>
          <w:kern w:val="2"/>
          <w:szCs w:val="24"/>
          <w14:ligatures w14:val="standardContextual"/>
        </w:rPr>
        <w:tab/>
      </w:r>
      <w:r w:rsidRPr="00B2353C">
        <w:rPr>
          <w:rStyle w:val="Hyperlink"/>
        </w:rPr>
        <w:t>Genomic Data Sharing Plan</w:t>
      </w:r>
      <w:r>
        <w:rPr>
          <w:webHidden/>
        </w:rPr>
        <w:tab/>
      </w:r>
      <w:r>
        <w:rPr>
          <w:webHidden/>
        </w:rPr>
        <w:fldChar w:fldCharType="begin"/>
      </w:r>
      <w:r>
        <w:rPr>
          <w:webHidden/>
        </w:rPr>
        <w:instrText xml:space="preserve"> PAGEREF _Toc208234028 \h </w:instrText>
      </w:r>
      <w:r>
        <w:rPr>
          <w:webHidden/>
        </w:rPr>
      </w:r>
      <w:r>
        <w:rPr>
          <w:webHidden/>
        </w:rPr>
        <w:fldChar w:fldCharType="separate"/>
      </w:r>
      <w:ins w:id="149" w:author="Mia Gaudet" w:date="2026-03-13T09:20:00Z" w16du:dateUtc="2026-03-13T13:20:00Z">
        <w:r w:rsidR="00C251C3">
          <w:rPr>
            <w:webHidden/>
          </w:rPr>
          <w:t>52</w:t>
        </w:r>
      </w:ins>
      <w:del w:id="150" w:author="Mia Gaudet" w:date="2026-03-13T09:20:00Z" w16du:dateUtc="2026-03-13T13:20:00Z">
        <w:r w:rsidDel="00C251C3">
          <w:rPr>
            <w:webHidden/>
          </w:rPr>
          <w:delText>55</w:delText>
        </w:r>
      </w:del>
      <w:r>
        <w:rPr>
          <w:webHidden/>
        </w:rPr>
        <w:fldChar w:fldCharType="end"/>
      </w:r>
      <w:r>
        <w:fldChar w:fldCharType="end"/>
      </w:r>
    </w:p>
    <w:p w14:paraId="46876E2C" w14:textId="14B6FE1F"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"_Toc208234029"</w:instrText>
      </w:r>
      <w:r>
        <w:fldChar w:fldCharType="separate"/>
      </w:r>
      <w:r w:rsidRPr="00B2353C">
        <w:rPr>
          <w:rStyle w:val="Hyperlink"/>
          <w:noProof/>
        </w:rPr>
        <w:t>9.12</w:t>
      </w:r>
      <w:r>
        <w:rPr>
          <w:rFonts w:asciiTheme="minorHAnsi" w:eastAsiaTheme="minorEastAsia" w:hAnsiTheme="minorHAnsi" w:cstheme="minorBidi"/>
          <w:noProof/>
          <w:color w:val="auto"/>
          <w:kern w:val="2"/>
          <w:szCs w:val="24"/>
          <w14:ligatures w14:val="standardContextual"/>
        </w:rPr>
        <w:tab/>
      </w:r>
      <w:r w:rsidRPr="00B2353C">
        <w:rPr>
          <w:rStyle w:val="Hyperlink"/>
          <w:noProof/>
        </w:rPr>
        <w:t>Collaborative Agreements</w:t>
      </w:r>
      <w:r>
        <w:rPr>
          <w:noProof/>
          <w:webHidden/>
        </w:rPr>
        <w:tab/>
      </w:r>
      <w:r>
        <w:rPr>
          <w:noProof/>
          <w:webHidden/>
        </w:rPr>
        <w:fldChar w:fldCharType="begin"/>
      </w:r>
      <w:r>
        <w:rPr>
          <w:noProof/>
          <w:webHidden/>
        </w:rPr>
        <w:instrText xml:space="preserve"> PAGEREF _Toc208234029 \h </w:instrText>
      </w:r>
      <w:r>
        <w:rPr>
          <w:noProof/>
          <w:webHidden/>
        </w:rPr>
      </w:r>
      <w:r>
        <w:rPr>
          <w:noProof/>
          <w:webHidden/>
        </w:rPr>
        <w:fldChar w:fldCharType="separate"/>
      </w:r>
      <w:ins w:id="151" w:author="Mia Gaudet" w:date="2026-03-13T09:20:00Z" w16du:dateUtc="2026-03-13T13:20:00Z">
        <w:r w:rsidR="00C251C3">
          <w:rPr>
            <w:noProof/>
            <w:webHidden/>
          </w:rPr>
          <w:t>52</w:t>
        </w:r>
      </w:ins>
      <w:del w:id="152" w:author="Mia Gaudet" w:date="2026-03-13T09:20:00Z" w16du:dateUtc="2026-03-13T13:20:00Z">
        <w:r w:rsidDel="00C251C3">
          <w:rPr>
            <w:noProof/>
            <w:webHidden/>
          </w:rPr>
          <w:delText>55</w:delText>
        </w:r>
      </w:del>
      <w:r>
        <w:rPr>
          <w:noProof/>
          <w:webHidden/>
        </w:rPr>
        <w:fldChar w:fldCharType="end"/>
      </w:r>
      <w:r>
        <w:fldChar w:fldCharType="end"/>
      </w:r>
    </w:p>
    <w:p w14:paraId="549A7383" w14:textId="6180386D" w:rsidR="00B268FF" w:rsidRDefault="00B268FF">
      <w:pPr>
        <w:pStyle w:val="TOC3"/>
        <w:rPr>
          <w:rFonts w:asciiTheme="minorHAnsi" w:eastAsiaTheme="minorEastAsia" w:hAnsiTheme="minorHAnsi" w:cstheme="minorBidi"/>
          <w:color w:val="auto"/>
          <w:kern w:val="2"/>
          <w:szCs w:val="24"/>
          <w14:ligatures w14:val="standardContextual"/>
        </w:rPr>
      </w:pPr>
      <w:r>
        <w:fldChar w:fldCharType="begin"/>
      </w:r>
      <w:r>
        <w:instrText>HYPERLINK \l "_Toc208234030"</w:instrText>
      </w:r>
      <w:r>
        <w:fldChar w:fldCharType="separate"/>
      </w:r>
      <w:r w:rsidRPr="00B2353C">
        <w:rPr>
          <w:rStyle w:val="Hyperlink"/>
        </w:rPr>
        <w:t>9.12.1</w:t>
      </w:r>
      <w:r>
        <w:rPr>
          <w:rFonts w:asciiTheme="minorHAnsi" w:eastAsiaTheme="minorEastAsia" w:hAnsiTheme="minorHAnsi" w:cstheme="minorBidi"/>
          <w:color w:val="auto"/>
          <w:kern w:val="2"/>
          <w:szCs w:val="24"/>
          <w14:ligatures w14:val="standardContextual"/>
        </w:rPr>
        <w:tab/>
      </w:r>
      <w:r w:rsidRPr="00B2353C">
        <w:rPr>
          <w:rStyle w:val="Hyperlink"/>
        </w:rPr>
        <w:t>Agreement Type</w:t>
      </w:r>
      <w:r>
        <w:rPr>
          <w:webHidden/>
        </w:rPr>
        <w:tab/>
      </w:r>
      <w:r>
        <w:rPr>
          <w:webHidden/>
        </w:rPr>
        <w:fldChar w:fldCharType="begin"/>
      </w:r>
      <w:r>
        <w:rPr>
          <w:webHidden/>
        </w:rPr>
        <w:instrText xml:space="preserve"> PAGEREF _Toc208234030 \h </w:instrText>
      </w:r>
      <w:r>
        <w:rPr>
          <w:webHidden/>
        </w:rPr>
      </w:r>
      <w:r>
        <w:rPr>
          <w:webHidden/>
        </w:rPr>
        <w:fldChar w:fldCharType="separate"/>
      </w:r>
      <w:ins w:id="153" w:author="Mia Gaudet" w:date="2026-03-13T09:20:00Z" w16du:dateUtc="2026-03-13T13:20:00Z">
        <w:r w:rsidR="00C251C3">
          <w:rPr>
            <w:webHidden/>
          </w:rPr>
          <w:t>52</w:t>
        </w:r>
      </w:ins>
      <w:del w:id="154" w:author="Mia Gaudet" w:date="2026-03-13T09:20:00Z" w16du:dateUtc="2026-03-13T13:20:00Z">
        <w:r w:rsidDel="00C251C3">
          <w:rPr>
            <w:webHidden/>
          </w:rPr>
          <w:delText>55</w:delText>
        </w:r>
      </w:del>
      <w:r>
        <w:rPr>
          <w:webHidden/>
        </w:rPr>
        <w:fldChar w:fldCharType="end"/>
      </w:r>
      <w:r>
        <w:fldChar w:fldCharType="end"/>
      </w:r>
    </w:p>
    <w:p w14:paraId="444E4726" w14:textId="4CB7D731"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"_Toc208234031"</w:instrText>
      </w:r>
      <w:r>
        <w:fldChar w:fldCharType="separate"/>
      </w:r>
      <w:r w:rsidRPr="00B2353C">
        <w:rPr>
          <w:rStyle w:val="Hyperlink"/>
          <w:noProof/>
        </w:rPr>
        <w:t>9.13</w:t>
      </w:r>
      <w:r>
        <w:rPr>
          <w:rFonts w:asciiTheme="minorHAnsi" w:eastAsiaTheme="minorEastAsia" w:hAnsiTheme="minorHAnsi" w:cstheme="minorBidi"/>
          <w:noProof/>
          <w:color w:val="auto"/>
          <w:kern w:val="2"/>
          <w:szCs w:val="24"/>
          <w14:ligatures w14:val="standardContextual"/>
        </w:rPr>
        <w:tab/>
      </w:r>
      <w:r w:rsidRPr="00B2353C">
        <w:rPr>
          <w:rStyle w:val="Hyperlink"/>
          <w:noProof/>
        </w:rPr>
        <w:t>Conflict of Interest Policy</w:t>
      </w:r>
      <w:r>
        <w:rPr>
          <w:noProof/>
          <w:webHidden/>
        </w:rPr>
        <w:tab/>
      </w:r>
      <w:r>
        <w:rPr>
          <w:noProof/>
          <w:webHidden/>
        </w:rPr>
        <w:fldChar w:fldCharType="begin"/>
      </w:r>
      <w:r>
        <w:rPr>
          <w:noProof/>
          <w:webHidden/>
        </w:rPr>
        <w:instrText xml:space="preserve"> PAGEREF _Toc208234031 \h </w:instrText>
      </w:r>
      <w:r>
        <w:rPr>
          <w:noProof/>
          <w:webHidden/>
        </w:rPr>
      </w:r>
      <w:r>
        <w:rPr>
          <w:noProof/>
          <w:webHidden/>
        </w:rPr>
        <w:fldChar w:fldCharType="separate"/>
      </w:r>
      <w:ins w:id="155" w:author="Mia Gaudet" w:date="2026-03-13T09:20:00Z" w16du:dateUtc="2026-03-13T13:20:00Z">
        <w:r w:rsidR="00C251C3">
          <w:rPr>
            <w:noProof/>
            <w:webHidden/>
          </w:rPr>
          <w:t>52</w:t>
        </w:r>
      </w:ins>
      <w:del w:id="156" w:author="Mia Gaudet" w:date="2026-03-13T09:20:00Z" w16du:dateUtc="2026-03-13T13:20:00Z">
        <w:r w:rsidDel="00C251C3">
          <w:rPr>
            <w:noProof/>
            <w:webHidden/>
          </w:rPr>
          <w:delText>55</w:delText>
        </w:r>
      </w:del>
      <w:r>
        <w:rPr>
          <w:noProof/>
          <w:webHidden/>
        </w:rPr>
        <w:fldChar w:fldCharType="end"/>
      </w:r>
      <w:r>
        <w:fldChar w:fldCharType="end"/>
      </w:r>
    </w:p>
    <w:p w14:paraId="0A0C5F7D" w14:textId="4DC0392D" w:rsidR="00B268FF" w:rsidRDefault="00B268FF">
      <w:pPr>
        <w:pStyle w:val="TOC1"/>
        <w:tabs>
          <w:tab w:val="left" w:pos="660"/>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HYPERLINK \l "_Toc208234032"</w:instrText>
      </w:r>
      <w:r>
        <w:fldChar w:fldCharType="separate"/>
      </w:r>
      <w:r w:rsidRPr="00B2353C">
        <w:rPr>
          <w:rStyle w:val="Hyperlink"/>
          <w:noProof/>
        </w:rPr>
        <w:t>10</w:t>
      </w:r>
      <w:r>
        <w:rPr>
          <w:rFonts w:asciiTheme="minorHAnsi" w:eastAsiaTheme="minorEastAsia" w:hAnsiTheme="minorHAnsi" w:cstheme="minorBidi"/>
          <w:noProof/>
          <w:color w:val="auto"/>
          <w:kern w:val="2"/>
          <w:szCs w:val="24"/>
          <w14:ligatures w14:val="standardContextual"/>
        </w:rPr>
        <w:tab/>
      </w:r>
      <w:r w:rsidRPr="00B2353C">
        <w:rPr>
          <w:rStyle w:val="Hyperlink"/>
          <w:noProof/>
        </w:rPr>
        <w:t>ABBREVIATIONS</w:t>
      </w:r>
      <w:r>
        <w:rPr>
          <w:noProof/>
          <w:webHidden/>
        </w:rPr>
        <w:tab/>
      </w:r>
      <w:r>
        <w:rPr>
          <w:noProof/>
          <w:webHidden/>
        </w:rPr>
        <w:fldChar w:fldCharType="begin"/>
      </w:r>
      <w:r>
        <w:rPr>
          <w:noProof/>
          <w:webHidden/>
        </w:rPr>
        <w:instrText xml:space="preserve"> PAGEREF _Toc208234032 \h </w:instrText>
      </w:r>
      <w:r>
        <w:rPr>
          <w:noProof/>
          <w:webHidden/>
        </w:rPr>
      </w:r>
      <w:r>
        <w:rPr>
          <w:noProof/>
          <w:webHidden/>
        </w:rPr>
        <w:fldChar w:fldCharType="separate"/>
      </w:r>
      <w:ins w:id="157" w:author="Mia Gaudet" w:date="2026-03-13T09:20:00Z" w16du:dateUtc="2026-03-13T13:20:00Z">
        <w:r w:rsidR="00C251C3">
          <w:rPr>
            <w:noProof/>
            <w:webHidden/>
          </w:rPr>
          <w:t>53</w:t>
        </w:r>
      </w:ins>
      <w:del w:id="158" w:author="Mia Gaudet" w:date="2026-03-13T09:20:00Z" w16du:dateUtc="2026-03-13T13:20:00Z">
        <w:r w:rsidDel="00C251C3">
          <w:rPr>
            <w:noProof/>
            <w:webHidden/>
          </w:rPr>
          <w:delText>55</w:delText>
        </w:r>
      </w:del>
      <w:r>
        <w:rPr>
          <w:noProof/>
          <w:webHidden/>
        </w:rPr>
        <w:fldChar w:fldCharType="end"/>
      </w:r>
      <w:r>
        <w:fldChar w:fldCharType="end"/>
      </w:r>
    </w:p>
    <w:p w14:paraId="17B7FA5B" w14:textId="55F7E54A" w:rsidR="00B268FF" w:rsidRDefault="00B268FF">
      <w:pPr>
        <w:pStyle w:val="TOC1"/>
        <w:tabs>
          <w:tab w:val="left" w:pos="660"/>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HYPERLINK \l "_Toc208234033"</w:instrText>
      </w:r>
      <w:r>
        <w:fldChar w:fldCharType="separate"/>
      </w:r>
      <w:r w:rsidRPr="00B2353C">
        <w:rPr>
          <w:rStyle w:val="Hyperlink"/>
          <w:noProof/>
        </w:rPr>
        <w:t>11</w:t>
      </w:r>
      <w:r>
        <w:rPr>
          <w:rFonts w:asciiTheme="minorHAnsi" w:eastAsiaTheme="minorEastAsia" w:hAnsiTheme="minorHAnsi" w:cstheme="minorBidi"/>
          <w:noProof/>
          <w:color w:val="auto"/>
          <w:kern w:val="2"/>
          <w:szCs w:val="24"/>
          <w14:ligatures w14:val="standardContextual"/>
        </w:rPr>
        <w:tab/>
      </w:r>
      <w:r w:rsidRPr="00B2353C">
        <w:rPr>
          <w:rStyle w:val="Hyperlink"/>
          <w:noProof/>
        </w:rPr>
        <w:t>REFERENCES</w:t>
      </w:r>
      <w:r>
        <w:rPr>
          <w:noProof/>
          <w:webHidden/>
        </w:rPr>
        <w:tab/>
      </w:r>
      <w:r>
        <w:rPr>
          <w:noProof/>
          <w:webHidden/>
        </w:rPr>
        <w:fldChar w:fldCharType="begin"/>
      </w:r>
      <w:r>
        <w:rPr>
          <w:noProof/>
          <w:webHidden/>
        </w:rPr>
        <w:instrText xml:space="preserve"> PAGEREF _Toc208234033 \h </w:instrText>
      </w:r>
      <w:r>
        <w:rPr>
          <w:noProof/>
          <w:webHidden/>
        </w:rPr>
      </w:r>
      <w:r>
        <w:rPr>
          <w:noProof/>
          <w:webHidden/>
        </w:rPr>
        <w:fldChar w:fldCharType="separate"/>
      </w:r>
      <w:ins w:id="159" w:author="Mia Gaudet" w:date="2026-03-13T09:20:00Z" w16du:dateUtc="2026-03-13T13:20:00Z">
        <w:r w:rsidR="00C251C3">
          <w:rPr>
            <w:noProof/>
            <w:webHidden/>
          </w:rPr>
          <w:t>54</w:t>
        </w:r>
      </w:ins>
      <w:del w:id="160" w:author="Mia Gaudet" w:date="2026-03-13T09:20:00Z" w16du:dateUtc="2026-03-13T13:20:00Z">
        <w:r w:rsidDel="00C251C3">
          <w:rPr>
            <w:noProof/>
            <w:webHidden/>
          </w:rPr>
          <w:delText>57</w:delText>
        </w:r>
      </w:del>
      <w:r>
        <w:rPr>
          <w:noProof/>
          <w:webHidden/>
        </w:rPr>
        <w:fldChar w:fldCharType="end"/>
      </w:r>
      <w:r>
        <w:fldChar w:fldCharType="end"/>
      </w:r>
    </w:p>
    <w:p w14:paraId="080C3487" w14:textId="62B7FF24" w:rsidR="00B268FF" w:rsidRDefault="00B268FF">
      <w:pPr>
        <w:pStyle w:val="TOC2"/>
        <w:rPr>
          <w:rFonts w:asciiTheme="minorHAnsi" w:eastAsiaTheme="minorEastAsia" w:hAnsiTheme="minorHAnsi" w:cstheme="minorBidi"/>
          <w:noProof/>
          <w:color w:val="auto"/>
          <w:kern w:val="2"/>
          <w:szCs w:val="24"/>
          <w14:ligatures w14:val="standardContextual"/>
        </w:rPr>
      </w:pPr>
      <w:r>
        <w:fldChar w:fldCharType="begin"/>
      </w:r>
      <w:r>
        <w:instrText>HYPERLINK \l "_Toc208234034"</w:instrText>
      </w:r>
      <w:r>
        <w:fldChar w:fldCharType="separate"/>
      </w:r>
      <w:r w:rsidRPr="00B2353C">
        <w:rPr>
          <w:rStyle w:val="Hyperlink"/>
          <w:noProof/>
        </w:rPr>
        <w:t>Appendix 1: Connect for Cancer Prevention Governance Structure</w:t>
      </w:r>
      <w:r>
        <w:rPr>
          <w:noProof/>
          <w:webHidden/>
        </w:rPr>
        <w:tab/>
      </w:r>
      <w:r>
        <w:rPr>
          <w:noProof/>
          <w:webHidden/>
        </w:rPr>
        <w:fldChar w:fldCharType="begin"/>
      </w:r>
      <w:r>
        <w:rPr>
          <w:noProof/>
          <w:webHidden/>
        </w:rPr>
        <w:instrText xml:space="preserve"> PAGEREF _Toc208234034 \h </w:instrText>
      </w:r>
      <w:r>
        <w:rPr>
          <w:noProof/>
          <w:webHidden/>
        </w:rPr>
      </w:r>
      <w:r>
        <w:rPr>
          <w:noProof/>
          <w:webHidden/>
        </w:rPr>
        <w:fldChar w:fldCharType="separate"/>
      </w:r>
      <w:ins w:id="161" w:author="Mia Gaudet" w:date="2026-03-13T09:20:00Z" w16du:dateUtc="2026-03-13T13:20:00Z">
        <w:r w:rsidR="00C251C3">
          <w:rPr>
            <w:noProof/>
            <w:webHidden/>
          </w:rPr>
          <w:t>56</w:t>
        </w:r>
      </w:ins>
      <w:del w:id="162" w:author="Mia Gaudet" w:date="2026-03-13T09:20:00Z" w16du:dateUtc="2026-03-13T13:20:00Z">
        <w:r w:rsidDel="00C251C3">
          <w:rPr>
            <w:noProof/>
            <w:webHidden/>
          </w:rPr>
          <w:delText>58</w:delText>
        </w:r>
      </w:del>
      <w:r>
        <w:rPr>
          <w:noProof/>
          <w:webHidden/>
        </w:rPr>
        <w:fldChar w:fldCharType="end"/>
      </w:r>
      <w:r>
        <w:fldChar w:fldCharType="end"/>
      </w:r>
    </w:p>
    <w:p w14:paraId="0C890FCD" w14:textId="3CC0E776" w:rsidR="00D6152F" w:rsidRPr="007E017C" w:rsidRDefault="00D6152F" w:rsidP="000C0B93">
      <w:pPr>
        <w:contextualSpacing/>
        <w:rPr>
          <w:i/>
          <w:iCs/>
        </w:rPr>
      </w:pPr>
      <w:r>
        <w:fldChar w:fldCharType="end"/>
      </w:r>
    </w:p>
    <w:p w14:paraId="31A634DB" w14:textId="504684E8" w:rsidR="00AC513D" w:rsidRDefault="00AC513D" w:rsidP="000C0B93">
      <w:pPr>
        <w:contextualSpacing/>
        <w:rPr>
          <w:szCs w:val="24"/>
        </w:rPr>
      </w:pPr>
      <w:r>
        <w:rPr>
          <w:szCs w:val="24"/>
        </w:rPr>
        <w:br w:type="page"/>
      </w:r>
    </w:p>
    <w:p w14:paraId="558B766A" w14:textId="63050D24" w:rsidR="00AC513D" w:rsidRPr="00117286" w:rsidRDefault="00AC513D" w:rsidP="000C0B93">
      <w:pPr>
        <w:pStyle w:val="Heading1"/>
        <w:numPr>
          <w:ilvl w:val="0"/>
          <w:numId w:val="0"/>
        </w:numPr>
        <w:ind w:left="432" w:hanging="432"/>
        <w:contextualSpacing/>
      </w:pPr>
      <w:bookmarkStart w:id="163" w:name="_Toc58818890"/>
      <w:bookmarkStart w:id="164" w:name="_Toc60193103"/>
      <w:bookmarkStart w:id="165" w:name="_Toc60195133"/>
      <w:bookmarkStart w:id="166" w:name="_Toc60200981"/>
      <w:bookmarkStart w:id="167" w:name="_Toc224445192"/>
      <w:bookmarkStart w:id="168" w:name="_Toc382562958"/>
      <w:bookmarkStart w:id="169" w:name="_Toc469058286"/>
      <w:bookmarkStart w:id="170" w:name="_Toc469046120"/>
      <w:bookmarkStart w:id="171" w:name="_Toc479192697"/>
      <w:bookmarkStart w:id="172" w:name="_Toc208233955"/>
      <w:r w:rsidRPr="00117286">
        <w:lastRenderedPageBreak/>
        <w:t>STATEMENT OF COMPLIANCE</w:t>
      </w:r>
      <w:bookmarkEnd w:id="163"/>
      <w:bookmarkEnd w:id="164"/>
      <w:bookmarkEnd w:id="165"/>
      <w:bookmarkEnd w:id="166"/>
      <w:bookmarkEnd w:id="167"/>
      <w:bookmarkEnd w:id="168"/>
      <w:bookmarkEnd w:id="169"/>
      <w:bookmarkEnd w:id="170"/>
      <w:bookmarkEnd w:id="171"/>
      <w:bookmarkEnd w:id="172"/>
    </w:p>
    <w:p w14:paraId="14D95DE8" w14:textId="4F9C273C" w:rsidR="00AC513D" w:rsidRPr="00927879" w:rsidRDefault="00AC513D" w:rsidP="000C0B93">
      <w:pPr>
        <w:contextualSpacing/>
        <w:rPr>
          <w:i/>
          <w:iCs/>
        </w:rPr>
      </w:pPr>
      <w:r w:rsidRPr="00117286">
        <w:t xml:space="preserve">The </w:t>
      </w:r>
      <w:r w:rsidR="00A07869" w:rsidRPr="00117286">
        <w:t>protocol</w:t>
      </w:r>
      <w:r w:rsidRPr="00117286">
        <w:t xml:space="preserve"> will be carried out in accordance with International Co</w:t>
      </w:r>
      <w:r w:rsidR="00345540">
        <w:t>uncil</w:t>
      </w:r>
      <w:r w:rsidRPr="00117286">
        <w:t xml:space="preserve"> on Harmonisation Good Clinical Practice (ICH GCP) and the following: </w:t>
      </w:r>
    </w:p>
    <w:p w14:paraId="447BCC18" w14:textId="77777777" w:rsidR="00AC513D" w:rsidRPr="00117286" w:rsidRDefault="00AC513D" w:rsidP="000C0B93">
      <w:pPr>
        <w:pStyle w:val="ListParagraph"/>
        <w:numPr>
          <w:ilvl w:val="1"/>
          <w:numId w:val="37"/>
        </w:numPr>
        <w:spacing w:before="120" w:after="120"/>
        <w:ind w:left="630" w:hanging="270"/>
      </w:pPr>
      <w:r w:rsidRPr="00117286">
        <w:t xml:space="preserve">United States (US) Code of Federal Regulations (CFR) applicable to clinical studies (45 CFR Part 46, 21 CFR Part 50, 21 CFR Part 56, 21 CFR Part 312, and/or 21 CFR Part 812) </w:t>
      </w:r>
    </w:p>
    <w:p w14:paraId="3FE2551B" w14:textId="350A8BF7" w:rsidR="00AC513D" w:rsidRPr="00117286" w:rsidRDefault="00AC513D" w:rsidP="000C0B93">
      <w:r w:rsidRPr="00117286">
        <w:t>National Institutes of Health (NIH)-funded investigators and trial site staff who are responsible for the conduct, management, or oversight of NIH-funded trials</w:t>
      </w:r>
      <w:r w:rsidRPr="00117286" w:rsidDel="0044540F">
        <w:t xml:space="preserve"> </w:t>
      </w:r>
      <w:r w:rsidRPr="00117286">
        <w:t>have completed Human Subjects Protection and ICH GCP Training.</w:t>
      </w:r>
    </w:p>
    <w:p w14:paraId="1C32FD35" w14:textId="320BC9CC" w:rsidR="00AC513D" w:rsidRPr="00D21162" w:rsidRDefault="00AC513D" w:rsidP="000C0B93">
      <w:pPr>
        <w:contextualSpacing/>
      </w:pPr>
      <w:r w:rsidRPr="00117286">
        <w:t>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r>
    </w:p>
    <w:p w14:paraId="3C659FD5" w14:textId="0CF56FE2" w:rsidR="00AC513D" w:rsidRDefault="00AC513D" w:rsidP="000C0B93">
      <w:pPr>
        <w:contextualSpacing/>
        <w:rPr>
          <w:szCs w:val="24"/>
        </w:rPr>
      </w:pPr>
      <w:r>
        <w:rPr>
          <w:szCs w:val="24"/>
        </w:rPr>
        <w:br w:type="page"/>
      </w:r>
    </w:p>
    <w:p w14:paraId="27F85C8B" w14:textId="08F04041" w:rsidR="006D6BEC" w:rsidRPr="00BB6DD3" w:rsidRDefault="0CEE1EB3" w:rsidP="000C0B93">
      <w:pPr>
        <w:pStyle w:val="Heading1"/>
        <w:contextualSpacing/>
      </w:pPr>
      <w:bookmarkStart w:id="173" w:name="_PROTOCOL_SUMMARY"/>
      <w:bookmarkStart w:id="174" w:name="_Toc208233956"/>
      <w:bookmarkEnd w:id="173"/>
      <w:r>
        <w:lastRenderedPageBreak/>
        <w:t>PROTOCOL SUMMARY</w:t>
      </w:r>
      <w:bookmarkEnd w:id="174"/>
    </w:p>
    <w:p w14:paraId="7C99E871" w14:textId="04826AD1" w:rsidR="008B3A3B" w:rsidRPr="00F74AD2" w:rsidRDefault="008B3A3B" w:rsidP="000C0B93">
      <w:pPr>
        <w:pStyle w:val="Heading2"/>
        <w:contextualSpacing/>
      </w:pPr>
      <w:bookmarkStart w:id="175" w:name="_Ref11145644"/>
      <w:bookmarkStart w:id="176" w:name="_Toc208233957"/>
      <w:r w:rsidRPr="00F74AD2">
        <w:t>Synopsis</w:t>
      </w:r>
      <w:bookmarkEnd w:id="175"/>
      <w:bookmarkEnd w:id="176"/>
    </w:p>
    <w:tbl>
      <w:tblPr>
        <w:tblW w:w="9540" w:type="dxa"/>
        <w:tblLook w:val="01E0" w:firstRow="1" w:lastRow="1" w:firstColumn="1" w:lastColumn="1" w:noHBand="0" w:noVBand="0"/>
      </w:tblPr>
      <w:tblGrid>
        <w:gridCol w:w="2070"/>
        <w:gridCol w:w="7470"/>
      </w:tblGrid>
      <w:tr w:rsidR="008B3A3B" w:rsidRPr="009269BF" w14:paraId="7251CCF4" w14:textId="77777777" w:rsidTr="4AB7455C">
        <w:tc>
          <w:tcPr>
            <w:tcW w:w="2070" w:type="dxa"/>
            <w:hideMark/>
          </w:tcPr>
          <w:p w14:paraId="5AF72DE4" w14:textId="77777777" w:rsidR="008B3A3B" w:rsidRPr="00113D74" w:rsidRDefault="008B3A3B" w:rsidP="00F93E2C">
            <w:pPr>
              <w:tabs>
                <w:tab w:val="left" w:pos="0"/>
              </w:tabs>
              <w:suppressAutoHyphens/>
              <w:spacing w:before="0"/>
              <w:rPr>
                <w:rFonts w:eastAsia="Times New Roman"/>
                <w:b/>
                <w:bCs/>
                <w:szCs w:val="24"/>
              </w:rPr>
            </w:pPr>
            <w:r w:rsidRPr="00113D74">
              <w:rPr>
                <w:rFonts w:eastAsia="Times New Roman"/>
                <w:b/>
                <w:bCs/>
                <w:szCs w:val="24"/>
              </w:rPr>
              <w:t>Title:</w:t>
            </w:r>
          </w:p>
        </w:tc>
        <w:tc>
          <w:tcPr>
            <w:tcW w:w="7470" w:type="dxa"/>
            <w:hideMark/>
          </w:tcPr>
          <w:p w14:paraId="57A865AF" w14:textId="0A786CD8" w:rsidR="0069355E" w:rsidRPr="0098128D" w:rsidRDefault="3BE4F6E6" w:rsidP="00F93E2C">
            <w:pPr>
              <w:spacing w:before="0"/>
            </w:pPr>
            <w:r>
              <w:t>Connect for Cancer Prevention: a prospective cohort study within integrated healthcare systems in the US.</w:t>
            </w:r>
          </w:p>
        </w:tc>
      </w:tr>
      <w:tr w:rsidR="008B3A3B" w:rsidRPr="009269BF" w14:paraId="17B4E836" w14:textId="77777777" w:rsidTr="4AB7455C">
        <w:tc>
          <w:tcPr>
            <w:tcW w:w="2070" w:type="dxa"/>
            <w:hideMark/>
          </w:tcPr>
          <w:p w14:paraId="469298C9" w14:textId="77777777" w:rsidR="008B3A3B" w:rsidRPr="00113D74" w:rsidRDefault="008B3A3B" w:rsidP="00F93E2C">
            <w:pPr>
              <w:tabs>
                <w:tab w:val="left" w:pos="0"/>
              </w:tabs>
              <w:suppressAutoHyphens/>
              <w:spacing w:before="0"/>
              <w:rPr>
                <w:rFonts w:eastAsia="Times New Roman"/>
                <w:b/>
                <w:bCs/>
                <w:szCs w:val="24"/>
              </w:rPr>
            </w:pPr>
            <w:r w:rsidRPr="00113D74">
              <w:rPr>
                <w:b/>
                <w:szCs w:val="24"/>
              </w:rPr>
              <w:t>Study Description</w:t>
            </w:r>
            <w:r w:rsidRPr="00113D74">
              <w:rPr>
                <w:rFonts w:eastAsia="Times New Roman"/>
                <w:b/>
                <w:bCs/>
                <w:szCs w:val="24"/>
              </w:rPr>
              <w:t>:</w:t>
            </w:r>
          </w:p>
        </w:tc>
        <w:tc>
          <w:tcPr>
            <w:tcW w:w="7470" w:type="dxa"/>
          </w:tcPr>
          <w:p w14:paraId="66E26E78" w14:textId="39AB1403" w:rsidR="00E27AE3" w:rsidRPr="00E242EE" w:rsidRDefault="365DE878" w:rsidP="00F93E2C">
            <w:pPr>
              <w:pStyle w:val="Bulletpoints"/>
              <w:numPr>
                <w:ilvl w:val="0"/>
                <w:numId w:val="0"/>
              </w:numPr>
              <w:spacing w:after="120"/>
            </w:pPr>
            <w:r w:rsidRPr="365DE878">
              <w:rPr>
                <w:rFonts w:eastAsia="Times New Roman"/>
                <w:i/>
                <w:iCs/>
              </w:rPr>
              <w:t>Connect</w:t>
            </w:r>
            <w:r w:rsidRPr="365DE878">
              <w:rPr>
                <w:rFonts w:eastAsia="Times New Roman"/>
              </w:rPr>
              <w:t xml:space="preserve"> is an observational cohort study that will prospectively collect exposure information and biospecimens and follow participants for cancer and other </w:t>
            </w:r>
            <w:r w:rsidR="002C7CAD">
              <w:rPr>
                <w:rFonts w:eastAsia="Times New Roman"/>
              </w:rPr>
              <w:t>endpoints</w:t>
            </w:r>
            <w:r>
              <w:t xml:space="preserve">. Participants will be free of cancer at study invitation. Because most cancers develop over long periods of time and biological, behavioral and environmental factors can influence cancer development and change over time, participants will be asked to provide repeated exposure information and biological specimens. The study protocol takes advantage of developments in digital technologies as well as exposure and biomarker assessment tools to investigate suspected and emerging factors that can influence cancer development. The study data system will be built within an efficient, flexible and integrated </w:t>
            </w:r>
            <w:r w:rsidR="004704D1">
              <w:t>cloud</w:t>
            </w:r>
            <w:r>
              <w:t>-hosted infrastructure that leverages modern interoperability standards in order to be an accessible research resource for current and future generations of scientists.</w:t>
            </w:r>
          </w:p>
        </w:tc>
      </w:tr>
      <w:tr w:rsidR="002A4885" w:rsidRPr="009269BF" w14:paraId="30070A0A" w14:textId="77777777" w:rsidTr="4AB7455C">
        <w:tc>
          <w:tcPr>
            <w:tcW w:w="2070" w:type="dxa"/>
          </w:tcPr>
          <w:p w14:paraId="4B20DC41" w14:textId="73F776DD" w:rsidR="002A4885" w:rsidRPr="00113D74" w:rsidRDefault="002A4885" w:rsidP="00F93E2C">
            <w:pPr>
              <w:tabs>
                <w:tab w:val="left" w:pos="0"/>
              </w:tabs>
              <w:suppressAutoHyphens/>
              <w:spacing w:before="0"/>
              <w:rPr>
                <w:rFonts w:eastAsia="Times New Roman"/>
                <w:b/>
                <w:bCs/>
                <w:iCs/>
                <w:color w:val="0070C0"/>
                <w:szCs w:val="24"/>
              </w:rPr>
            </w:pPr>
            <w:r w:rsidRPr="00113D74">
              <w:rPr>
                <w:rFonts w:eastAsia="Times New Roman"/>
                <w:b/>
                <w:bCs/>
                <w:szCs w:val="24"/>
              </w:rPr>
              <w:t>Objectives:</w:t>
            </w:r>
          </w:p>
        </w:tc>
        <w:tc>
          <w:tcPr>
            <w:tcW w:w="7470" w:type="dxa"/>
            <w:hideMark/>
          </w:tcPr>
          <w:p w14:paraId="58F35865" w14:textId="2005E219" w:rsidR="002A4885" w:rsidRPr="00D60C4D" w:rsidRDefault="2983AFFB" w:rsidP="00F93E2C">
            <w:pPr>
              <w:spacing w:before="0" w:after="0"/>
              <w:contextualSpacing/>
            </w:pPr>
            <w:r>
              <w:t>The primary objective is to build a state-of-the-art cohort in the US using new technologies and methods to provide a diverse and comprehensive research resource for the scientific community to study:</w:t>
            </w:r>
          </w:p>
          <w:p w14:paraId="0A93065E" w14:textId="77777777" w:rsidR="002A4885" w:rsidRPr="00D60C4D" w:rsidRDefault="002A4885" w:rsidP="00F93E2C">
            <w:pPr>
              <w:pStyle w:val="Bulletpoints"/>
              <w:contextualSpacing/>
            </w:pPr>
            <w:r w:rsidRPr="00D60C4D">
              <w:t>cancer etiology</w:t>
            </w:r>
          </w:p>
          <w:p w14:paraId="4567F84C" w14:textId="77777777" w:rsidR="002A4885" w:rsidRPr="00D60C4D" w:rsidRDefault="002A4885" w:rsidP="00F93E2C">
            <w:pPr>
              <w:pStyle w:val="Bulletpoints"/>
              <w:spacing w:after="120"/>
              <w:contextualSpacing/>
            </w:pPr>
            <w:r w:rsidRPr="00D60C4D">
              <w:t>precursor to tumor transformation</w:t>
            </w:r>
          </w:p>
          <w:p w14:paraId="40AD65A2" w14:textId="77777777" w:rsidR="002A4885" w:rsidRPr="00D60C4D" w:rsidRDefault="002A4885" w:rsidP="00F93E2C">
            <w:pPr>
              <w:pStyle w:val="Bulletpoints"/>
              <w:spacing w:after="120"/>
              <w:contextualSpacing/>
            </w:pPr>
            <w:r w:rsidRPr="00D60C4D">
              <w:t>cancer risk assessment</w:t>
            </w:r>
          </w:p>
          <w:p w14:paraId="5720D284" w14:textId="77777777" w:rsidR="002A4885" w:rsidRPr="00D60C4D" w:rsidRDefault="002A4885" w:rsidP="00F93E2C">
            <w:pPr>
              <w:pStyle w:val="Bulletpoints"/>
              <w:spacing w:after="120"/>
              <w:contextualSpacing/>
            </w:pPr>
            <w:r w:rsidRPr="00D60C4D">
              <w:t xml:space="preserve">early detection of cancer </w:t>
            </w:r>
          </w:p>
          <w:p w14:paraId="46AE83E7" w14:textId="559AD70E" w:rsidR="002A4885" w:rsidRPr="0098128D" w:rsidRDefault="002A4885" w:rsidP="00F93E2C">
            <w:pPr>
              <w:pStyle w:val="Bulletpoints"/>
              <w:spacing w:after="120"/>
              <w:contextualSpacing/>
            </w:pPr>
            <w:r w:rsidRPr="00D60C4D">
              <w:t>second cancer development and survivorship after a cancer diagnosis</w:t>
            </w:r>
          </w:p>
        </w:tc>
      </w:tr>
      <w:tr w:rsidR="002A4885" w:rsidRPr="009269BF" w14:paraId="3BF6589E" w14:textId="77777777" w:rsidTr="4AB7455C">
        <w:tc>
          <w:tcPr>
            <w:tcW w:w="2070" w:type="dxa"/>
          </w:tcPr>
          <w:p w14:paraId="1918E24C" w14:textId="77777777" w:rsidR="002A4885" w:rsidRPr="00113D74" w:rsidRDefault="002A4885" w:rsidP="00F93E2C">
            <w:pPr>
              <w:tabs>
                <w:tab w:val="left" w:pos="0"/>
              </w:tabs>
              <w:suppressAutoHyphens/>
              <w:spacing w:before="0"/>
              <w:rPr>
                <w:rFonts w:eastAsia="Times New Roman"/>
                <w:b/>
                <w:bCs/>
                <w:szCs w:val="24"/>
              </w:rPr>
            </w:pPr>
          </w:p>
        </w:tc>
        <w:tc>
          <w:tcPr>
            <w:tcW w:w="7470" w:type="dxa"/>
          </w:tcPr>
          <w:p w14:paraId="6AAE4E15" w14:textId="73D0CF94" w:rsidR="002A4885" w:rsidRPr="00E242EE" w:rsidRDefault="06BE342E" w:rsidP="00F93E2C">
            <w:pPr>
              <w:tabs>
                <w:tab w:val="left" w:pos="0"/>
              </w:tabs>
              <w:suppressAutoHyphens/>
              <w:spacing w:before="0"/>
              <w:rPr>
                <w:rFonts w:eastAsia="Times New Roman"/>
              </w:rPr>
            </w:pPr>
            <w:r w:rsidRPr="06BE342E">
              <w:rPr>
                <w:rFonts w:eastAsia="Times New Roman"/>
              </w:rPr>
              <w:t xml:space="preserve">The secondary objective is to establish a rich database connected to a biorepository for general research use. </w:t>
            </w:r>
          </w:p>
        </w:tc>
      </w:tr>
      <w:tr w:rsidR="002A4885" w:rsidRPr="009269BF" w14:paraId="659D6675" w14:textId="44C74D59" w:rsidTr="4AB7455C">
        <w:tc>
          <w:tcPr>
            <w:tcW w:w="2070" w:type="dxa"/>
            <w:hideMark/>
          </w:tcPr>
          <w:p w14:paraId="7239931B" w14:textId="379B6F02" w:rsidR="002A4885" w:rsidRPr="00113D74" w:rsidRDefault="002A4885" w:rsidP="00F93E2C">
            <w:pPr>
              <w:tabs>
                <w:tab w:val="left" w:pos="0"/>
              </w:tabs>
              <w:suppressAutoHyphens/>
              <w:spacing w:before="0"/>
              <w:rPr>
                <w:rFonts w:eastAsia="Times New Roman"/>
                <w:b/>
                <w:bCs/>
                <w:szCs w:val="24"/>
              </w:rPr>
            </w:pPr>
            <w:r w:rsidRPr="00113D74">
              <w:rPr>
                <w:rFonts w:eastAsia="Times New Roman"/>
                <w:b/>
                <w:bCs/>
                <w:szCs w:val="24"/>
              </w:rPr>
              <w:t>Endpoints:</w:t>
            </w:r>
          </w:p>
        </w:tc>
        <w:tc>
          <w:tcPr>
            <w:tcW w:w="7470" w:type="dxa"/>
            <w:hideMark/>
          </w:tcPr>
          <w:p w14:paraId="180A7E56" w14:textId="687536DD" w:rsidR="002A4885" w:rsidRPr="0098128D" w:rsidRDefault="7D405423" w:rsidP="667620CA">
            <w:pPr>
              <w:suppressAutoHyphens/>
              <w:spacing w:before="0"/>
              <w:rPr>
                <w:rFonts w:eastAsia="Times New Roman"/>
              </w:rPr>
            </w:pPr>
            <w:r w:rsidRPr="7D405423">
              <w:rPr>
                <w:rFonts w:eastAsia="Times New Roman"/>
              </w:rPr>
              <w:t>The primary endpoints are the continuum of cancer incidence, detection, progression, and survival. Secondary endpoints</w:t>
            </w:r>
            <w:r w:rsidRPr="7D405423">
              <w:rPr>
                <w:szCs w:val="24"/>
              </w:rPr>
              <w:t xml:space="preserve"> are numerous and could include methodological research, human biology, ancestry, evolution or health-related outcomes</w:t>
            </w:r>
            <w:r w:rsidRPr="7D405423">
              <w:rPr>
                <w:rFonts w:eastAsia="Times New Roman"/>
                <w:szCs w:val="24"/>
              </w:rPr>
              <w:t>.</w:t>
            </w:r>
          </w:p>
        </w:tc>
      </w:tr>
      <w:tr w:rsidR="002A4885" w:rsidRPr="009269BF" w14:paraId="7B18858D" w14:textId="77777777" w:rsidTr="4AB7455C">
        <w:tc>
          <w:tcPr>
            <w:tcW w:w="2070" w:type="dxa"/>
            <w:hideMark/>
          </w:tcPr>
          <w:p w14:paraId="62707FB4" w14:textId="208F38D7" w:rsidR="002A4885" w:rsidRPr="00113D74" w:rsidRDefault="002A4885" w:rsidP="00F93E2C">
            <w:pPr>
              <w:tabs>
                <w:tab w:val="left" w:pos="0"/>
              </w:tabs>
              <w:suppressAutoHyphens/>
              <w:spacing w:before="0"/>
              <w:rPr>
                <w:rFonts w:eastAsia="Times New Roman"/>
                <w:b/>
                <w:bCs/>
                <w:szCs w:val="24"/>
              </w:rPr>
            </w:pPr>
            <w:r w:rsidRPr="00113D74">
              <w:rPr>
                <w:rFonts w:eastAsia="Times New Roman"/>
                <w:b/>
                <w:bCs/>
                <w:szCs w:val="24"/>
              </w:rPr>
              <w:t>Study Population:</w:t>
            </w:r>
          </w:p>
        </w:tc>
        <w:tc>
          <w:tcPr>
            <w:tcW w:w="7470" w:type="dxa"/>
            <w:hideMark/>
          </w:tcPr>
          <w:p w14:paraId="10DFF722" w14:textId="0D63261F" w:rsidR="004277DF" w:rsidRPr="0098128D" w:rsidRDefault="4AB7455C" w:rsidP="700986DD">
            <w:pPr>
              <w:suppressAutoHyphens/>
              <w:spacing w:before="0"/>
            </w:pPr>
            <w:r>
              <w:t>200,000 adults aged 30 to 70 years, no known personal history of invasive cancer at time of study invitation, and patients or members of participating integrated health care systems are eligible to participate.</w:t>
            </w:r>
          </w:p>
        </w:tc>
      </w:tr>
      <w:tr w:rsidR="002A4885" w:rsidRPr="009269BF" w14:paraId="1DA090BA" w14:textId="77777777" w:rsidTr="4AB7455C">
        <w:tc>
          <w:tcPr>
            <w:tcW w:w="2070" w:type="dxa"/>
          </w:tcPr>
          <w:p w14:paraId="70F4CB6A" w14:textId="682895A2" w:rsidR="00580E42" w:rsidRPr="00113D74" w:rsidRDefault="002A4885" w:rsidP="00F93E2C">
            <w:pPr>
              <w:tabs>
                <w:tab w:val="left" w:pos="0"/>
              </w:tabs>
              <w:suppressAutoHyphens/>
              <w:spacing w:before="0"/>
              <w:rPr>
                <w:rFonts w:eastAsia="Times New Roman"/>
                <w:b/>
                <w:bCs/>
                <w:szCs w:val="24"/>
              </w:rPr>
            </w:pPr>
            <w:r w:rsidRPr="00113D74">
              <w:rPr>
                <w:rFonts w:eastAsia="Times New Roman"/>
                <w:b/>
                <w:bCs/>
                <w:szCs w:val="24"/>
              </w:rPr>
              <w:t>Description of Sites/Facilities Enrolling Participants:</w:t>
            </w:r>
          </w:p>
        </w:tc>
        <w:tc>
          <w:tcPr>
            <w:tcW w:w="7470" w:type="dxa"/>
          </w:tcPr>
          <w:p w14:paraId="7A2CA41B" w14:textId="0C062373" w:rsidR="002A4885" w:rsidRPr="00113D74" w:rsidRDefault="7D405423" w:rsidP="667620CA">
            <w:pPr>
              <w:suppressAutoHyphens/>
              <w:spacing w:before="0"/>
              <w:rPr>
                <w:rFonts w:eastAsia="Times New Roman"/>
                <w:highlight w:val="green"/>
              </w:rPr>
            </w:pPr>
            <w:r w:rsidRPr="7D405423">
              <w:rPr>
                <w:rFonts w:eastAsia="Times New Roman"/>
              </w:rPr>
              <w:t>Ten US integrated health care systems will host enrollment.</w:t>
            </w:r>
          </w:p>
        </w:tc>
      </w:tr>
      <w:tr w:rsidR="002A4885" w:rsidRPr="009269BF" w14:paraId="37A4B3AC" w14:textId="77777777" w:rsidTr="4AB7455C">
        <w:tc>
          <w:tcPr>
            <w:tcW w:w="2070" w:type="dxa"/>
          </w:tcPr>
          <w:p w14:paraId="2AC1A89C" w14:textId="4B3DA22F" w:rsidR="002A4885" w:rsidRPr="005F183E" w:rsidRDefault="002A4885" w:rsidP="00F93E2C">
            <w:pPr>
              <w:tabs>
                <w:tab w:val="left" w:pos="0"/>
              </w:tabs>
              <w:suppressAutoHyphens/>
              <w:spacing w:before="0"/>
              <w:rPr>
                <w:b/>
                <w:color w:val="000000" w:themeColor="text1"/>
                <w:szCs w:val="24"/>
              </w:rPr>
            </w:pPr>
            <w:r w:rsidRPr="00113D74">
              <w:rPr>
                <w:rFonts w:eastAsia="Times New Roman"/>
                <w:b/>
                <w:bCs/>
                <w:szCs w:val="24"/>
              </w:rPr>
              <w:t>Study Duration:</w:t>
            </w:r>
          </w:p>
        </w:tc>
        <w:tc>
          <w:tcPr>
            <w:tcW w:w="7470" w:type="dxa"/>
          </w:tcPr>
          <w:p w14:paraId="626E2C41" w14:textId="57C90695" w:rsidR="002A4885" w:rsidRPr="00113D74" w:rsidRDefault="3D0EBE83" w:rsidP="00F93E2C">
            <w:pPr>
              <w:tabs>
                <w:tab w:val="left" w:pos="0"/>
              </w:tabs>
              <w:suppressAutoHyphens/>
              <w:spacing w:before="0"/>
              <w:rPr>
                <w:color w:val="000000" w:themeColor="text1"/>
                <w:highlight w:val="green"/>
              </w:rPr>
            </w:pPr>
            <w:r w:rsidRPr="3D0EBE83">
              <w:rPr>
                <w:color w:val="000000" w:themeColor="text1"/>
              </w:rPr>
              <w:t>Recruitment will last at least five years. Participants will be followed for life. Analysis of the data is expected to continu</w:t>
            </w:r>
            <w:r w:rsidR="00651D6E">
              <w:rPr>
                <w:color w:val="000000" w:themeColor="text1"/>
              </w:rPr>
              <w:t>e</w:t>
            </w:r>
            <w:r w:rsidRPr="3D0EBE83">
              <w:rPr>
                <w:color w:val="000000" w:themeColor="text1"/>
              </w:rPr>
              <w:t xml:space="preserve"> for the foreseeable future.</w:t>
            </w:r>
          </w:p>
        </w:tc>
      </w:tr>
      <w:tr w:rsidR="00580E42" w14:paraId="3758E3D0" w14:textId="77777777" w:rsidTr="4AB7455C">
        <w:tc>
          <w:tcPr>
            <w:tcW w:w="2070" w:type="dxa"/>
          </w:tcPr>
          <w:p w14:paraId="14A07F9A" w14:textId="016FA1A4" w:rsidR="00580E42" w:rsidRPr="00113D74" w:rsidRDefault="00580E42" w:rsidP="00F93E2C">
            <w:pPr>
              <w:tabs>
                <w:tab w:val="left" w:pos="0"/>
              </w:tabs>
              <w:suppressAutoHyphens/>
              <w:spacing w:before="0"/>
              <w:rPr>
                <w:rFonts w:eastAsia="Times New Roman"/>
                <w:b/>
                <w:bCs/>
                <w:szCs w:val="24"/>
              </w:rPr>
            </w:pPr>
            <w:r w:rsidRPr="00113D74">
              <w:rPr>
                <w:rFonts w:eastAsia="Times New Roman"/>
                <w:b/>
                <w:bCs/>
                <w:szCs w:val="24"/>
              </w:rPr>
              <w:lastRenderedPageBreak/>
              <w:t>Participant Duration:</w:t>
            </w:r>
          </w:p>
        </w:tc>
        <w:tc>
          <w:tcPr>
            <w:tcW w:w="7470" w:type="dxa"/>
          </w:tcPr>
          <w:p w14:paraId="6C4BE9E5" w14:textId="350CD41E" w:rsidR="00580E42" w:rsidRPr="00113D74" w:rsidRDefault="3D0EBE83" w:rsidP="3D0EBE83">
            <w:pPr>
              <w:tabs>
                <w:tab w:val="left" w:pos="0"/>
              </w:tabs>
              <w:suppressAutoHyphens/>
              <w:spacing w:before="0"/>
              <w:rPr>
                <w:rFonts w:eastAsia="Times New Roman"/>
              </w:rPr>
            </w:pPr>
            <w:r w:rsidRPr="3D0EBE83">
              <w:rPr>
                <w:rFonts w:eastAsia="Times New Roman"/>
              </w:rPr>
              <w:t>Completion of the baseline study activities will take participants approximately four hours. Subsequent activities are expected to take one to four hours</w:t>
            </w:r>
            <w:r w:rsidR="00A64B32">
              <w:rPr>
                <w:rFonts w:eastAsia="Times New Roman"/>
              </w:rPr>
              <w:t xml:space="preserve"> each</w:t>
            </w:r>
            <w:r w:rsidRPr="3D0EBE83">
              <w:rPr>
                <w:rFonts w:eastAsia="Times New Roman"/>
              </w:rPr>
              <w:t>.</w:t>
            </w:r>
          </w:p>
        </w:tc>
      </w:tr>
    </w:tbl>
    <w:p w14:paraId="3FD3F789" w14:textId="0AEB0DBC" w:rsidR="3D83793E" w:rsidRDefault="3D83793E"/>
    <w:p w14:paraId="5D04D697" w14:textId="70B5E799" w:rsidR="6171471F" w:rsidRDefault="6171471F"/>
    <w:p w14:paraId="1C6AFFF6" w14:textId="4D813142" w:rsidR="226DD070" w:rsidRDefault="226DD070"/>
    <w:p w14:paraId="709ECCBC" w14:textId="77777777" w:rsidR="00C23247" w:rsidRDefault="00C23247" w:rsidP="000C0B93">
      <w:pPr>
        <w:contextualSpacing/>
        <w:sectPr w:rsidR="00C23247" w:rsidSect="00F04381">
          <w:headerReference w:type="default" r:id="rId11"/>
          <w:footerReference w:type="default" r:id="rId12"/>
          <w:pgSz w:w="12240" w:h="15840"/>
          <w:pgMar w:top="1440" w:right="1440" w:bottom="1440" w:left="1440" w:header="720" w:footer="720" w:gutter="0"/>
          <w:cols w:space="720"/>
          <w:docGrid w:linePitch="360"/>
        </w:sectPr>
      </w:pPr>
    </w:p>
    <w:p w14:paraId="3B99DACE" w14:textId="697DCBC4" w:rsidR="004F5444" w:rsidRDefault="00D6152F" w:rsidP="000C0B93">
      <w:pPr>
        <w:pStyle w:val="Heading2"/>
        <w:contextualSpacing/>
      </w:pPr>
      <w:r>
        <w:lastRenderedPageBreak/>
        <w:tab/>
      </w:r>
      <w:bookmarkStart w:id="177" w:name="_Ref11143350"/>
      <w:bookmarkStart w:id="178" w:name="_Toc208233958"/>
      <w:r w:rsidRPr="004F5444">
        <w:t>Schedule of Activities (SOA)</w:t>
      </w:r>
      <w:bookmarkEnd w:id="177"/>
      <w:bookmarkEnd w:id="178"/>
    </w:p>
    <w:p w14:paraId="54186275" w14:textId="29AFDF4B" w:rsidR="004F5444" w:rsidRPr="004F2F4B" w:rsidRDefault="3D0EBE83" w:rsidP="000C0B93">
      <w:pPr>
        <w:pStyle w:val="Normal2"/>
        <w:spacing w:before="120" w:after="120"/>
        <w:ind w:left="0"/>
        <w:rPr>
          <w:rFonts w:eastAsia="Calibri"/>
        </w:rPr>
      </w:pPr>
      <w:r>
        <w:t xml:space="preserve">Study participant activities are expected to last through a participant’s lifetime. </w:t>
      </w:r>
      <w:hyperlink w:anchor="Table1" w:history="1">
        <w:r w:rsidRPr="003A72F2">
          <w:rPr>
            <w:rStyle w:val="Hyperlink"/>
          </w:rPr>
          <w:t>Table 1</w:t>
        </w:r>
      </w:hyperlink>
      <w:r>
        <w:t xml:space="preserve"> shows</w:t>
      </w:r>
      <w:r w:rsidRPr="3D0EBE83">
        <w:rPr>
          <w:rFonts w:eastAsia="Calibri"/>
        </w:rPr>
        <w:t xml:space="preserve"> an example of a hypothetical participant’s experience in the study from enrollment through active activities in the first ten years of follow-up. The frequency of research specimens collected directly from participants (i.e., blood, urine, saliva) could vary depending on age, risk of cancer, or other factors. The calendar shows retrieval of electronic health records (EHR) as an example of the passive activities (e.g., data linkages to regional or national databases) that will be performed at regular intervals during follow-up.</w:t>
      </w:r>
      <w:r w:rsidR="00862D4F">
        <w:rPr>
          <w:rFonts w:eastAsia="Calibri"/>
        </w:rPr>
        <w:t xml:space="preserve"> This protocol details </w:t>
      </w:r>
      <w:r w:rsidR="0071207F">
        <w:rPr>
          <w:rFonts w:eastAsia="Calibri"/>
        </w:rPr>
        <w:t xml:space="preserve">baseline activities at enrollment. </w:t>
      </w:r>
      <w:r w:rsidR="00280656">
        <w:rPr>
          <w:rFonts w:eastAsia="Calibri"/>
        </w:rPr>
        <w:t>Follow-up</w:t>
      </w:r>
      <w:r w:rsidR="0071207F">
        <w:rPr>
          <w:rFonts w:eastAsia="Calibri"/>
        </w:rPr>
        <w:t xml:space="preserve"> activities </w:t>
      </w:r>
      <w:r w:rsidR="00280656">
        <w:rPr>
          <w:rFonts w:eastAsia="Calibri"/>
        </w:rPr>
        <w:t>will be detailed in subsequent amendments.</w:t>
      </w:r>
    </w:p>
    <w:p w14:paraId="03EA2967" w14:textId="30E9CE18" w:rsidR="00732A3E" w:rsidRPr="0087406B" w:rsidRDefault="002A5719" w:rsidP="002A5719">
      <w:pPr>
        <w:pStyle w:val="TableHead"/>
        <w:numPr>
          <w:ilvl w:val="0"/>
          <w:numId w:val="0"/>
        </w:numPr>
        <w:ind w:left="720" w:hanging="720"/>
      </w:pPr>
      <w:r>
        <w:t xml:space="preserve">Table 1. </w:t>
      </w:r>
      <w:r w:rsidR="6B3FD58A" w:rsidRPr="00F93E2C">
        <w:t>E</w:t>
      </w:r>
      <w:r w:rsidR="6B3FD58A">
        <w:t>xample of Study Calendar for Data and Specimen Collections</w:t>
      </w:r>
    </w:p>
    <w:tbl>
      <w:tblPr>
        <w:tblStyle w:val="GridTable4-Accent3"/>
        <w:tblW w:w="8905" w:type="dxa"/>
        <w:tblLayout w:type="fixed"/>
        <w:tblLook w:val="04A0" w:firstRow="1" w:lastRow="0" w:firstColumn="1" w:lastColumn="0" w:noHBand="0" w:noVBand="1"/>
      </w:tblPr>
      <w:tblGrid>
        <w:gridCol w:w="2695"/>
        <w:gridCol w:w="722"/>
        <w:gridCol w:w="545"/>
        <w:gridCol w:w="540"/>
        <w:gridCol w:w="540"/>
        <w:gridCol w:w="544"/>
        <w:gridCol w:w="540"/>
        <w:gridCol w:w="541"/>
        <w:gridCol w:w="540"/>
        <w:gridCol w:w="547"/>
        <w:gridCol w:w="547"/>
        <w:gridCol w:w="604"/>
      </w:tblGrid>
      <w:tr w:rsidR="004F5444" w:rsidRPr="001477C8" w14:paraId="1C1ADAC2" w14:textId="77777777" w:rsidTr="3D0EBE83">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695" w:type="dxa"/>
            <w:vMerge w:val="restart"/>
            <w:shd w:val="clear" w:color="auto" w:fill="AEAAAA" w:themeFill="background2" w:themeFillShade="BF"/>
          </w:tcPr>
          <w:p w14:paraId="1E25C285" w14:textId="092BDD90" w:rsidR="004F5444" w:rsidRPr="00AA677A" w:rsidRDefault="004F5444" w:rsidP="000C0B93">
            <w:pPr>
              <w:keepNext/>
              <w:contextualSpacing/>
              <w:rPr>
                <w:rStyle w:val="eop"/>
                <w:sz w:val="22"/>
              </w:rPr>
            </w:pPr>
            <w:bookmarkStart w:id="179" w:name="Table1" w:colFirst="0" w:colLast="12"/>
            <w:r w:rsidRPr="00AA677A">
              <w:rPr>
                <w:rStyle w:val="eop"/>
                <w:sz w:val="22"/>
              </w:rPr>
              <w:t> </w:t>
            </w:r>
            <w:r>
              <w:rPr>
                <w:rStyle w:val="eop"/>
                <w:sz w:val="22"/>
              </w:rPr>
              <w:t>A</w:t>
            </w:r>
            <w:r>
              <w:rPr>
                <w:rStyle w:val="eop"/>
              </w:rPr>
              <w:t>ctivit</w:t>
            </w:r>
            <w:r w:rsidR="008606E7">
              <w:rPr>
                <w:rStyle w:val="eop"/>
              </w:rPr>
              <w:t>ies</w:t>
            </w:r>
          </w:p>
        </w:tc>
        <w:tc>
          <w:tcPr>
            <w:tcW w:w="6210" w:type="dxa"/>
            <w:gridSpan w:val="11"/>
            <w:tcBorders>
              <w:bottom w:val="single" w:sz="4" w:space="0" w:color="FFFFFF" w:themeColor="background1"/>
            </w:tcBorders>
            <w:shd w:val="clear" w:color="auto" w:fill="AEAAAA" w:themeFill="background2" w:themeFillShade="BF"/>
          </w:tcPr>
          <w:p w14:paraId="29A43891" w14:textId="5E1A292E" w:rsidR="004F5444" w:rsidRPr="00AA677A" w:rsidRDefault="004F5444" w:rsidP="000C0B93">
            <w:pPr>
              <w:keepNext/>
              <w:contextualSpacing/>
              <w:jc w:val="center"/>
              <w:cnfStyle w:val="100000000000" w:firstRow="1" w:lastRow="0" w:firstColumn="0" w:lastColumn="0" w:oddVBand="0" w:evenVBand="0" w:oddHBand="0" w:evenHBand="0" w:firstRowFirstColumn="0" w:firstRowLastColumn="0" w:lastRowFirstColumn="0" w:lastRowLastColumn="0"/>
              <w:rPr>
                <w:rStyle w:val="normaltextrun"/>
                <w:sz w:val="22"/>
              </w:rPr>
            </w:pPr>
            <w:r>
              <w:rPr>
                <w:rStyle w:val="normaltextrun"/>
                <w:sz w:val="22"/>
              </w:rPr>
              <w:t xml:space="preserve">Enrollment and Retention </w:t>
            </w:r>
            <w:r w:rsidR="008606E7">
              <w:rPr>
                <w:rStyle w:val="normaltextrun"/>
                <w:sz w:val="22"/>
              </w:rPr>
              <w:t>Activities (y</w:t>
            </w:r>
            <w:r>
              <w:rPr>
                <w:rStyle w:val="normaltextrun"/>
                <w:sz w:val="22"/>
              </w:rPr>
              <w:t>ears</w:t>
            </w:r>
            <w:r w:rsidR="008606E7">
              <w:rPr>
                <w:rStyle w:val="normaltextrun"/>
                <w:sz w:val="22"/>
              </w:rPr>
              <w:t>)</w:t>
            </w:r>
          </w:p>
        </w:tc>
      </w:tr>
      <w:tr w:rsidR="00F1434F" w:rsidRPr="001477C8" w14:paraId="28DE8980" w14:textId="77777777" w:rsidTr="3D0EBE83">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2695" w:type="dxa"/>
            <w:vMerge/>
          </w:tcPr>
          <w:p w14:paraId="4D471446" w14:textId="77777777" w:rsidR="004F5444" w:rsidRPr="00AA677A" w:rsidRDefault="004F5444" w:rsidP="000C0B93">
            <w:pPr>
              <w:keepNext/>
              <w:contextualSpacing/>
              <w:rPr>
                <w:b w:val="0"/>
                <w:bCs w:val="0"/>
                <w:sz w:val="22"/>
              </w:rPr>
            </w:pPr>
          </w:p>
        </w:tc>
        <w:tc>
          <w:tcPr>
            <w:tcW w:w="722" w:type="dxa"/>
            <w:tcBorders>
              <w:top w:val="single" w:sz="4" w:space="0" w:color="FFFFFF" w:themeColor="background1"/>
              <w:left w:val="single" w:sz="4" w:space="0" w:color="FFFFFF" w:themeColor="background1"/>
              <w:bottom w:val="nil"/>
            </w:tcBorders>
            <w:shd w:val="clear" w:color="auto" w:fill="AEAAAA" w:themeFill="background2" w:themeFillShade="BF"/>
          </w:tcPr>
          <w:p w14:paraId="3AE1AC6E" w14:textId="77777777" w:rsidR="004F5444" w:rsidRPr="00564016"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564016">
              <w:rPr>
                <w:rStyle w:val="normaltextrun"/>
                <w:sz w:val="22"/>
              </w:rPr>
              <w:t>Base- line </w:t>
            </w:r>
            <w:r w:rsidRPr="00564016">
              <w:rPr>
                <w:rStyle w:val="eop"/>
                <w:b/>
                <w:bCs/>
                <w:sz w:val="22"/>
              </w:rPr>
              <w:t> </w:t>
            </w:r>
          </w:p>
        </w:tc>
        <w:tc>
          <w:tcPr>
            <w:tcW w:w="545" w:type="dxa"/>
            <w:tcBorders>
              <w:top w:val="single" w:sz="4" w:space="0" w:color="FFFFFF" w:themeColor="background1"/>
              <w:bottom w:val="nil"/>
            </w:tcBorders>
            <w:shd w:val="clear" w:color="auto" w:fill="AEAAAA" w:themeFill="background2" w:themeFillShade="BF"/>
          </w:tcPr>
          <w:p w14:paraId="7EA0BA1E" w14:textId="77777777" w:rsidR="004F5444" w:rsidRPr="00564016"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564016">
              <w:rPr>
                <w:rStyle w:val="normaltextrun"/>
              </w:rPr>
              <w:t>1</w:t>
            </w:r>
          </w:p>
        </w:tc>
        <w:tc>
          <w:tcPr>
            <w:tcW w:w="540" w:type="dxa"/>
            <w:tcBorders>
              <w:top w:val="single" w:sz="4" w:space="0" w:color="FFFFFF" w:themeColor="background1"/>
              <w:bottom w:val="nil"/>
            </w:tcBorders>
            <w:shd w:val="clear" w:color="auto" w:fill="AEAAAA" w:themeFill="background2" w:themeFillShade="BF"/>
          </w:tcPr>
          <w:p w14:paraId="77112002" w14:textId="77777777" w:rsidR="004F5444" w:rsidRPr="00564016"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564016">
              <w:rPr>
                <w:rStyle w:val="normaltextrun"/>
                <w:sz w:val="22"/>
              </w:rPr>
              <w:t>2</w:t>
            </w:r>
            <w:r w:rsidRPr="00564016">
              <w:rPr>
                <w:rStyle w:val="eop"/>
                <w:b/>
                <w:bCs/>
                <w:sz w:val="22"/>
              </w:rPr>
              <w:t> </w:t>
            </w:r>
          </w:p>
        </w:tc>
        <w:tc>
          <w:tcPr>
            <w:tcW w:w="540" w:type="dxa"/>
            <w:tcBorders>
              <w:top w:val="single" w:sz="4" w:space="0" w:color="FFFFFF" w:themeColor="background1"/>
              <w:bottom w:val="nil"/>
            </w:tcBorders>
            <w:shd w:val="clear" w:color="auto" w:fill="AEAAAA" w:themeFill="background2" w:themeFillShade="BF"/>
          </w:tcPr>
          <w:p w14:paraId="6705EA87" w14:textId="77777777" w:rsidR="004F5444" w:rsidRPr="00564016"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564016">
              <w:rPr>
                <w:rStyle w:val="normaltextrun"/>
                <w:sz w:val="22"/>
              </w:rPr>
              <w:t>3</w:t>
            </w:r>
            <w:r w:rsidRPr="00564016">
              <w:rPr>
                <w:rStyle w:val="eop"/>
                <w:b/>
                <w:bCs/>
                <w:sz w:val="22"/>
              </w:rPr>
              <w:t> </w:t>
            </w:r>
          </w:p>
        </w:tc>
        <w:tc>
          <w:tcPr>
            <w:tcW w:w="544" w:type="dxa"/>
            <w:tcBorders>
              <w:top w:val="single" w:sz="4" w:space="0" w:color="FFFFFF" w:themeColor="background1"/>
              <w:bottom w:val="nil"/>
            </w:tcBorders>
            <w:shd w:val="clear" w:color="auto" w:fill="AEAAAA" w:themeFill="background2" w:themeFillShade="BF"/>
          </w:tcPr>
          <w:p w14:paraId="69033C58" w14:textId="77777777" w:rsidR="004F5444" w:rsidRPr="00564016"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564016">
              <w:rPr>
                <w:rStyle w:val="normaltextrun"/>
                <w:sz w:val="22"/>
              </w:rPr>
              <w:t>4</w:t>
            </w:r>
            <w:r w:rsidRPr="00564016">
              <w:rPr>
                <w:rStyle w:val="eop"/>
                <w:b/>
                <w:bCs/>
                <w:sz w:val="22"/>
              </w:rPr>
              <w:t> </w:t>
            </w:r>
          </w:p>
        </w:tc>
        <w:tc>
          <w:tcPr>
            <w:tcW w:w="540" w:type="dxa"/>
            <w:tcBorders>
              <w:top w:val="single" w:sz="4" w:space="0" w:color="FFFFFF" w:themeColor="background1"/>
              <w:bottom w:val="nil"/>
            </w:tcBorders>
            <w:shd w:val="clear" w:color="auto" w:fill="AEAAAA" w:themeFill="background2" w:themeFillShade="BF"/>
          </w:tcPr>
          <w:p w14:paraId="3C2EED1C" w14:textId="77777777" w:rsidR="004F5444" w:rsidRPr="00564016"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564016">
              <w:rPr>
                <w:rStyle w:val="normaltextrun"/>
                <w:sz w:val="22"/>
              </w:rPr>
              <w:t>5</w:t>
            </w:r>
            <w:r w:rsidRPr="00564016">
              <w:rPr>
                <w:rStyle w:val="eop"/>
                <w:b/>
                <w:bCs/>
                <w:sz w:val="22"/>
              </w:rPr>
              <w:t> </w:t>
            </w:r>
          </w:p>
        </w:tc>
        <w:tc>
          <w:tcPr>
            <w:tcW w:w="541" w:type="dxa"/>
            <w:tcBorders>
              <w:top w:val="single" w:sz="4" w:space="0" w:color="FFFFFF" w:themeColor="background1"/>
              <w:bottom w:val="nil"/>
            </w:tcBorders>
            <w:shd w:val="clear" w:color="auto" w:fill="AEAAAA" w:themeFill="background2" w:themeFillShade="BF"/>
          </w:tcPr>
          <w:p w14:paraId="6F4B2FA6" w14:textId="77777777" w:rsidR="004F5444" w:rsidRPr="00564016"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564016">
              <w:rPr>
                <w:rStyle w:val="normaltextrun"/>
                <w:sz w:val="22"/>
              </w:rPr>
              <w:t>6</w:t>
            </w:r>
            <w:r w:rsidRPr="00564016">
              <w:rPr>
                <w:rStyle w:val="eop"/>
                <w:b/>
                <w:bCs/>
                <w:sz w:val="22"/>
              </w:rPr>
              <w:t> </w:t>
            </w:r>
          </w:p>
        </w:tc>
        <w:tc>
          <w:tcPr>
            <w:tcW w:w="540" w:type="dxa"/>
            <w:tcBorders>
              <w:top w:val="single" w:sz="4" w:space="0" w:color="FFFFFF" w:themeColor="background1"/>
              <w:bottom w:val="nil"/>
            </w:tcBorders>
            <w:shd w:val="clear" w:color="auto" w:fill="AEAAAA" w:themeFill="background2" w:themeFillShade="BF"/>
          </w:tcPr>
          <w:p w14:paraId="326FE366" w14:textId="77777777" w:rsidR="004F5444" w:rsidRPr="00564016"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564016">
              <w:rPr>
                <w:rStyle w:val="normaltextrun"/>
                <w:sz w:val="22"/>
              </w:rPr>
              <w:t>7</w:t>
            </w:r>
            <w:r w:rsidRPr="00564016">
              <w:rPr>
                <w:rStyle w:val="eop"/>
                <w:b/>
                <w:bCs/>
                <w:sz w:val="22"/>
              </w:rPr>
              <w:t> </w:t>
            </w:r>
          </w:p>
        </w:tc>
        <w:tc>
          <w:tcPr>
            <w:tcW w:w="547" w:type="dxa"/>
            <w:tcBorders>
              <w:top w:val="single" w:sz="4" w:space="0" w:color="FFFFFF" w:themeColor="background1"/>
              <w:bottom w:val="nil"/>
            </w:tcBorders>
            <w:shd w:val="clear" w:color="auto" w:fill="AEAAAA" w:themeFill="background2" w:themeFillShade="BF"/>
          </w:tcPr>
          <w:p w14:paraId="09738FB5" w14:textId="77777777" w:rsidR="004F5444" w:rsidRPr="00564016"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564016">
              <w:rPr>
                <w:rStyle w:val="normaltextrun"/>
                <w:sz w:val="22"/>
              </w:rPr>
              <w:t>8</w:t>
            </w:r>
            <w:r w:rsidRPr="00564016">
              <w:rPr>
                <w:rStyle w:val="eop"/>
                <w:b/>
                <w:bCs/>
                <w:sz w:val="22"/>
              </w:rPr>
              <w:t> </w:t>
            </w:r>
          </w:p>
        </w:tc>
        <w:tc>
          <w:tcPr>
            <w:tcW w:w="547" w:type="dxa"/>
            <w:tcBorders>
              <w:top w:val="single" w:sz="4" w:space="0" w:color="FFFFFF" w:themeColor="background1"/>
              <w:bottom w:val="nil"/>
            </w:tcBorders>
            <w:shd w:val="clear" w:color="auto" w:fill="AEAAAA" w:themeFill="background2" w:themeFillShade="BF"/>
          </w:tcPr>
          <w:p w14:paraId="315CC974" w14:textId="77777777" w:rsidR="004F5444" w:rsidRPr="00564016"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564016">
              <w:rPr>
                <w:rStyle w:val="normaltextrun"/>
                <w:sz w:val="22"/>
              </w:rPr>
              <w:t> 9</w:t>
            </w:r>
            <w:r w:rsidRPr="00564016">
              <w:rPr>
                <w:rStyle w:val="eop"/>
                <w:b/>
                <w:bCs/>
                <w:sz w:val="22"/>
              </w:rPr>
              <w:t> </w:t>
            </w:r>
          </w:p>
        </w:tc>
        <w:tc>
          <w:tcPr>
            <w:tcW w:w="604" w:type="dxa"/>
            <w:tcBorders>
              <w:top w:val="single" w:sz="4" w:space="0" w:color="FFFFFF" w:themeColor="background1"/>
              <w:bottom w:val="nil"/>
            </w:tcBorders>
            <w:shd w:val="clear" w:color="auto" w:fill="AEAAAA" w:themeFill="background2" w:themeFillShade="BF"/>
          </w:tcPr>
          <w:p w14:paraId="4FA9318B" w14:textId="77777777" w:rsidR="004F5444" w:rsidRPr="00564016"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564016">
              <w:rPr>
                <w:rStyle w:val="normaltextrun"/>
                <w:sz w:val="22"/>
              </w:rPr>
              <w:t> 10</w:t>
            </w:r>
            <w:r w:rsidRPr="00564016">
              <w:rPr>
                <w:rStyle w:val="eop"/>
                <w:b/>
                <w:bCs/>
                <w:sz w:val="22"/>
              </w:rPr>
              <w:t> </w:t>
            </w:r>
          </w:p>
        </w:tc>
      </w:tr>
      <w:tr w:rsidR="004F5444" w:rsidRPr="001477C8" w14:paraId="0DB3A7AD" w14:textId="77777777" w:rsidTr="3D0EBE83">
        <w:trPr>
          <w:trHeight w:val="288"/>
        </w:trPr>
        <w:tc>
          <w:tcPr>
            <w:cnfStyle w:val="001000000000" w:firstRow="0" w:lastRow="0" w:firstColumn="1" w:lastColumn="0" w:oddVBand="0" w:evenVBand="0" w:oddHBand="0" w:evenHBand="0" w:firstRowFirstColumn="0" w:firstRowLastColumn="0" w:lastRowFirstColumn="0" w:lastRowLastColumn="0"/>
            <w:tcW w:w="2695" w:type="dxa"/>
            <w:tcBorders>
              <w:top w:val="nil"/>
            </w:tcBorders>
          </w:tcPr>
          <w:p w14:paraId="7C4DAB78" w14:textId="6EFD4DA5" w:rsidR="004F5444" w:rsidRPr="00F3396A" w:rsidRDefault="004F5444" w:rsidP="000C0B93">
            <w:pPr>
              <w:keepNext/>
              <w:contextualSpacing/>
              <w:rPr>
                <w:b w:val="0"/>
                <w:bCs w:val="0"/>
                <w:sz w:val="22"/>
              </w:rPr>
            </w:pPr>
            <w:r>
              <w:rPr>
                <w:rStyle w:val="normaltextrun"/>
                <w:color w:val="000000"/>
                <w:sz w:val="22"/>
              </w:rPr>
              <w:t>S</w:t>
            </w:r>
            <w:r w:rsidRPr="00F3396A">
              <w:rPr>
                <w:rStyle w:val="normaltextrun"/>
                <w:color w:val="000000"/>
                <w:sz w:val="22"/>
              </w:rPr>
              <w:t xml:space="preserve">tudy </w:t>
            </w:r>
            <w:r w:rsidR="008606E7">
              <w:rPr>
                <w:rStyle w:val="normaltextrun"/>
                <w:color w:val="000000"/>
                <w:sz w:val="22"/>
              </w:rPr>
              <w:t>E</w:t>
            </w:r>
            <w:r w:rsidRPr="00F3396A">
              <w:rPr>
                <w:rStyle w:val="normaltextrun"/>
                <w:color w:val="000000"/>
                <w:sz w:val="22"/>
              </w:rPr>
              <w:t>ligibility</w:t>
            </w:r>
            <w:r>
              <w:rPr>
                <w:rStyle w:val="normaltextrun"/>
                <w:color w:val="000000"/>
                <w:sz w:val="22"/>
              </w:rPr>
              <w:t xml:space="preserve"> </w:t>
            </w:r>
            <w:r w:rsidR="008606E7">
              <w:rPr>
                <w:rStyle w:val="normaltextrun"/>
                <w:color w:val="000000"/>
                <w:sz w:val="22"/>
              </w:rPr>
              <w:t>S</w:t>
            </w:r>
            <w:r>
              <w:rPr>
                <w:rStyle w:val="normaltextrun"/>
                <w:color w:val="000000"/>
                <w:sz w:val="22"/>
              </w:rPr>
              <w:t>creener</w:t>
            </w:r>
            <w:r w:rsidRPr="00F3396A">
              <w:rPr>
                <w:rStyle w:val="eop"/>
                <w:b w:val="0"/>
                <w:bCs w:val="0"/>
                <w:sz w:val="22"/>
              </w:rPr>
              <w:t> </w:t>
            </w:r>
          </w:p>
        </w:tc>
        <w:tc>
          <w:tcPr>
            <w:tcW w:w="722" w:type="dxa"/>
            <w:tcBorders>
              <w:top w:val="nil"/>
            </w:tcBorders>
          </w:tcPr>
          <w:p w14:paraId="4AB80EBB"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5" w:type="dxa"/>
            <w:tcBorders>
              <w:top w:val="nil"/>
            </w:tcBorders>
          </w:tcPr>
          <w:p w14:paraId="121A0AC1"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0" w:type="dxa"/>
            <w:tcBorders>
              <w:top w:val="nil"/>
            </w:tcBorders>
          </w:tcPr>
          <w:p w14:paraId="0C1B5A65"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0" w:type="dxa"/>
            <w:tcBorders>
              <w:top w:val="nil"/>
            </w:tcBorders>
          </w:tcPr>
          <w:p w14:paraId="106784B9"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4" w:type="dxa"/>
            <w:tcBorders>
              <w:top w:val="nil"/>
            </w:tcBorders>
          </w:tcPr>
          <w:p w14:paraId="6E5B713D"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0" w:type="dxa"/>
            <w:tcBorders>
              <w:top w:val="nil"/>
            </w:tcBorders>
          </w:tcPr>
          <w:p w14:paraId="45142EAA"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1" w:type="dxa"/>
            <w:tcBorders>
              <w:top w:val="nil"/>
            </w:tcBorders>
          </w:tcPr>
          <w:p w14:paraId="324F1330"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0" w:type="dxa"/>
            <w:tcBorders>
              <w:top w:val="nil"/>
            </w:tcBorders>
          </w:tcPr>
          <w:p w14:paraId="1E9FF3B4"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7" w:type="dxa"/>
            <w:tcBorders>
              <w:top w:val="nil"/>
            </w:tcBorders>
          </w:tcPr>
          <w:p w14:paraId="7954FD01"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7" w:type="dxa"/>
            <w:tcBorders>
              <w:top w:val="nil"/>
            </w:tcBorders>
          </w:tcPr>
          <w:p w14:paraId="4C7B0D8B"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604" w:type="dxa"/>
            <w:tcBorders>
              <w:top w:val="nil"/>
            </w:tcBorders>
          </w:tcPr>
          <w:p w14:paraId="27C362D7"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r>
      <w:tr w:rsidR="004F5444" w:rsidRPr="001477C8" w14:paraId="11D07F65" w14:textId="77777777" w:rsidTr="3D0EBE8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95" w:type="dxa"/>
          </w:tcPr>
          <w:p w14:paraId="40345BF5" w14:textId="77777777" w:rsidR="004F5444" w:rsidRPr="00F3396A" w:rsidRDefault="004F5444" w:rsidP="000C0B93">
            <w:pPr>
              <w:keepNext/>
              <w:contextualSpacing/>
              <w:rPr>
                <w:b w:val="0"/>
                <w:bCs w:val="0"/>
                <w:sz w:val="22"/>
              </w:rPr>
            </w:pPr>
            <w:r w:rsidRPr="00F3396A">
              <w:rPr>
                <w:rStyle w:val="normaltextrun"/>
                <w:color w:val="000000"/>
                <w:sz w:val="22"/>
              </w:rPr>
              <w:t>Enrollment</w:t>
            </w:r>
            <w:r w:rsidRPr="00F3396A">
              <w:rPr>
                <w:rStyle w:val="eop"/>
                <w:b w:val="0"/>
                <w:bCs w:val="0"/>
                <w:sz w:val="22"/>
              </w:rPr>
              <w:t> </w:t>
            </w:r>
          </w:p>
        </w:tc>
        <w:tc>
          <w:tcPr>
            <w:tcW w:w="722" w:type="dxa"/>
          </w:tcPr>
          <w:p w14:paraId="33B8A41D"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5" w:type="dxa"/>
          </w:tcPr>
          <w:p w14:paraId="4D7CCBC5"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0" w:type="dxa"/>
          </w:tcPr>
          <w:p w14:paraId="47A2193C"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0" w:type="dxa"/>
          </w:tcPr>
          <w:p w14:paraId="30AEF661"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4" w:type="dxa"/>
          </w:tcPr>
          <w:p w14:paraId="432EAA13"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0" w:type="dxa"/>
          </w:tcPr>
          <w:p w14:paraId="703F75A3"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1" w:type="dxa"/>
          </w:tcPr>
          <w:p w14:paraId="4D90ED25"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0" w:type="dxa"/>
          </w:tcPr>
          <w:p w14:paraId="4BE672E4"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7" w:type="dxa"/>
          </w:tcPr>
          <w:p w14:paraId="62D2757C"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7" w:type="dxa"/>
          </w:tcPr>
          <w:p w14:paraId="3EF1FC06"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604" w:type="dxa"/>
          </w:tcPr>
          <w:p w14:paraId="645E542F"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r>
      <w:tr w:rsidR="004F5444" w:rsidRPr="001477C8" w14:paraId="4305C5CD" w14:textId="77777777" w:rsidTr="3D0EBE83">
        <w:trPr>
          <w:trHeight w:val="288"/>
        </w:trPr>
        <w:tc>
          <w:tcPr>
            <w:cnfStyle w:val="001000000000" w:firstRow="0" w:lastRow="0" w:firstColumn="1" w:lastColumn="0" w:oddVBand="0" w:evenVBand="0" w:oddHBand="0" w:evenHBand="0" w:firstRowFirstColumn="0" w:firstRowLastColumn="0" w:lastRowFirstColumn="0" w:lastRowLastColumn="0"/>
            <w:tcW w:w="8905" w:type="dxa"/>
            <w:gridSpan w:val="12"/>
          </w:tcPr>
          <w:p w14:paraId="06B403E3" w14:textId="77777777" w:rsidR="004F5444" w:rsidRPr="00564016" w:rsidRDefault="3D0EBE83" w:rsidP="3D0EBE83">
            <w:pPr>
              <w:keepNext/>
              <w:contextualSpacing/>
              <w:rPr>
                <w:sz w:val="22"/>
              </w:rPr>
            </w:pPr>
            <w:r w:rsidRPr="3D0EBE83">
              <w:rPr>
                <w:rStyle w:val="normaltextrun"/>
                <w:color w:val="000000" w:themeColor="text1"/>
                <w:sz w:val="22"/>
              </w:rPr>
              <w:t>Electronic Questionnaires and Personal Wearables </w:t>
            </w:r>
            <w:r w:rsidRPr="3D0EBE83">
              <w:rPr>
                <w:rStyle w:val="eop"/>
                <w:color w:val="000000" w:themeColor="text1"/>
                <w:sz w:val="22"/>
              </w:rPr>
              <w:t> </w:t>
            </w:r>
          </w:p>
        </w:tc>
      </w:tr>
      <w:tr w:rsidR="004F5444" w:rsidRPr="001477C8" w14:paraId="37A78BC8" w14:textId="77777777" w:rsidTr="3D0EBE8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95" w:type="dxa"/>
          </w:tcPr>
          <w:p w14:paraId="4F821500" w14:textId="040A9AD8" w:rsidR="004F5444" w:rsidRPr="00AB6F24" w:rsidRDefault="004F5444" w:rsidP="000C0B93">
            <w:pPr>
              <w:keepNext/>
              <w:contextualSpacing/>
              <w:rPr>
                <w:b w:val="0"/>
                <w:bCs w:val="0"/>
                <w:sz w:val="22"/>
              </w:rPr>
            </w:pPr>
            <w:r w:rsidRPr="00AB6F24">
              <w:rPr>
                <w:rStyle w:val="normaltextrun"/>
                <w:b w:val="0"/>
                <w:bCs w:val="0"/>
                <w:color w:val="000000"/>
                <w:sz w:val="22"/>
              </w:rPr>
              <w:t xml:space="preserve">Baseline </w:t>
            </w:r>
            <w:r w:rsidR="008606E7">
              <w:rPr>
                <w:rStyle w:val="normaltextrun"/>
                <w:b w:val="0"/>
                <w:bCs w:val="0"/>
                <w:color w:val="000000"/>
                <w:sz w:val="22"/>
              </w:rPr>
              <w:t>q</w:t>
            </w:r>
            <w:r w:rsidRPr="00AB6F24">
              <w:rPr>
                <w:rStyle w:val="normaltextrun"/>
                <w:b w:val="0"/>
                <w:bCs w:val="0"/>
                <w:color w:val="000000"/>
                <w:sz w:val="22"/>
              </w:rPr>
              <w:t>uestionnaire</w:t>
            </w:r>
            <w:r w:rsidRPr="00AB6F24">
              <w:rPr>
                <w:rStyle w:val="eop"/>
                <w:b w:val="0"/>
                <w:bCs w:val="0"/>
                <w:sz w:val="22"/>
              </w:rPr>
              <w:t> </w:t>
            </w:r>
          </w:p>
        </w:tc>
        <w:tc>
          <w:tcPr>
            <w:tcW w:w="722" w:type="dxa"/>
          </w:tcPr>
          <w:p w14:paraId="4C6C7E6F"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5" w:type="dxa"/>
          </w:tcPr>
          <w:p w14:paraId="793B5591"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0" w:type="dxa"/>
          </w:tcPr>
          <w:p w14:paraId="744E956E"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0" w:type="dxa"/>
          </w:tcPr>
          <w:p w14:paraId="05C7A39C"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4" w:type="dxa"/>
          </w:tcPr>
          <w:p w14:paraId="56DC5AE2"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0" w:type="dxa"/>
          </w:tcPr>
          <w:p w14:paraId="5E976751"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1" w:type="dxa"/>
          </w:tcPr>
          <w:p w14:paraId="716378BF"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0" w:type="dxa"/>
          </w:tcPr>
          <w:p w14:paraId="101C2DED"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7" w:type="dxa"/>
          </w:tcPr>
          <w:p w14:paraId="241A9E5D"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7" w:type="dxa"/>
          </w:tcPr>
          <w:p w14:paraId="2C3A1148"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604" w:type="dxa"/>
          </w:tcPr>
          <w:p w14:paraId="4AB5B32C" w14:textId="77777777" w:rsidR="004F5444" w:rsidRPr="001477C8" w:rsidRDefault="004F5444" w:rsidP="000C0B93">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r>
      <w:tr w:rsidR="004F5444" w:rsidRPr="001477C8" w14:paraId="32F7D715" w14:textId="77777777" w:rsidTr="3D0EBE83">
        <w:trPr>
          <w:trHeight w:val="288"/>
        </w:trPr>
        <w:tc>
          <w:tcPr>
            <w:cnfStyle w:val="001000000000" w:firstRow="0" w:lastRow="0" w:firstColumn="1" w:lastColumn="0" w:oddVBand="0" w:evenVBand="0" w:oddHBand="0" w:evenHBand="0" w:firstRowFirstColumn="0" w:firstRowLastColumn="0" w:lastRowFirstColumn="0" w:lastRowLastColumn="0"/>
            <w:tcW w:w="2695" w:type="dxa"/>
          </w:tcPr>
          <w:p w14:paraId="31AA479B" w14:textId="77777777" w:rsidR="004F5444" w:rsidRPr="00AB6F24" w:rsidRDefault="620DD98A" w:rsidP="000C0B93">
            <w:pPr>
              <w:keepNext/>
              <w:contextualSpacing/>
              <w:rPr>
                <w:b w:val="0"/>
                <w:bCs w:val="0"/>
                <w:sz w:val="22"/>
              </w:rPr>
            </w:pPr>
            <w:r w:rsidRPr="00AB6F24">
              <w:rPr>
                <w:rStyle w:val="normaltextrun"/>
                <w:b w:val="0"/>
                <w:bCs w:val="0"/>
                <w:color w:val="000000" w:themeColor="text1"/>
                <w:sz w:val="22"/>
              </w:rPr>
              <w:t>Serial assessments </w:t>
            </w:r>
            <w:r w:rsidRPr="00AB6F24">
              <w:rPr>
                <w:rStyle w:val="eop"/>
                <w:b w:val="0"/>
                <w:bCs w:val="0"/>
                <w:sz w:val="22"/>
              </w:rPr>
              <w:t> </w:t>
            </w:r>
          </w:p>
        </w:tc>
        <w:tc>
          <w:tcPr>
            <w:tcW w:w="722" w:type="dxa"/>
          </w:tcPr>
          <w:p w14:paraId="6C89D7E1"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5" w:type="dxa"/>
          </w:tcPr>
          <w:p w14:paraId="7F2BB305"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4A7FB064"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1F9EC39F"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4" w:type="dxa"/>
          </w:tcPr>
          <w:p w14:paraId="28C375B1"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6D86D35A"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1" w:type="dxa"/>
          </w:tcPr>
          <w:p w14:paraId="68670B8B"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5432CA68"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7" w:type="dxa"/>
          </w:tcPr>
          <w:p w14:paraId="3B8BDBBC"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7" w:type="dxa"/>
          </w:tcPr>
          <w:p w14:paraId="7F79A0F9"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604" w:type="dxa"/>
          </w:tcPr>
          <w:p w14:paraId="78215CF3" w14:textId="77777777" w:rsidR="004F5444" w:rsidRPr="001477C8" w:rsidRDefault="004F5444" w:rsidP="000C0B93">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r>
      <w:tr w:rsidR="008C5248" w:rsidRPr="001477C8" w14:paraId="325E0D8B" w14:textId="77777777" w:rsidTr="3D0EBE8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95" w:type="dxa"/>
          </w:tcPr>
          <w:p w14:paraId="2944C657" w14:textId="70393421" w:rsidR="008C5248" w:rsidRPr="00AB6F24" w:rsidRDefault="008C5248" w:rsidP="008C5248">
            <w:pPr>
              <w:keepNext/>
              <w:contextualSpacing/>
              <w:rPr>
                <w:rStyle w:val="normaltextrun"/>
                <w:color w:val="000000" w:themeColor="text1"/>
                <w:sz w:val="22"/>
              </w:rPr>
            </w:pPr>
            <w:r>
              <w:rPr>
                <w:rStyle w:val="normaltextrun"/>
                <w:color w:val="000000" w:themeColor="text1"/>
                <w:sz w:val="22"/>
              </w:rPr>
              <w:t>Personal Wearables</w:t>
            </w:r>
          </w:p>
        </w:tc>
        <w:tc>
          <w:tcPr>
            <w:tcW w:w="722" w:type="dxa"/>
          </w:tcPr>
          <w:p w14:paraId="4E79AD7A"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rStyle w:val="eop"/>
                <w:sz w:val="22"/>
              </w:rPr>
            </w:pPr>
          </w:p>
        </w:tc>
        <w:tc>
          <w:tcPr>
            <w:tcW w:w="545" w:type="dxa"/>
          </w:tcPr>
          <w:p w14:paraId="2D01122A" w14:textId="2003ECB4"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540" w:type="dxa"/>
          </w:tcPr>
          <w:p w14:paraId="1D229DDE" w14:textId="519C6A24"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540" w:type="dxa"/>
          </w:tcPr>
          <w:p w14:paraId="540F017F" w14:textId="78A0BC1E"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544" w:type="dxa"/>
          </w:tcPr>
          <w:p w14:paraId="5EB959A6" w14:textId="495DD152"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540" w:type="dxa"/>
          </w:tcPr>
          <w:p w14:paraId="07B12075" w14:textId="2F340B89"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541" w:type="dxa"/>
          </w:tcPr>
          <w:p w14:paraId="3136D23D" w14:textId="7AAB4AF3"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540" w:type="dxa"/>
          </w:tcPr>
          <w:p w14:paraId="1F2C4EAC" w14:textId="186757B9"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547" w:type="dxa"/>
          </w:tcPr>
          <w:p w14:paraId="01D2CE2A" w14:textId="4F9D0908"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547" w:type="dxa"/>
          </w:tcPr>
          <w:p w14:paraId="0F3BE525" w14:textId="567053EB"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604" w:type="dxa"/>
          </w:tcPr>
          <w:p w14:paraId="07D285A7" w14:textId="2E503A4F"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r>
      <w:tr w:rsidR="008C5248" w:rsidRPr="001477C8" w14:paraId="32BFF172" w14:textId="77777777" w:rsidTr="3D0EBE83">
        <w:trPr>
          <w:trHeight w:val="288"/>
        </w:trPr>
        <w:tc>
          <w:tcPr>
            <w:cnfStyle w:val="001000000000" w:firstRow="0" w:lastRow="0" w:firstColumn="1" w:lastColumn="0" w:oddVBand="0" w:evenVBand="0" w:oddHBand="0" w:evenHBand="0" w:firstRowFirstColumn="0" w:firstRowLastColumn="0" w:lastRowFirstColumn="0" w:lastRowLastColumn="0"/>
            <w:tcW w:w="8905" w:type="dxa"/>
            <w:gridSpan w:val="12"/>
          </w:tcPr>
          <w:p w14:paraId="6902FD65" w14:textId="77777777" w:rsidR="008C5248" w:rsidRPr="00564016" w:rsidRDefault="008C5248" w:rsidP="008C5248">
            <w:pPr>
              <w:keepNext/>
              <w:contextualSpacing/>
              <w:rPr>
                <w:rStyle w:val="normaltextrun"/>
                <w:color w:val="000000"/>
                <w:sz w:val="22"/>
              </w:rPr>
            </w:pPr>
            <w:r w:rsidRPr="00564016">
              <w:rPr>
                <w:rStyle w:val="normaltextrun"/>
                <w:color w:val="000000"/>
                <w:sz w:val="22"/>
              </w:rPr>
              <w:t>Electronic Health Records (EHR)</w:t>
            </w:r>
          </w:p>
        </w:tc>
      </w:tr>
      <w:tr w:rsidR="008C5248" w:rsidRPr="001477C8" w14:paraId="6FBCE7C7" w14:textId="77777777" w:rsidTr="3D0EBE8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95" w:type="dxa"/>
          </w:tcPr>
          <w:p w14:paraId="089E6F85" w14:textId="77777777" w:rsidR="008C5248" w:rsidRPr="00AB6F24" w:rsidRDefault="008C5248" w:rsidP="008C5248">
            <w:pPr>
              <w:keepNext/>
              <w:contextualSpacing/>
              <w:rPr>
                <w:b w:val="0"/>
                <w:bCs w:val="0"/>
                <w:sz w:val="22"/>
              </w:rPr>
            </w:pPr>
            <w:r w:rsidRPr="00AB6F24">
              <w:rPr>
                <w:rStyle w:val="normaltextrun"/>
                <w:b w:val="0"/>
                <w:bCs w:val="0"/>
                <w:color w:val="000000"/>
              </w:rPr>
              <w:t>EHR retrieval</w:t>
            </w:r>
            <w:r w:rsidRPr="00AB6F24">
              <w:rPr>
                <w:rStyle w:val="eop"/>
                <w:b w:val="0"/>
                <w:bCs w:val="0"/>
                <w:sz w:val="22"/>
              </w:rPr>
              <w:t> </w:t>
            </w:r>
          </w:p>
        </w:tc>
        <w:tc>
          <w:tcPr>
            <w:tcW w:w="722" w:type="dxa"/>
          </w:tcPr>
          <w:p w14:paraId="4128F145"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5" w:type="dxa"/>
          </w:tcPr>
          <w:p w14:paraId="5ABCC77F"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173E2E67"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4786E209"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4" w:type="dxa"/>
          </w:tcPr>
          <w:p w14:paraId="1C9A4B17"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663F6055"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1" w:type="dxa"/>
          </w:tcPr>
          <w:p w14:paraId="285F98D0"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767627AB"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7" w:type="dxa"/>
          </w:tcPr>
          <w:p w14:paraId="2DDCCF99"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7" w:type="dxa"/>
          </w:tcPr>
          <w:p w14:paraId="0B14D975"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604" w:type="dxa"/>
          </w:tcPr>
          <w:p w14:paraId="39E70BCF"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r>
      <w:tr w:rsidR="008C5248" w:rsidRPr="001477C8" w14:paraId="5C440A83" w14:textId="77777777" w:rsidTr="3D0EBE83">
        <w:trPr>
          <w:trHeight w:val="288"/>
        </w:trPr>
        <w:tc>
          <w:tcPr>
            <w:cnfStyle w:val="001000000000" w:firstRow="0" w:lastRow="0" w:firstColumn="1" w:lastColumn="0" w:oddVBand="0" w:evenVBand="0" w:oddHBand="0" w:evenHBand="0" w:firstRowFirstColumn="0" w:firstRowLastColumn="0" w:lastRowFirstColumn="0" w:lastRowLastColumn="0"/>
            <w:tcW w:w="8905" w:type="dxa"/>
            <w:gridSpan w:val="12"/>
          </w:tcPr>
          <w:p w14:paraId="3D14A67E" w14:textId="77777777" w:rsidR="008C5248" w:rsidRPr="00564016" w:rsidRDefault="008C5248" w:rsidP="008C5248">
            <w:pPr>
              <w:keepNext/>
              <w:contextualSpacing/>
              <w:rPr>
                <w:sz w:val="22"/>
              </w:rPr>
            </w:pPr>
            <w:r w:rsidRPr="00564016">
              <w:rPr>
                <w:rStyle w:val="normaltextrun"/>
                <w:color w:val="000000"/>
                <w:sz w:val="22"/>
              </w:rPr>
              <w:t>Biological Specimens</w:t>
            </w:r>
            <w:r w:rsidRPr="00564016">
              <w:rPr>
                <w:rStyle w:val="eop"/>
                <w:color w:val="000000"/>
                <w:sz w:val="22"/>
              </w:rPr>
              <w:t> </w:t>
            </w:r>
          </w:p>
        </w:tc>
      </w:tr>
      <w:tr w:rsidR="008C5248" w:rsidRPr="001477C8" w14:paraId="505A2739" w14:textId="77777777" w:rsidTr="3D0EBE8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95" w:type="dxa"/>
          </w:tcPr>
          <w:p w14:paraId="39541C28" w14:textId="77777777" w:rsidR="008C5248" w:rsidRPr="00AB6F24" w:rsidRDefault="008C5248" w:rsidP="008C5248">
            <w:pPr>
              <w:keepNext/>
              <w:contextualSpacing/>
              <w:rPr>
                <w:b w:val="0"/>
                <w:bCs w:val="0"/>
                <w:sz w:val="22"/>
              </w:rPr>
            </w:pPr>
            <w:r w:rsidRPr="00AB6F24">
              <w:rPr>
                <w:rStyle w:val="normaltextrun"/>
                <w:b w:val="0"/>
                <w:bCs w:val="0"/>
                <w:color w:val="000000"/>
                <w:sz w:val="22"/>
              </w:rPr>
              <w:t>Blood </w:t>
            </w:r>
            <w:r w:rsidRPr="00AB6F24">
              <w:rPr>
                <w:rStyle w:val="eop"/>
                <w:b w:val="0"/>
                <w:bCs w:val="0"/>
                <w:sz w:val="22"/>
              </w:rPr>
              <w:t> </w:t>
            </w:r>
          </w:p>
        </w:tc>
        <w:tc>
          <w:tcPr>
            <w:tcW w:w="722" w:type="dxa"/>
          </w:tcPr>
          <w:p w14:paraId="6AC8F8D4"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5" w:type="dxa"/>
          </w:tcPr>
          <w:p w14:paraId="3AFED61A"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0" w:type="dxa"/>
          </w:tcPr>
          <w:p w14:paraId="5D686B4D"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0" w:type="dxa"/>
          </w:tcPr>
          <w:p w14:paraId="09E94A3C"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4" w:type="dxa"/>
          </w:tcPr>
          <w:p w14:paraId="55D18A6E"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0" w:type="dxa"/>
          </w:tcPr>
          <w:p w14:paraId="62B8855C"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1" w:type="dxa"/>
          </w:tcPr>
          <w:p w14:paraId="5BE10DBC"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63D8D40A"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7" w:type="dxa"/>
          </w:tcPr>
          <w:p w14:paraId="104B6F4F"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7" w:type="dxa"/>
          </w:tcPr>
          <w:p w14:paraId="38F9DDDA"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604" w:type="dxa"/>
          </w:tcPr>
          <w:p w14:paraId="64C0B7DB"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r>
      <w:tr w:rsidR="008C5248" w:rsidRPr="001477C8" w14:paraId="5018B798" w14:textId="77777777" w:rsidTr="3D0EBE83">
        <w:trPr>
          <w:trHeight w:val="288"/>
        </w:trPr>
        <w:tc>
          <w:tcPr>
            <w:cnfStyle w:val="001000000000" w:firstRow="0" w:lastRow="0" w:firstColumn="1" w:lastColumn="0" w:oddVBand="0" w:evenVBand="0" w:oddHBand="0" w:evenHBand="0" w:firstRowFirstColumn="0" w:firstRowLastColumn="0" w:lastRowFirstColumn="0" w:lastRowLastColumn="0"/>
            <w:tcW w:w="2695" w:type="dxa"/>
          </w:tcPr>
          <w:p w14:paraId="2D9F874E" w14:textId="77777777" w:rsidR="008C5248" w:rsidRPr="00AB6F24" w:rsidRDefault="008C5248" w:rsidP="008C5248">
            <w:pPr>
              <w:keepNext/>
              <w:contextualSpacing/>
              <w:rPr>
                <w:b w:val="0"/>
                <w:bCs w:val="0"/>
                <w:sz w:val="22"/>
              </w:rPr>
            </w:pPr>
            <w:r w:rsidRPr="00AB6F24">
              <w:rPr>
                <w:rStyle w:val="normaltextrun"/>
                <w:b w:val="0"/>
                <w:bCs w:val="0"/>
                <w:color w:val="000000"/>
                <w:sz w:val="22"/>
              </w:rPr>
              <w:t>Urine </w:t>
            </w:r>
            <w:r w:rsidRPr="00AB6F24">
              <w:rPr>
                <w:rStyle w:val="eop"/>
                <w:b w:val="0"/>
                <w:bCs w:val="0"/>
                <w:sz w:val="22"/>
              </w:rPr>
              <w:t> </w:t>
            </w:r>
          </w:p>
        </w:tc>
        <w:tc>
          <w:tcPr>
            <w:tcW w:w="722" w:type="dxa"/>
          </w:tcPr>
          <w:p w14:paraId="5C168DC1"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5" w:type="dxa"/>
          </w:tcPr>
          <w:p w14:paraId="68491DD2"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0" w:type="dxa"/>
          </w:tcPr>
          <w:p w14:paraId="5809F307"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0" w:type="dxa"/>
          </w:tcPr>
          <w:p w14:paraId="10BD4969"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4" w:type="dxa"/>
          </w:tcPr>
          <w:p w14:paraId="48B5E9E8"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0" w:type="dxa"/>
          </w:tcPr>
          <w:p w14:paraId="05DB3BEE"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1" w:type="dxa"/>
          </w:tcPr>
          <w:p w14:paraId="4696DA59"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24436DB6"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7" w:type="dxa"/>
          </w:tcPr>
          <w:p w14:paraId="49D4AFBD"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7" w:type="dxa"/>
          </w:tcPr>
          <w:p w14:paraId="7F66D094"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604" w:type="dxa"/>
          </w:tcPr>
          <w:p w14:paraId="265CC5B0"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r>
      <w:tr w:rsidR="008C5248" w:rsidRPr="001477C8" w14:paraId="4F7B8964" w14:textId="77777777" w:rsidTr="3D0EBE8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95" w:type="dxa"/>
          </w:tcPr>
          <w:p w14:paraId="5F482712" w14:textId="77777777" w:rsidR="008C5248" w:rsidRPr="00AB6F24" w:rsidRDefault="008C5248" w:rsidP="008C5248">
            <w:pPr>
              <w:keepNext/>
              <w:contextualSpacing/>
              <w:rPr>
                <w:b w:val="0"/>
                <w:bCs w:val="0"/>
                <w:sz w:val="22"/>
              </w:rPr>
            </w:pPr>
            <w:r w:rsidRPr="00AB6F24">
              <w:rPr>
                <w:rStyle w:val="normaltextrun"/>
                <w:b w:val="0"/>
                <w:bCs w:val="0"/>
                <w:color w:val="000000"/>
                <w:sz w:val="22"/>
              </w:rPr>
              <w:t>Saliva </w:t>
            </w:r>
            <w:r w:rsidRPr="00AB6F24">
              <w:rPr>
                <w:rStyle w:val="eop"/>
                <w:b w:val="0"/>
                <w:bCs w:val="0"/>
                <w:sz w:val="22"/>
              </w:rPr>
              <w:t> </w:t>
            </w:r>
          </w:p>
        </w:tc>
        <w:tc>
          <w:tcPr>
            <w:tcW w:w="722" w:type="dxa"/>
          </w:tcPr>
          <w:p w14:paraId="6E0FCA1C"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5" w:type="dxa"/>
          </w:tcPr>
          <w:p w14:paraId="6EC97593"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0" w:type="dxa"/>
          </w:tcPr>
          <w:p w14:paraId="41B08DB3"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0" w:type="dxa"/>
          </w:tcPr>
          <w:p w14:paraId="2D38EB43"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4" w:type="dxa"/>
          </w:tcPr>
          <w:p w14:paraId="7BA63E01"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0" w:type="dxa"/>
          </w:tcPr>
          <w:p w14:paraId="33A5B64F"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1" w:type="dxa"/>
          </w:tcPr>
          <w:p w14:paraId="774FB79B"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4843BD61"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7" w:type="dxa"/>
          </w:tcPr>
          <w:p w14:paraId="69C506AE"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7" w:type="dxa"/>
          </w:tcPr>
          <w:p w14:paraId="469E3640"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604" w:type="dxa"/>
          </w:tcPr>
          <w:p w14:paraId="3E940473" w14:textId="77777777" w:rsidR="008C5248" w:rsidRPr="001477C8" w:rsidRDefault="008C5248" w:rsidP="008C5248">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r>
      <w:tr w:rsidR="008C5248" w:rsidRPr="001477C8" w14:paraId="243D0477" w14:textId="77777777" w:rsidTr="3D0EBE83">
        <w:trPr>
          <w:trHeight w:val="288"/>
        </w:trPr>
        <w:tc>
          <w:tcPr>
            <w:cnfStyle w:val="001000000000" w:firstRow="0" w:lastRow="0" w:firstColumn="1" w:lastColumn="0" w:oddVBand="0" w:evenVBand="0" w:oddHBand="0" w:evenHBand="0" w:firstRowFirstColumn="0" w:firstRowLastColumn="0" w:lastRowFirstColumn="0" w:lastRowLastColumn="0"/>
            <w:tcW w:w="2695" w:type="dxa"/>
          </w:tcPr>
          <w:p w14:paraId="5152A475" w14:textId="64245265" w:rsidR="008C5248" w:rsidRPr="00AB6F24" w:rsidRDefault="008C5248" w:rsidP="008C5248">
            <w:pPr>
              <w:keepNext/>
              <w:contextualSpacing/>
              <w:rPr>
                <w:b w:val="0"/>
                <w:bCs w:val="0"/>
                <w:sz w:val="22"/>
              </w:rPr>
            </w:pPr>
            <w:r w:rsidRPr="1FDE1D7E">
              <w:rPr>
                <w:rStyle w:val="normaltextrun"/>
                <w:b w:val="0"/>
                <w:bCs w:val="0"/>
                <w:color w:val="000000" w:themeColor="text1"/>
                <w:sz w:val="22"/>
              </w:rPr>
              <w:t>Tissue</w:t>
            </w:r>
            <w:r w:rsidR="00460664">
              <w:rPr>
                <w:rStyle w:val="normaltextrun"/>
                <w:b w:val="0"/>
                <w:bCs w:val="0"/>
                <w:color w:val="000000" w:themeColor="text1"/>
                <w:sz w:val="22"/>
              </w:rPr>
              <w:t>, precursor lesions</w:t>
            </w:r>
            <w:r w:rsidRPr="1FDE1D7E">
              <w:rPr>
                <w:rStyle w:val="normaltextrun"/>
                <w:b w:val="0"/>
                <w:bCs w:val="0"/>
                <w:color w:val="000000" w:themeColor="text1"/>
                <w:sz w:val="22"/>
              </w:rPr>
              <w:t>*</w:t>
            </w:r>
            <w:r w:rsidRPr="1FDE1D7E">
              <w:rPr>
                <w:rStyle w:val="eop"/>
                <w:b w:val="0"/>
                <w:bCs w:val="0"/>
                <w:sz w:val="22"/>
              </w:rPr>
              <w:t> </w:t>
            </w:r>
          </w:p>
        </w:tc>
        <w:tc>
          <w:tcPr>
            <w:tcW w:w="722" w:type="dxa"/>
          </w:tcPr>
          <w:p w14:paraId="6A7C0241"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5" w:type="dxa"/>
          </w:tcPr>
          <w:p w14:paraId="326F6B14"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776BB494"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79FB9B8E"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4" w:type="dxa"/>
          </w:tcPr>
          <w:p w14:paraId="448B9849"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3A5E128B"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1" w:type="dxa"/>
          </w:tcPr>
          <w:p w14:paraId="45FA3929"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2B6FAB7E"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7" w:type="dxa"/>
          </w:tcPr>
          <w:p w14:paraId="7612D331"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7" w:type="dxa"/>
          </w:tcPr>
          <w:p w14:paraId="4B3CF783"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604" w:type="dxa"/>
          </w:tcPr>
          <w:p w14:paraId="7CF0280A" w14:textId="77777777" w:rsidR="008C5248" w:rsidRPr="001477C8" w:rsidRDefault="008C5248" w:rsidP="008C5248">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r>
      <w:tr w:rsidR="007F3790" w:rsidRPr="001477C8" w14:paraId="3A19F77C" w14:textId="77777777" w:rsidTr="3D0EBE8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95" w:type="dxa"/>
          </w:tcPr>
          <w:p w14:paraId="377976E0" w14:textId="7AD00D79" w:rsidR="007F3790" w:rsidRPr="00F1434F" w:rsidRDefault="007F3790" w:rsidP="007F3790">
            <w:pPr>
              <w:keepNext/>
              <w:contextualSpacing/>
              <w:rPr>
                <w:rStyle w:val="normaltextrun"/>
                <w:b w:val="0"/>
                <w:bCs w:val="0"/>
                <w:color w:val="000000" w:themeColor="text1"/>
                <w:sz w:val="22"/>
              </w:rPr>
            </w:pPr>
            <w:r w:rsidRPr="00460664">
              <w:rPr>
                <w:rStyle w:val="normaltextrun"/>
                <w:color w:val="000000" w:themeColor="text1"/>
                <w:sz w:val="22"/>
              </w:rPr>
              <w:t>Tissue, cancer</w:t>
            </w:r>
            <w:r>
              <w:rPr>
                <w:rStyle w:val="normaltextrun"/>
                <w:b w:val="0"/>
                <w:bCs w:val="0"/>
                <w:color w:val="000000" w:themeColor="text1"/>
                <w:sz w:val="22"/>
              </w:rPr>
              <w:t>*</w:t>
            </w:r>
          </w:p>
        </w:tc>
        <w:tc>
          <w:tcPr>
            <w:tcW w:w="722" w:type="dxa"/>
          </w:tcPr>
          <w:p w14:paraId="49D2453E" w14:textId="77777777"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p>
        </w:tc>
        <w:tc>
          <w:tcPr>
            <w:tcW w:w="545" w:type="dxa"/>
          </w:tcPr>
          <w:p w14:paraId="22B73B82" w14:textId="458E679B"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540" w:type="dxa"/>
          </w:tcPr>
          <w:p w14:paraId="6A72B7DA" w14:textId="03296FF1"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540" w:type="dxa"/>
          </w:tcPr>
          <w:p w14:paraId="4E0406ED" w14:textId="67B820BA"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544" w:type="dxa"/>
          </w:tcPr>
          <w:p w14:paraId="0B8A9F0C" w14:textId="1DCC77E9"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540" w:type="dxa"/>
          </w:tcPr>
          <w:p w14:paraId="600446E1" w14:textId="4820E52F"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541" w:type="dxa"/>
          </w:tcPr>
          <w:p w14:paraId="1F20166F" w14:textId="3105171D"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540" w:type="dxa"/>
          </w:tcPr>
          <w:p w14:paraId="2D095AFF" w14:textId="2B54819D"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547" w:type="dxa"/>
          </w:tcPr>
          <w:p w14:paraId="5AF4A4BA" w14:textId="63FD21D9"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547" w:type="dxa"/>
          </w:tcPr>
          <w:p w14:paraId="76606755" w14:textId="01087C6B"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c>
          <w:tcPr>
            <w:tcW w:w="604" w:type="dxa"/>
          </w:tcPr>
          <w:p w14:paraId="6B691A11" w14:textId="3D99CEA4"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rStyle w:val="normaltextrun"/>
                <w:color w:val="000000"/>
                <w:sz w:val="22"/>
              </w:rPr>
            </w:pPr>
            <w:r w:rsidRPr="001477C8">
              <w:rPr>
                <w:rStyle w:val="normaltextrun"/>
                <w:color w:val="000000"/>
                <w:sz w:val="22"/>
              </w:rPr>
              <w:t>X</w:t>
            </w:r>
            <w:r w:rsidRPr="001477C8">
              <w:rPr>
                <w:rStyle w:val="eop"/>
                <w:sz w:val="22"/>
              </w:rPr>
              <w:t> </w:t>
            </w:r>
          </w:p>
        </w:tc>
      </w:tr>
      <w:tr w:rsidR="007F3790" w:rsidRPr="001477C8" w14:paraId="231A570B" w14:textId="77777777" w:rsidTr="3D0EBE83">
        <w:trPr>
          <w:trHeight w:val="288"/>
        </w:trPr>
        <w:tc>
          <w:tcPr>
            <w:cnfStyle w:val="001000000000" w:firstRow="0" w:lastRow="0" w:firstColumn="1" w:lastColumn="0" w:oddVBand="0" w:evenVBand="0" w:oddHBand="0" w:evenHBand="0" w:firstRowFirstColumn="0" w:firstRowLastColumn="0" w:lastRowFirstColumn="0" w:lastRowLastColumn="0"/>
            <w:tcW w:w="2695" w:type="dxa"/>
          </w:tcPr>
          <w:p w14:paraId="53E11462" w14:textId="77777777" w:rsidR="007F3790" w:rsidRPr="00AB6F24" w:rsidRDefault="007F3790" w:rsidP="007F3790">
            <w:pPr>
              <w:keepNext/>
              <w:contextualSpacing/>
              <w:rPr>
                <w:b w:val="0"/>
                <w:bCs w:val="0"/>
                <w:sz w:val="22"/>
              </w:rPr>
            </w:pPr>
            <w:r w:rsidRPr="00AB6F24">
              <w:rPr>
                <w:rStyle w:val="normaltextrun"/>
                <w:b w:val="0"/>
                <w:bCs w:val="0"/>
                <w:color w:val="000000"/>
                <w:sz w:val="22"/>
              </w:rPr>
              <w:t>Fecal</w:t>
            </w:r>
            <w:r w:rsidRPr="00AB6F24">
              <w:rPr>
                <w:rStyle w:val="eop"/>
                <w:b w:val="0"/>
                <w:bCs w:val="0"/>
                <w:sz w:val="22"/>
              </w:rPr>
              <w:t> </w:t>
            </w:r>
          </w:p>
        </w:tc>
        <w:tc>
          <w:tcPr>
            <w:tcW w:w="722" w:type="dxa"/>
          </w:tcPr>
          <w:p w14:paraId="7CD7D48E"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5" w:type="dxa"/>
          </w:tcPr>
          <w:p w14:paraId="7F024D6F"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1661934A"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0" w:type="dxa"/>
          </w:tcPr>
          <w:p w14:paraId="385C2A04"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4" w:type="dxa"/>
          </w:tcPr>
          <w:p w14:paraId="42C4B4C5"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0" w:type="dxa"/>
          </w:tcPr>
          <w:p w14:paraId="0F57B0D4"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1" w:type="dxa"/>
          </w:tcPr>
          <w:p w14:paraId="32275E87"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2B622CA6"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7" w:type="dxa"/>
          </w:tcPr>
          <w:p w14:paraId="70579A58"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7" w:type="dxa"/>
          </w:tcPr>
          <w:p w14:paraId="6BC90B17"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604" w:type="dxa"/>
          </w:tcPr>
          <w:p w14:paraId="1ABB6B91"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r>
      <w:tr w:rsidR="007F3790" w:rsidRPr="001477C8" w14:paraId="06EAB55E" w14:textId="77777777" w:rsidTr="3D0EBE8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695" w:type="dxa"/>
          </w:tcPr>
          <w:p w14:paraId="448A11C5" w14:textId="77777777" w:rsidR="007F3790" w:rsidRPr="00AB6F24" w:rsidRDefault="007F3790" w:rsidP="007F3790">
            <w:pPr>
              <w:keepNext/>
              <w:contextualSpacing/>
              <w:rPr>
                <w:b w:val="0"/>
                <w:bCs w:val="0"/>
                <w:sz w:val="22"/>
              </w:rPr>
            </w:pPr>
            <w:r w:rsidRPr="00AB6F24">
              <w:rPr>
                <w:rStyle w:val="normaltextrun"/>
                <w:b w:val="0"/>
                <w:bCs w:val="0"/>
                <w:color w:val="000000" w:themeColor="text1"/>
                <w:sz w:val="22"/>
              </w:rPr>
              <w:t>Hair, toenails</w:t>
            </w:r>
            <w:r w:rsidRPr="00AB6F24">
              <w:rPr>
                <w:rStyle w:val="eop"/>
                <w:b w:val="0"/>
                <w:bCs w:val="0"/>
                <w:sz w:val="22"/>
              </w:rPr>
              <w:t> </w:t>
            </w:r>
          </w:p>
        </w:tc>
        <w:tc>
          <w:tcPr>
            <w:tcW w:w="722" w:type="dxa"/>
          </w:tcPr>
          <w:p w14:paraId="7FD8850F" w14:textId="77777777"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5" w:type="dxa"/>
          </w:tcPr>
          <w:p w14:paraId="30759021" w14:textId="77777777"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2927093F" w14:textId="77777777"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0" w:type="dxa"/>
          </w:tcPr>
          <w:p w14:paraId="599A85C2" w14:textId="77777777"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4" w:type="dxa"/>
          </w:tcPr>
          <w:p w14:paraId="180A5572" w14:textId="77777777"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0" w:type="dxa"/>
          </w:tcPr>
          <w:p w14:paraId="5F7CB474" w14:textId="77777777"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1" w:type="dxa"/>
          </w:tcPr>
          <w:p w14:paraId="4E23AF44" w14:textId="77777777"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normaltextrun"/>
                <w:color w:val="000000"/>
                <w:sz w:val="22"/>
              </w:rPr>
              <w:t>X</w:t>
            </w:r>
            <w:r w:rsidRPr="001477C8">
              <w:rPr>
                <w:rStyle w:val="eop"/>
                <w:sz w:val="22"/>
              </w:rPr>
              <w:t> </w:t>
            </w:r>
          </w:p>
        </w:tc>
        <w:tc>
          <w:tcPr>
            <w:tcW w:w="540" w:type="dxa"/>
          </w:tcPr>
          <w:p w14:paraId="4A079779" w14:textId="77777777"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7" w:type="dxa"/>
          </w:tcPr>
          <w:p w14:paraId="204AD9A5" w14:textId="77777777"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547" w:type="dxa"/>
          </w:tcPr>
          <w:p w14:paraId="728C5CDD" w14:textId="77777777"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c>
          <w:tcPr>
            <w:tcW w:w="604" w:type="dxa"/>
          </w:tcPr>
          <w:p w14:paraId="0DD386E5" w14:textId="77777777" w:rsidR="007F3790" w:rsidRPr="001477C8" w:rsidRDefault="007F3790" w:rsidP="007F3790">
            <w:pPr>
              <w:keepNext/>
              <w:contextualSpacing/>
              <w:cnfStyle w:val="000000100000" w:firstRow="0" w:lastRow="0" w:firstColumn="0" w:lastColumn="0" w:oddVBand="0" w:evenVBand="0" w:oddHBand="1" w:evenHBand="0" w:firstRowFirstColumn="0" w:firstRowLastColumn="0" w:lastRowFirstColumn="0" w:lastRowLastColumn="0"/>
              <w:rPr>
                <w:b/>
                <w:bCs/>
                <w:sz w:val="22"/>
              </w:rPr>
            </w:pPr>
            <w:r w:rsidRPr="001477C8">
              <w:rPr>
                <w:rStyle w:val="eop"/>
                <w:sz w:val="22"/>
              </w:rPr>
              <w:t> </w:t>
            </w:r>
          </w:p>
        </w:tc>
      </w:tr>
      <w:tr w:rsidR="007F3790" w:rsidRPr="001477C8" w14:paraId="58AD7E75" w14:textId="77777777" w:rsidTr="3D0EBE83">
        <w:trPr>
          <w:trHeight w:val="288"/>
        </w:trPr>
        <w:tc>
          <w:tcPr>
            <w:cnfStyle w:val="001000000000" w:firstRow="0" w:lastRow="0" w:firstColumn="1" w:lastColumn="0" w:oddVBand="0" w:evenVBand="0" w:oddHBand="0" w:evenHBand="0" w:firstRowFirstColumn="0" w:firstRowLastColumn="0" w:lastRowFirstColumn="0" w:lastRowLastColumn="0"/>
            <w:tcW w:w="2695" w:type="dxa"/>
          </w:tcPr>
          <w:p w14:paraId="753C9722" w14:textId="138DD065" w:rsidR="007F3790" w:rsidRPr="00AB6F24" w:rsidRDefault="007F3790" w:rsidP="007F3790">
            <w:pPr>
              <w:keepNext/>
              <w:contextualSpacing/>
              <w:rPr>
                <w:b w:val="0"/>
                <w:bCs w:val="0"/>
                <w:sz w:val="22"/>
              </w:rPr>
            </w:pPr>
            <w:r w:rsidRPr="00AB6F24">
              <w:rPr>
                <w:rStyle w:val="normaltextrun"/>
                <w:b w:val="0"/>
                <w:bCs w:val="0"/>
                <w:color w:val="000000" w:themeColor="text1"/>
                <w:sz w:val="22"/>
              </w:rPr>
              <w:t xml:space="preserve">Clinical </w:t>
            </w:r>
            <w:r>
              <w:rPr>
                <w:rStyle w:val="normaltextrun"/>
                <w:b w:val="0"/>
                <w:bCs w:val="0"/>
                <w:color w:val="000000" w:themeColor="text1"/>
                <w:sz w:val="22"/>
              </w:rPr>
              <w:t>d</w:t>
            </w:r>
            <w:r w:rsidRPr="00AB6F24">
              <w:rPr>
                <w:rStyle w:val="normaltextrun"/>
                <w:b w:val="0"/>
                <w:bCs w:val="0"/>
                <w:color w:val="000000" w:themeColor="text1"/>
                <w:sz w:val="22"/>
              </w:rPr>
              <w:t>iscard**</w:t>
            </w:r>
            <w:r w:rsidRPr="00AB6F24">
              <w:rPr>
                <w:rStyle w:val="eop"/>
                <w:b w:val="0"/>
                <w:bCs w:val="0"/>
                <w:sz w:val="22"/>
              </w:rPr>
              <w:t> </w:t>
            </w:r>
          </w:p>
        </w:tc>
        <w:tc>
          <w:tcPr>
            <w:tcW w:w="722" w:type="dxa"/>
          </w:tcPr>
          <w:p w14:paraId="307EF833"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eop"/>
                <w:sz w:val="22"/>
              </w:rPr>
              <w:t> </w:t>
            </w:r>
          </w:p>
        </w:tc>
        <w:tc>
          <w:tcPr>
            <w:tcW w:w="545" w:type="dxa"/>
          </w:tcPr>
          <w:p w14:paraId="12049851"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w:t>
            </w:r>
            <w:r w:rsidRPr="001477C8">
              <w:rPr>
                <w:rStyle w:val="eop"/>
                <w:sz w:val="22"/>
              </w:rPr>
              <w:t> </w:t>
            </w:r>
          </w:p>
        </w:tc>
        <w:tc>
          <w:tcPr>
            <w:tcW w:w="540" w:type="dxa"/>
          </w:tcPr>
          <w:p w14:paraId="55542275"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w:t>
            </w:r>
            <w:r w:rsidRPr="001477C8">
              <w:rPr>
                <w:rStyle w:val="eop"/>
                <w:sz w:val="22"/>
              </w:rPr>
              <w:t> </w:t>
            </w:r>
          </w:p>
        </w:tc>
        <w:tc>
          <w:tcPr>
            <w:tcW w:w="540" w:type="dxa"/>
          </w:tcPr>
          <w:p w14:paraId="17BAC3D7"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w:t>
            </w:r>
            <w:r w:rsidRPr="001477C8">
              <w:rPr>
                <w:rStyle w:val="eop"/>
                <w:sz w:val="22"/>
              </w:rPr>
              <w:t> </w:t>
            </w:r>
          </w:p>
        </w:tc>
        <w:tc>
          <w:tcPr>
            <w:tcW w:w="544" w:type="dxa"/>
          </w:tcPr>
          <w:p w14:paraId="72F7C0B5"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w:t>
            </w:r>
            <w:r w:rsidRPr="001477C8">
              <w:rPr>
                <w:rStyle w:val="eop"/>
                <w:sz w:val="22"/>
              </w:rPr>
              <w:t> </w:t>
            </w:r>
          </w:p>
        </w:tc>
        <w:tc>
          <w:tcPr>
            <w:tcW w:w="540" w:type="dxa"/>
          </w:tcPr>
          <w:p w14:paraId="25A8C309"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w:t>
            </w:r>
            <w:r w:rsidRPr="001477C8">
              <w:rPr>
                <w:rStyle w:val="eop"/>
                <w:sz w:val="22"/>
              </w:rPr>
              <w:t> </w:t>
            </w:r>
          </w:p>
        </w:tc>
        <w:tc>
          <w:tcPr>
            <w:tcW w:w="541" w:type="dxa"/>
          </w:tcPr>
          <w:p w14:paraId="564EFDAB"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w:t>
            </w:r>
            <w:r w:rsidRPr="001477C8">
              <w:rPr>
                <w:rStyle w:val="eop"/>
                <w:sz w:val="22"/>
              </w:rPr>
              <w:t> </w:t>
            </w:r>
          </w:p>
        </w:tc>
        <w:tc>
          <w:tcPr>
            <w:tcW w:w="540" w:type="dxa"/>
          </w:tcPr>
          <w:p w14:paraId="2F667B50"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w:t>
            </w:r>
            <w:r w:rsidRPr="001477C8">
              <w:rPr>
                <w:rStyle w:val="eop"/>
                <w:sz w:val="22"/>
              </w:rPr>
              <w:t> </w:t>
            </w:r>
          </w:p>
        </w:tc>
        <w:tc>
          <w:tcPr>
            <w:tcW w:w="547" w:type="dxa"/>
          </w:tcPr>
          <w:p w14:paraId="09957F03"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w:t>
            </w:r>
            <w:r w:rsidRPr="001477C8">
              <w:rPr>
                <w:rStyle w:val="eop"/>
                <w:sz w:val="22"/>
              </w:rPr>
              <w:t> </w:t>
            </w:r>
          </w:p>
        </w:tc>
        <w:tc>
          <w:tcPr>
            <w:tcW w:w="547" w:type="dxa"/>
          </w:tcPr>
          <w:p w14:paraId="47364C7D"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w:t>
            </w:r>
            <w:r w:rsidRPr="001477C8">
              <w:rPr>
                <w:rStyle w:val="eop"/>
                <w:sz w:val="22"/>
              </w:rPr>
              <w:t> </w:t>
            </w:r>
          </w:p>
        </w:tc>
        <w:tc>
          <w:tcPr>
            <w:tcW w:w="604" w:type="dxa"/>
          </w:tcPr>
          <w:p w14:paraId="09212C4F" w14:textId="77777777" w:rsidR="007F3790" w:rsidRPr="001477C8" w:rsidRDefault="007F3790" w:rsidP="007F3790">
            <w:pPr>
              <w:keepNext/>
              <w:contextualSpacing/>
              <w:cnfStyle w:val="000000000000" w:firstRow="0" w:lastRow="0" w:firstColumn="0" w:lastColumn="0" w:oddVBand="0" w:evenVBand="0" w:oddHBand="0" w:evenHBand="0" w:firstRowFirstColumn="0" w:firstRowLastColumn="0" w:lastRowFirstColumn="0" w:lastRowLastColumn="0"/>
              <w:rPr>
                <w:b/>
                <w:bCs/>
                <w:sz w:val="22"/>
              </w:rPr>
            </w:pPr>
            <w:r w:rsidRPr="001477C8">
              <w:rPr>
                <w:rStyle w:val="normaltextrun"/>
                <w:color w:val="000000"/>
                <w:sz w:val="22"/>
              </w:rPr>
              <w:t>?</w:t>
            </w:r>
            <w:r w:rsidRPr="001477C8">
              <w:rPr>
                <w:rStyle w:val="eop"/>
                <w:sz w:val="22"/>
              </w:rPr>
              <w:t> </w:t>
            </w:r>
          </w:p>
        </w:tc>
      </w:tr>
    </w:tbl>
    <w:bookmarkEnd w:id="179"/>
    <w:p w14:paraId="286BA3E8" w14:textId="4C2655B3" w:rsidR="004F5444" w:rsidRDefault="3BA0FA57" w:rsidP="000C0B93">
      <w:pPr>
        <w:pStyle w:val="Tabletext"/>
        <w:spacing w:before="120" w:after="120"/>
        <w:contextualSpacing/>
        <w:sectPr w:rsidR="004F5444" w:rsidSect="00F04381">
          <w:pgSz w:w="12240" w:h="15840"/>
          <w:pgMar w:top="1440" w:right="1440" w:bottom="1440" w:left="1440" w:header="720" w:footer="720" w:gutter="0"/>
          <w:cols w:space="720"/>
          <w:docGrid w:linePitch="360"/>
        </w:sectPr>
      </w:pPr>
      <w:r>
        <w:t xml:space="preserve">*Collection of  tissue from clinically diagnosed cancer precursor lesions at baseline and follow-up and cancers during follow-up, if diagnosed (see </w:t>
      </w:r>
      <w:bookmarkStart w:id="180" w:name="_Hlk46927386"/>
      <w:r w:rsidRPr="365DE878">
        <w:rPr>
          <w:rStyle w:val="Hyperlink"/>
        </w:rPr>
        <w:fldChar w:fldCharType="begin"/>
      </w:r>
      <w:r w:rsidRPr="365DE878">
        <w:rPr>
          <w:rStyle w:val="Hyperlink"/>
        </w:rPr>
        <w:instrText>HYPERLINK  \l "_Biospecimen_Evaluations"</w:instrText>
      </w:r>
      <w:r w:rsidRPr="365DE878">
        <w:rPr>
          <w:rStyle w:val="Hyperlink"/>
        </w:rPr>
      </w:r>
      <w:r w:rsidRPr="365DE878">
        <w:rPr>
          <w:rStyle w:val="Hyperlink"/>
        </w:rPr>
        <w:fldChar w:fldCharType="separate"/>
      </w:r>
      <w:r w:rsidR="365DE878" w:rsidRPr="365DE878">
        <w:rPr>
          <w:rStyle w:val="Hyperlink"/>
        </w:rPr>
        <w:t>Section 7.3 Biospecimen Evaluations</w:t>
      </w:r>
      <w:r w:rsidRPr="365DE878">
        <w:rPr>
          <w:rStyle w:val="Hyperlink"/>
        </w:rPr>
        <w:fldChar w:fldCharType="end"/>
      </w:r>
      <w:bookmarkEnd w:id="180"/>
      <w:r>
        <w:t xml:space="preserve">); **Discard specimens from clinical collections, as permitted (see </w:t>
      </w:r>
      <w:hyperlink w:anchor="_Biospecimen_Evaluations" w:history="1">
        <w:r w:rsidR="365DE878" w:rsidRPr="365DE878">
          <w:rPr>
            <w:rStyle w:val="Hyperlink"/>
          </w:rPr>
          <w:t>Section 7.3 Biospecimen Evaluations</w:t>
        </w:r>
      </w:hyperlink>
      <w:r>
        <w:t xml:space="preserve">) </w:t>
      </w:r>
    </w:p>
    <w:p w14:paraId="6C61A0FC" w14:textId="15A250AA" w:rsidR="00435648" w:rsidRDefault="00AD52FA" w:rsidP="000C0B93">
      <w:pPr>
        <w:pStyle w:val="Heading1"/>
        <w:contextualSpacing/>
      </w:pPr>
      <w:bookmarkStart w:id="181" w:name="_Toc11143896"/>
      <w:bookmarkStart w:id="182" w:name="_INTRODUCTION"/>
      <w:bookmarkStart w:id="183" w:name="_Toc250632155"/>
      <w:bookmarkStart w:id="184" w:name="_Toc281240068"/>
      <w:bookmarkStart w:id="185" w:name="_Toc281240310"/>
      <w:bookmarkStart w:id="186" w:name="_Toc288125052"/>
      <w:bookmarkStart w:id="187" w:name="_Ref417028218"/>
      <w:bookmarkStart w:id="188" w:name="_Toc484520823"/>
      <w:bookmarkStart w:id="189" w:name="_Toc208233959"/>
      <w:bookmarkEnd w:id="181"/>
      <w:bookmarkEnd w:id="182"/>
      <w:r w:rsidRPr="00D6152F">
        <w:lastRenderedPageBreak/>
        <w:t>INTRODUCTION</w:t>
      </w:r>
      <w:bookmarkEnd w:id="183"/>
      <w:bookmarkEnd w:id="184"/>
      <w:bookmarkEnd w:id="185"/>
      <w:bookmarkEnd w:id="186"/>
      <w:bookmarkEnd w:id="187"/>
      <w:bookmarkEnd w:id="188"/>
      <w:bookmarkEnd w:id="189"/>
    </w:p>
    <w:p w14:paraId="64E5BC78" w14:textId="6F46FF60" w:rsidR="00D6152F" w:rsidRDefault="00D6152F" w:rsidP="000C0B93">
      <w:pPr>
        <w:pStyle w:val="Heading2"/>
        <w:contextualSpacing/>
      </w:pPr>
      <w:bookmarkStart w:id="190" w:name="_Toc208233960"/>
      <w:r>
        <w:t>Study Rationale</w:t>
      </w:r>
      <w:bookmarkEnd w:id="190"/>
    </w:p>
    <w:p w14:paraId="7AEFDE27" w14:textId="6639BFA3" w:rsidR="00BA62CF" w:rsidRDefault="365DE878" w:rsidP="000C0B93">
      <w:pPr>
        <w:pStyle w:val="Normal2"/>
        <w:spacing w:before="120" w:after="120"/>
        <w:ind w:left="0"/>
        <w:contextualSpacing w:val="0"/>
      </w:pPr>
      <w:bookmarkStart w:id="191" w:name="_Toc250632159"/>
      <w:bookmarkStart w:id="192" w:name="_Toc281240072"/>
      <w:bookmarkStart w:id="193" w:name="_Toc281240314"/>
      <w:bookmarkStart w:id="194" w:name="_Toc288125056"/>
      <w:bookmarkStart w:id="195" w:name="_Toc484520828"/>
      <w:r>
        <w:t xml:space="preserve">Because of the changing nature of most cancer-related exposures over time, </w:t>
      </w:r>
      <w:r w:rsidRPr="365DE878">
        <w:rPr>
          <w:b/>
          <w:bCs/>
        </w:rPr>
        <w:t>a prospective cohort study design</w:t>
      </w:r>
      <w:r>
        <w:t xml:space="preserve"> (i.e. an observational longitudinal study of individuals free of cancer at invitation) to determine exposures and how carcinogenic changes unfold over time (e.g., through changes in biomarkers and detection of early lesions), is essential to advance our understanding of the causes of cancer. Ascertainment of disease diagnoses, treatment courses, laboratory tests, and other </w:t>
      </w:r>
      <w:r w:rsidR="006268DE">
        <w:t xml:space="preserve">endpoints </w:t>
      </w:r>
      <w:r>
        <w:t xml:space="preserve">in prospective cohort studies across the US is logistically very challenging and expensive because of the complexities of its health care system. </w:t>
      </w:r>
      <w:r w:rsidRPr="365DE878">
        <w:rPr>
          <w:b/>
          <w:bCs/>
        </w:rPr>
        <w:t>Integrated Health Care Systems</w:t>
      </w:r>
      <w:r>
        <w:t xml:space="preserve"> (IHCS) in the US, however, provide comprehensive healthcare to members through a range of coordinated health care facilities and services as well as storage of extensive healthcare information and biospecimens (e.g., clinical tissue specimens) on their members. Thus, this form of existing health system infrastructure provides a highly effective setting for the proposed </w:t>
      </w:r>
      <w:r w:rsidRPr="00E70A47">
        <w:rPr>
          <w:b/>
          <w:bCs/>
        </w:rPr>
        <w:t>Connect for Cancer Prevention</w:t>
      </w:r>
      <w:r>
        <w:t xml:space="preserve"> cohort. Major advantages of IHCSs include the availability of comprehensive EHRs, facilitating a passive follow-up system (i.e., observing outcomes for patients undergoing usual standards of care within the IHCSs) for research that is cost effective with high levels of completeness, existing clinical infrastructure for specimen collection, and the long-term membership stability of their patient population. Indeed, based on the long history of successful collaborations between the National Cancer Institute (NCI) and IHCSs, this setting promises to offer an efficient and cost-effective platform to study a wide range of questions related to cancer etiology and </w:t>
      </w:r>
      <w:r w:rsidR="00235580">
        <w:t xml:space="preserve">other </w:t>
      </w:r>
      <w:r w:rsidR="0043192E">
        <w:t>general research questions</w:t>
      </w:r>
      <w:r>
        <w:t xml:space="preserve">. </w:t>
      </w:r>
      <w:bookmarkStart w:id="196" w:name="_3dy6vkm" w:colFirst="0" w:colLast="0"/>
      <w:bookmarkEnd w:id="196"/>
    </w:p>
    <w:p w14:paraId="7D7DE5FA" w14:textId="46CE375F" w:rsidR="00BA62CF" w:rsidRPr="00E31807" w:rsidRDefault="00BA62CF" w:rsidP="000C0B93">
      <w:pPr>
        <w:pStyle w:val="Normal2"/>
        <w:spacing w:before="120" w:after="120"/>
        <w:ind w:left="0"/>
        <w:contextualSpacing w:val="0"/>
      </w:pPr>
      <w:bookmarkStart w:id="197" w:name="_Hlk13735423"/>
      <w:r w:rsidRPr="00E31807">
        <w:t>The central focus of Connect for Cancer Prevention is to understand the etiology and natural history of cancer to inform new approaches in precision prevention and early detection of cancer (1).</w:t>
      </w:r>
      <w:r w:rsidR="009B1B6C">
        <w:t xml:space="preserve"> </w:t>
      </w:r>
      <w:r w:rsidRPr="00E31807">
        <w:t>This prospective cohort will incorporate recent developments in digital technologies, biomarkers and exposure assessments to advance the study of suspected and emerging factors that influence cancer development. These new developments include:</w:t>
      </w:r>
    </w:p>
    <w:p w14:paraId="61EC9211" w14:textId="3C1A4F42" w:rsidR="00BA62CF" w:rsidRPr="00E31807" w:rsidRDefault="00BA62CF" w:rsidP="000C0B93">
      <w:pPr>
        <w:pStyle w:val="Normal2"/>
        <w:numPr>
          <w:ilvl w:val="1"/>
          <w:numId w:val="37"/>
        </w:numPr>
        <w:spacing w:before="120" w:after="120"/>
        <w:ind w:left="720"/>
      </w:pPr>
      <w:r w:rsidRPr="00E31807">
        <w:t>Widespread use of electronic devices and applications in the digital age that facilitate engagement of study participants to provide and receive health information</w:t>
      </w:r>
    </w:p>
    <w:p w14:paraId="4BAC85E5" w14:textId="1E8053C4" w:rsidR="00BA62CF" w:rsidRPr="00E31807" w:rsidRDefault="00BA62CF" w:rsidP="000C0B93">
      <w:pPr>
        <w:pStyle w:val="Normal2"/>
        <w:numPr>
          <w:ilvl w:val="1"/>
          <w:numId w:val="37"/>
        </w:numPr>
        <w:spacing w:before="120" w:after="120"/>
        <w:ind w:left="720"/>
        <w:rPr>
          <w:i/>
          <w:iCs/>
        </w:rPr>
      </w:pPr>
      <w:r w:rsidRPr="00E31807">
        <w:t>Opportunities for high-quality exposure assessment using innovative technologies such as wearable devices to measure behavior and environment</w:t>
      </w:r>
    </w:p>
    <w:p w14:paraId="3499755D" w14:textId="2D6BA33A" w:rsidR="00BA62CF" w:rsidRPr="00E31807" w:rsidRDefault="06BE342E" w:rsidP="000C0B93">
      <w:pPr>
        <w:pStyle w:val="Normal2"/>
        <w:numPr>
          <w:ilvl w:val="1"/>
          <w:numId w:val="37"/>
        </w:numPr>
        <w:spacing w:before="120" w:after="120"/>
        <w:ind w:left="720"/>
      </w:pPr>
      <w:r>
        <w:t>Increased availability and quality of EHR and medical imaging for assessment of health conditions and medications</w:t>
      </w:r>
    </w:p>
    <w:p w14:paraId="0971E131" w14:textId="648FD20D" w:rsidR="00C30D9E" w:rsidRDefault="3D0EBE83" w:rsidP="000C0B93">
      <w:pPr>
        <w:pStyle w:val="Normal2"/>
        <w:numPr>
          <w:ilvl w:val="1"/>
          <w:numId w:val="37"/>
        </w:numPr>
        <w:spacing w:before="120" w:after="120"/>
        <w:ind w:left="720"/>
      </w:pPr>
      <w:r>
        <w:t>New, cost-effective methodologies to interrogate the genome, epigenome, transcriptome, proteome, metabolome, microbiome and other biological processes</w:t>
      </w:r>
    </w:p>
    <w:p w14:paraId="4E6606E3" w14:textId="6A3AD841" w:rsidR="00BA62CF" w:rsidRPr="00E31807" w:rsidRDefault="06BE342E" w:rsidP="000C0B93">
      <w:pPr>
        <w:pStyle w:val="Normal2"/>
        <w:numPr>
          <w:ilvl w:val="1"/>
          <w:numId w:val="37"/>
        </w:numPr>
        <w:spacing w:before="120" w:after="120"/>
        <w:ind w:left="720"/>
      </w:pPr>
      <w:r>
        <w:t xml:space="preserve">Increased availability and quality of databases for data linkages, including pollution monitoring, pharmaceutical records and cancer registries </w:t>
      </w:r>
    </w:p>
    <w:p w14:paraId="3B2305B6" w14:textId="4D8FD89B" w:rsidR="00BA62CF" w:rsidRDefault="00BA62CF" w:rsidP="000C0B93">
      <w:pPr>
        <w:pStyle w:val="Normal2"/>
        <w:numPr>
          <w:ilvl w:val="1"/>
          <w:numId w:val="37"/>
        </w:numPr>
        <w:spacing w:before="120" w:after="120"/>
        <w:ind w:left="720"/>
        <w:contextualSpacing w:val="0"/>
      </w:pPr>
      <w:r>
        <w:t>Advances in molecular profiling of tumors and precursor lesions to study t</w:t>
      </w:r>
      <w:r w:rsidR="00C30D9E">
        <w:t>he</w:t>
      </w:r>
      <w:r>
        <w:t xml:space="preserve"> natural history of cancer and etiologic heterogeneity across tumor subtypes</w:t>
      </w:r>
    </w:p>
    <w:p w14:paraId="706C65BC" w14:textId="6874B620" w:rsidR="00BA62CF" w:rsidRDefault="3BE4F6E6" w:rsidP="000C0B93">
      <w:pPr>
        <w:pStyle w:val="Normal2"/>
        <w:spacing w:before="120" w:after="120"/>
        <w:ind w:left="0"/>
        <w:contextualSpacing w:val="0"/>
      </w:pPr>
      <w:r>
        <w:t>These technologies coupled with new methods in complex analytics of integrated high-dimensional data provide powerful tools to address the primary objectives of Connect for Cancer Prevention (see</w:t>
      </w:r>
      <w:r w:rsidRPr="3BE4F6E6">
        <w:rPr>
          <w:color w:val="2E74B5" w:themeColor="accent5" w:themeShade="BF"/>
        </w:rPr>
        <w:t xml:space="preserve"> </w:t>
      </w:r>
      <w:hyperlink w:anchor="_Primary_Objectives" w:history="1">
        <w:r w:rsidRPr="003A72F2">
          <w:rPr>
            <w:rStyle w:val="Hyperlink"/>
          </w:rPr>
          <w:t>Section 3.1 Primary Objectives</w:t>
        </w:r>
      </w:hyperlink>
      <w:r w:rsidRPr="3BE4F6E6">
        <w:rPr>
          <w:u w:val="single"/>
        </w:rPr>
        <w:t>)</w:t>
      </w:r>
      <w:r>
        <w:t xml:space="preserve">. </w:t>
      </w:r>
    </w:p>
    <w:p w14:paraId="0987D749" w14:textId="081D515D" w:rsidR="00BA62CF" w:rsidRPr="00E31807" w:rsidRDefault="0C5BF2FD" w:rsidP="000C0B93">
      <w:pPr>
        <w:pStyle w:val="Normal2"/>
        <w:spacing w:before="120" w:after="120"/>
        <w:ind w:left="0"/>
        <w:contextualSpacing w:val="0"/>
      </w:pPr>
      <w:r>
        <w:lastRenderedPageBreak/>
        <w:t xml:space="preserve">Key design features of Connect for Cancer Prevention to address a broad range of scientific questions related to cancer include (see </w:t>
      </w:r>
      <w:r w:rsidRPr="0C5BF2FD">
        <w:rPr>
          <w:rStyle w:val="Hyperlink"/>
        </w:rPr>
        <w:t>Figure 1 Study Design Features for Connect</w:t>
      </w:r>
      <w:r>
        <w:t xml:space="preserve">): </w:t>
      </w:r>
    </w:p>
    <w:p w14:paraId="6C40C31B" w14:textId="78B638B6" w:rsidR="0C5BF2FD" w:rsidRDefault="0C5BF2FD" w:rsidP="0C5BF2FD">
      <w:pPr>
        <w:pStyle w:val="Normal2"/>
        <w:numPr>
          <w:ilvl w:val="1"/>
          <w:numId w:val="37"/>
        </w:numPr>
        <w:spacing w:before="120" w:after="120"/>
        <w:ind w:left="720"/>
      </w:pPr>
    </w:p>
    <w:p w14:paraId="4FDA6194" w14:textId="67C6FFB3" w:rsidR="007D58D7" w:rsidRPr="005E2283" w:rsidRDefault="005F183E" w:rsidP="000C0B93">
      <w:pPr>
        <w:pStyle w:val="Normal2"/>
        <w:numPr>
          <w:ilvl w:val="1"/>
          <w:numId w:val="37"/>
        </w:numPr>
        <w:spacing w:before="120" w:after="120"/>
        <w:ind w:left="720"/>
      </w:pPr>
      <w:bookmarkStart w:id="198" w:name="Figure1"/>
      <w:r>
        <w:rPr>
          <w:noProof/>
        </w:rPr>
        <w:drawing>
          <wp:anchor distT="0" distB="0" distL="114300" distR="114300" simplePos="0" relativeHeight="251658240" behindDoc="1" locked="0" layoutInCell="1" allowOverlap="1" wp14:anchorId="5EE03984" wp14:editId="5830B1D4">
            <wp:simplePos x="0" y="0"/>
            <wp:positionH relativeFrom="margin">
              <wp:align>left</wp:align>
            </wp:positionH>
            <wp:positionV relativeFrom="paragraph">
              <wp:posOffset>121285</wp:posOffset>
            </wp:positionV>
            <wp:extent cx="3165606" cy="3229042"/>
            <wp:effectExtent l="0" t="0" r="6350" b="0"/>
            <wp:wrapTight wrapText="bothSides">
              <wp:wrapPolygon edited="0">
                <wp:start x="0" y="0"/>
                <wp:lineTo x="0" y="21467"/>
                <wp:lineTo x="21515" y="21467"/>
                <wp:lineTo x="21515" y="0"/>
                <wp:lineTo x="0" y="0"/>
              </wp:wrapPolygon>
            </wp:wrapTight>
            <wp:docPr id="276709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3165606" cy="3229042"/>
                    </a:xfrm>
                    <a:prstGeom prst="rect">
                      <a:avLst/>
                    </a:prstGeom>
                  </pic:spPr>
                </pic:pic>
              </a:graphicData>
            </a:graphic>
            <wp14:sizeRelH relativeFrom="page">
              <wp14:pctWidth>0</wp14:pctWidth>
            </wp14:sizeRelH>
            <wp14:sizeRelV relativeFrom="page">
              <wp14:pctHeight>0</wp14:pctHeight>
            </wp14:sizeRelV>
          </wp:anchor>
        </w:drawing>
      </w:r>
      <w:bookmarkEnd w:id="198"/>
      <w:r w:rsidR="00BA62CF" w:rsidRPr="005E2283">
        <w:t xml:space="preserve">Large sample size to identify a sufficient number of participants </w:t>
      </w:r>
      <w:r w:rsidR="3BA0FA57">
        <w:t xml:space="preserve">expected to </w:t>
      </w:r>
      <w:r w:rsidR="00BA62CF" w:rsidRPr="005E2283">
        <w:t>develop incident cancer</w:t>
      </w:r>
      <w:r w:rsidR="3BA0FA57">
        <w:t>.</w:t>
      </w:r>
    </w:p>
    <w:p w14:paraId="21B4A173" w14:textId="368306C7" w:rsidR="00BA62CF" w:rsidRPr="005E2283" w:rsidRDefault="3BE4F6E6" w:rsidP="000C0B93">
      <w:pPr>
        <w:pStyle w:val="Normal2"/>
        <w:numPr>
          <w:ilvl w:val="1"/>
          <w:numId w:val="37"/>
        </w:numPr>
        <w:spacing w:before="120" w:after="120"/>
        <w:ind w:left="720"/>
      </w:pPr>
      <w:r>
        <w:t xml:space="preserve">Serial exposure assessment and biological specimen collections to study changing exposures/biomarkers and evaluate critical exposure windows prior to disease diagnosis. </w:t>
      </w:r>
    </w:p>
    <w:p w14:paraId="65020956" w14:textId="63D1D03F" w:rsidR="007D58D7" w:rsidRPr="005E2283" w:rsidRDefault="3BE4F6E6" w:rsidP="000C0B93">
      <w:pPr>
        <w:pStyle w:val="Normal2"/>
        <w:numPr>
          <w:ilvl w:val="1"/>
          <w:numId w:val="37"/>
        </w:numPr>
        <w:spacing w:before="120" w:after="120"/>
        <w:ind w:left="720"/>
      </w:pPr>
      <w:r>
        <w:t>Collection and storage protocols for biological specimens that are optimal for new assays and technologies.</w:t>
      </w:r>
    </w:p>
    <w:p w14:paraId="4E4A15A5" w14:textId="384986DC" w:rsidR="005F183E" w:rsidRDefault="3BE4F6E6" w:rsidP="000C0B93">
      <w:pPr>
        <w:pStyle w:val="Normal2"/>
        <w:numPr>
          <w:ilvl w:val="1"/>
          <w:numId w:val="37"/>
        </w:numPr>
        <w:spacing w:before="120" w:after="120"/>
        <w:ind w:left="720"/>
      </w:pPr>
      <w:r>
        <w:t>Longitudinal access to information from EHRs (both retrospectively for information prior to enrollment and prospectively after enrollment) to obtain information on medical conditions, screening and diagnoses of cancer and other diseases as well as prescribed and self-reported medications.</w:t>
      </w:r>
    </w:p>
    <w:p w14:paraId="2352C942" w14:textId="79AF95C8" w:rsidR="005F183E" w:rsidRPr="00896787" w:rsidRDefault="005F183E" w:rsidP="000C0B93">
      <w:pPr>
        <w:pStyle w:val="FigureHeadStyle"/>
        <w:spacing w:before="120" w:after="120"/>
      </w:pPr>
      <w:r w:rsidRPr="005F183E">
        <w:t xml:space="preserve"> </w:t>
      </w:r>
      <w:r w:rsidRPr="00896787">
        <w:t>Study Design Features for Connect for Cancer Prevention</w:t>
      </w:r>
    </w:p>
    <w:p w14:paraId="0AA65346" w14:textId="3C0BA1A8" w:rsidR="00BA62CF" w:rsidRDefault="7987F2B3" w:rsidP="7987F2B3">
      <w:pPr>
        <w:pStyle w:val="Normal2"/>
        <w:numPr>
          <w:ilvl w:val="1"/>
          <w:numId w:val="37"/>
        </w:numPr>
        <w:spacing w:before="120" w:after="120"/>
        <w:ind w:left="720"/>
      </w:pPr>
      <w:r>
        <w:t xml:space="preserve">Longitudinal (retrospective and prospective to enrollment) acquisition of non-cancerous, precursor or tumor tissue specimens to study the natural history and molecular subtypes of cancer as well as identify new prognostic and predictive biomarkers. </w:t>
      </w:r>
    </w:p>
    <w:p w14:paraId="239369FF" w14:textId="2890A501" w:rsidR="7987F2B3" w:rsidRDefault="7987F2B3" w:rsidP="7987F2B3">
      <w:pPr>
        <w:pStyle w:val="Normal2"/>
        <w:numPr>
          <w:ilvl w:val="1"/>
          <w:numId w:val="37"/>
        </w:numPr>
        <w:spacing w:before="120" w:after="120"/>
        <w:ind w:left="720"/>
      </w:pPr>
      <w:r w:rsidRPr="7987F2B3">
        <w:t xml:space="preserve">Broad age range eligibility at baseline to address, in part, recent trends in the decline of age at onset for certain cancers and to increase research opportunities to study changes in exposures over the life course and across birth cohorts and to test markers for the early detection of cancer in biospecimens, including tissues of precursor lesions of cancer. </w:t>
      </w:r>
    </w:p>
    <w:p w14:paraId="773B0796" w14:textId="01AFEEBD" w:rsidR="00BF7F37" w:rsidRPr="007D58D7" w:rsidRDefault="00BF7F37" w:rsidP="000C0B93">
      <w:pPr>
        <w:pStyle w:val="Normal2"/>
        <w:spacing w:before="120" w:after="120"/>
        <w:ind w:left="0"/>
        <w:contextualSpacing w:val="0"/>
      </w:pPr>
      <w:r>
        <w:t>This state-of-the-art cohort will be built using an efficient, flexible</w:t>
      </w:r>
      <w:r w:rsidR="009715CD">
        <w:t>,</w:t>
      </w:r>
      <w:r>
        <w:t xml:space="preserve"> and integrated </w:t>
      </w:r>
      <w:r w:rsidR="004704D1">
        <w:t>cloud</w:t>
      </w:r>
      <w:r>
        <w:t xml:space="preserve">-based infrastructure that </w:t>
      </w:r>
      <w:r w:rsidR="005F183E">
        <w:t>utilizes</w:t>
      </w:r>
      <w:r>
        <w:t xml:space="preserve"> modern interoperability standards to serve as a research workhorse for future generations of scientists. </w:t>
      </w:r>
      <w:r w:rsidRPr="00FE1EE1">
        <w:rPr>
          <w:color w:val="000000" w:themeColor="text1"/>
        </w:rPr>
        <w:t xml:space="preserve">Although the primary </w:t>
      </w:r>
      <w:r w:rsidR="0043192E">
        <w:rPr>
          <w:color w:val="000000" w:themeColor="text1"/>
        </w:rPr>
        <w:t>endpoints</w:t>
      </w:r>
      <w:r w:rsidR="0043192E" w:rsidRPr="00FE1EE1">
        <w:rPr>
          <w:color w:val="000000" w:themeColor="text1"/>
        </w:rPr>
        <w:t xml:space="preserve"> </w:t>
      </w:r>
      <w:r w:rsidRPr="00FE1EE1">
        <w:rPr>
          <w:color w:val="000000" w:themeColor="text1"/>
        </w:rPr>
        <w:t>of interest for this cohort are cancer</w:t>
      </w:r>
      <w:r w:rsidR="0043192E">
        <w:rPr>
          <w:color w:val="000000" w:themeColor="text1"/>
        </w:rPr>
        <w:t xml:space="preserve"> incidence and mortality</w:t>
      </w:r>
      <w:r w:rsidRPr="00FE1EE1">
        <w:rPr>
          <w:color w:val="000000" w:themeColor="text1"/>
        </w:rPr>
        <w:t>,</w:t>
      </w:r>
      <w:r>
        <w:t xml:space="preserve"> the infrastructure will be designed to also enable collaborative studies of </w:t>
      </w:r>
      <w:r w:rsidR="005F183E">
        <w:t>general research use</w:t>
      </w:r>
      <w:r>
        <w:t xml:space="preserve"> and ancillary enhancements. </w:t>
      </w:r>
    </w:p>
    <w:p w14:paraId="5FE0E33F" w14:textId="7641C74A" w:rsidR="006C05C9" w:rsidRPr="001B065C" w:rsidRDefault="006C05C9" w:rsidP="000C0B93">
      <w:pPr>
        <w:pStyle w:val="Heading2"/>
        <w:contextualSpacing/>
      </w:pPr>
      <w:bookmarkStart w:id="199" w:name="_Toc208233961"/>
      <w:bookmarkEnd w:id="197"/>
      <w:r w:rsidRPr="001B065C">
        <w:t>Background</w:t>
      </w:r>
      <w:bookmarkEnd w:id="199"/>
      <w:r w:rsidRPr="001B065C">
        <w:t xml:space="preserve"> </w:t>
      </w:r>
      <w:bookmarkEnd w:id="191"/>
      <w:bookmarkEnd w:id="192"/>
      <w:bookmarkEnd w:id="193"/>
      <w:bookmarkEnd w:id="194"/>
      <w:bookmarkEnd w:id="195"/>
    </w:p>
    <w:p w14:paraId="47FE2404" w14:textId="3E03C8F3" w:rsidR="009269BF" w:rsidRPr="007D58D7" w:rsidRDefault="55E84572" w:rsidP="000C0B93">
      <w:pPr>
        <w:pStyle w:val="Normal2"/>
        <w:spacing w:before="120" w:after="120"/>
        <w:ind w:left="0"/>
      </w:pPr>
      <w:bookmarkStart w:id="200" w:name="_Hlk13735346"/>
      <w:bookmarkStart w:id="201" w:name="_Toc250632160"/>
      <w:bookmarkStart w:id="202" w:name="_Toc281240073"/>
      <w:bookmarkStart w:id="203" w:name="_Toc281240315"/>
      <w:bookmarkStart w:id="204" w:name="_Toc288125057"/>
      <w:bookmarkStart w:id="205" w:name="_Toc484520829"/>
      <w:r>
        <w:t xml:space="preserve">Over 1.8 million people in the US are expected to be diagnosed with cancer in 2020 and over 600,000 people will die of cancer-related causes, making it the second leading cause of chronic disease death, after cardiovascular diseases (2,3). In the last decade, concerning trends demonstrate that the age of onset for colorectal, uterine, kidney, pancreas, and stomach cancers are increasing in people aged 50 years or younger (4). Although treatments for cancer are improving and there are promising advances through precision medicine, the total number of cancer diagnoses is expected to increase substantially over the next decade, in large part due to </w:t>
      </w:r>
      <w:r>
        <w:lastRenderedPageBreak/>
        <w:t>the aging of the population and behavioral/lifestyle changes (2,3). The risk of developing cancer depends on the complex interplay of multiple factors, including genes, age and sex, behavioral factors (e.g., diet, energy balance, physical activity, tobacco and alcohol), endogenous factors (e.g., hormones and growth factors), medication and drug use, infectious agents, and environmental factors (5). Research on the causes of primary and second cancers as well as prevention strategies are critical to reducing the burden of cancer in the population. Existing prospective cohort studies have greatly contributed to our understanding of cancer etiology and will continue to do so. However, since most of them started many years ago, generally they are not based on a state-of-the-art data platforms, contemporary exposure information and repeated collection of biospecimens to provide full opportunity to address new questions using new approaches. The proposed cohort will address these limitations.</w:t>
      </w:r>
    </w:p>
    <w:p w14:paraId="68B6A630" w14:textId="77777777" w:rsidR="00244553" w:rsidRDefault="00647902" w:rsidP="000C0B93">
      <w:pPr>
        <w:pStyle w:val="Heading2"/>
        <w:contextualSpacing/>
      </w:pPr>
      <w:bookmarkStart w:id="206" w:name="_Ref33009854"/>
      <w:bookmarkStart w:id="207" w:name="_Toc208233962"/>
      <w:bookmarkEnd w:id="200"/>
      <w:r w:rsidRPr="002A07A5">
        <w:t>Risk/Benefit Assessment</w:t>
      </w:r>
      <w:bookmarkEnd w:id="206"/>
      <w:bookmarkEnd w:id="207"/>
    </w:p>
    <w:p w14:paraId="45F8D884" w14:textId="28127F9E" w:rsidR="00647902" w:rsidRPr="00113D74" w:rsidRDefault="00647902" w:rsidP="000C0B93">
      <w:pPr>
        <w:pStyle w:val="Heading3"/>
        <w:contextualSpacing/>
      </w:pPr>
      <w:bookmarkStart w:id="208" w:name="_Toc208233963"/>
      <w:r w:rsidRPr="00113D74">
        <w:t>Known Potential Risks</w:t>
      </w:r>
      <w:bookmarkEnd w:id="208"/>
    </w:p>
    <w:p w14:paraId="68F19685" w14:textId="37A8B237" w:rsidR="0081799D" w:rsidRPr="002A07A5" w:rsidRDefault="0081799D" w:rsidP="000C0B93">
      <w:pPr>
        <w:pStyle w:val="Normal2"/>
        <w:spacing w:before="120" w:after="120"/>
        <w:ind w:left="0"/>
      </w:pPr>
      <w:r w:rsidRPr="002A07A5">
        <w:t xml:space="preserve">Connect for Cancer Prevention is an observational study that does not involve providing medications or medical interventions </w:t>
      </w:r>
      <w:r w:rsidR="00006FCB">
        <w:t>to participants</w:t>
      </w:r>
      <w:r w:rsidRPr="002A07A5">
        <w:t>. The direct physical or psychological risk to participants is minimal</w:t>
      </w:r>
      <w:r w:rsidR="001A7433">
        <w:t xml:space="preserve"> </w:t>
      </w:r>
      <w:r w:rsidR="00B85DF6">
        <w:t xml:space="preserve">and </w:t>
      </w:r>
      <w:r w:rsidR="00F8677C">
        <w:t>limited to</w:t>
      </w:r>
      <w:r w:rsidRPr="002A07A5">
        <w:t xml:space="preserve"> risk</w:t>
      </w:r>
      <w:r w:rsidR="00B85DF6">
        <w:t>s</w:t>
      </w:r>
      <w:r w:rsidRPr="002A07A5">
        <w:t xml:space="preserve"> related to providing a biospecimen and </w:t>
      </w:r>
      <w:r w:rsidR="00C840EC">
        <w:t>disclosing sensitive data</w:t>
      </w:r>
      <w:r w:rsidR="002E50EF">
        <w:t>.</w:t>
      </w:r>
    </w:p>
    <w:p w14:paraId="46F2A26C" w14:textId="7CEBD9C1" w:rsidR="00D4323E" w:rsidRDefault="06BE342E" w:rsidP="00D4323E">
      <w:pPr>
        <w:pStyle w:val="Normal2"/>
        <w:numPr>
          <w:ilvl w:val="0"/>
          <w:numId w:val="134"/>
        </w:numPr>
        <w:spacing w:before="120" w:after="120"/>
        <w:ind w:left="360"/>
      </w:pPr>
      <w:r w:rsidRPr="06BE342E">
        <w:rPr>
          <w:b/>
          <w:bCs/>
        </w:rPr>
        <w:t>Biospecimen collection</w:t>
      </w:r>
      <w:r w:rsidR="007136E5">
        <w:rPr>
          <w:b/>
          <w:bCs/>
        </w:rPr>
        <w:t xml:space="preserve"> risks</w:t>
      </w:r>
      <w:r w:rsidRPr="06BE342E">
        <w:rPr>
          <w:b/>
          <w:bCs/>
        </w:rPr>
        <w:t xml:space="preserve">. </w:t>
      </w:r>
      <w:r>
        <w:t xml:space="preserve">The most common physical risks associated with providing a blood sample is brief pain or bruising at the puncture site. The amount of blood drawn for research purposes at each visit, up to 48 ml, should not have adverse physiological effects nor lead to long-term distress and is allowable by the IRB. With venipuncture, </w:t>
      </w:r>
      <w:r w:rsidR="00360C2F">
        <w:t>less than 2</w:t>
      </w:r>
      <w:r>
        <w:t>% of people</w:t>
      </w:r>
      <w:r w:rsidR="00360C2F">
        <w:t xml:space="preserve"> are expected to feel</w:t>
      </w:r>
      <w:r>
        <w:t xml:space="preserve"> faint, nauseous</w:t>
      </w:r>
      <w:r w:rsidR="00360C2F">
        <w:t>,</w:t>
      </w:r>
      <w:r>
        <w:t xml:space="preserve"> or dizzy, about 1 in 100 may experience a blood clot forming in their vein</w:t>
      </w:r>
      <w:r w:rsidR="00D43FE4">
        <w:t>,</w:t>
      </w:r>
      <w:r>
        <w:t xml:space="preserve"> and about 1 in 1,000 may have infection or significant blood loss</w:t>
      </w:r>
      <w:r w:rsidR="00F87430">
        <w:t xml:space="preserve"> (</w:t>
      </w:r>
      <w:r w:rsidR="00D41CB8">
        <w:t>6</w:t>
      </w:r>
      <w:r w:rsidR="00F87430">
        <w:t>)</w:t>
      </w:r>
      <w:r>
        <w:t xml:space="preserve">. Risks for blood-borne pathogens from accidental needle sticks and during sample processing exist but are very rare. </w:t>
      </w:r>
    </w:p>
    <w:p w14:paraId="0522B8A1" w14:textId="0E8CB46E" w:rsidR="0081799D" w:rsidRPr="00D4323E" w:rsidRDefault="06BE342E" w:rsidP="00D4323E">
      <w:pPr>
        <w:pStyle w:val="Normal2"/>
        <w:numPr>
          <w:ilvl w:val="0"/>
          <w:numId w:val="134"/>
        </w:numPr>
        <w:spacing w:before="120" w:after="120"/>
        <w:ind w:left="360"/>
      </w:pPr>
      <w:r w:rsidRPr="00D4323E">
        <w:rPr>
          <w:b/>
          <w:bCs/>
        </w:rPr>
        <w:t>Loss of privacy/confidentiality.</w:t>
      </w:r>
      <w:r w:rsidRPr="00E70A47">
        <w:t xml:space="preserve"> The main risk to participants, albeit very small though not zero, is a breach of privacy or a loss of confidentiality of a participant’s personal identifying information (PII) and personal health information (PHI). </w:t>
      </w:r>
      <w:r w:rsidR="006C69B7" w:rsidRPr="00E70A47">
        <w:t>During the baseline activities</w:t>
      </w:r>
      <w:r w:rsidRPr="00E70A47">
        <w:t>, a participant will be asked to provide identifying information including but not limited to name, social security number</w:t>
      </w:r>
      <w:r w:rsidR="00046A01" w:rsidRPr="00E70A47">
        <w:t>,</w:t>
      </w:r>
      <w:r w:rsidRPr="00E70A47">
        <w:t xml:space="preserve"> and date of birth. This information is needed for tracking participants, particularly if they leave the health plan for passive linkage to national databases </w:t>
      </w:r>
      <w:r w:rsidR="69D67A24" w:rsidRPr="00E70A47">
        <w:t xml:space="preserve">such </w:t>
      </w:r>
      <w:r w:rsidRPr="00E70A47">
        <w:t>cancer or mortality. We will collect data from the participant using</w:t>
      </w:r>
      <w:r w:rsidR="00046A01" w:rsidRPr="00E70A47">
        <w:t xml:space="preserve"> Connect participant </w:t>
      </w:r>
      <w:r w:rsidRPr="00E70A47">
        <w:t>app</w:t>
      </w:r>
      <w:r w:rsidR="69D67A24" w:rsidRPr="00E70A47">
        <w:t>lication (“app”)</w:t>
      </w:r>
      <w:r w:rsidRPr="00E70A47">
        <w:t>. There is a risk to privacy whenever a participant uses an app or other online communication tools. Participating in the study poses no additional risk than use of other internet tools, particularly since Connect’s backend is developed and audited in FedRAMP/FISMA compliant cloud infrastructure facilitated by NIH STRIDES program (</w:t>
      </w:r>
      <w:r w:rsidR="69D67A24" w:rsidRPr="00E70A47">
        <w:t>datascience.nih.gov/strides</w:t>
      </w:r>
      <w:r w:rsidRPr="00E70A47">
        <w:t xml:space="preserve">). This oversight involves NCI IT team (CBIIT), which has ample experience with oversight of software engineering for field studies and clinical trials. Over time the risk of re-identification becomes greater as there are more data sources to triangulate a participant’s identity. During recruitment and active follow-up, potential and enrolled participants will have access to a help desk, administered by a </w:t>
      </w:r>
      <w:r w:rsidR="002B0BE6" w:rsidRPr="00E70A47">
        <w:t>support service</w:t>
      </w:r>
      <w:r w:rsidRPr="00E70A47">
        <w:t xml:space="preserve"> contractor</w:t>
      </w:r>
      <w:r w:rsidR="00BD3B7B" w:rsidRPr="00E70A47">
        <w:t xml:space="preserve"> (</w:t>
      </w:r>
      <w:r w:rsidR="002B0BE6" w:rsidRPr="00E70A47">
        <w:t xml:space="preserve">currently </w:t>
      </w:r>
      <w:r w:rsidR="00BD3B7B" w:rsidRPr="00D4323E">
        <w:rPr>
          <w:color w:val="000000" w:themeColor="text1"/>
          <w:shd w:val="clear" w:color="auto" w:fill="FFFFFF"/>
        </w:rPr>
        <w:t>National Opinion Research Center</w:t>
      </w:r>
      <w:r w:rsidR="69D67A24" w:rsidRPr="00D4323E">
        <w:rPr>
          <w:color w:val="000000" w:themeColor="text1"/>
        </w:rPr>
        <w:t xml:space="preserve"> at the University of Chicago</w:t>
      </w:r>
      <w:r w:rsidR="00BD3B7B" w:rsidRPr="00D4323E">
        <w:rPr>
          <w:color w:val="000000" w:themeColor="text1"/>
          <w:shd w:val="clear" w:color="auto" w:fill="FFFFFF"/>
        </w:rPr>
        <w:t>, NORC</w:t>
      </w:r>
      <w:r w:rsidR="69D67A24" w:rsidRPr="00D4323E">
        <w:rPr>
          <w:rFonts w:eastAsia="Calibri"/>
        </w:rPr>
        <w:t>; FWA: 00000142</w:t>
      </w:r>
      <w:r w:rsidR="00BD3B7B" w:rsidRPr="00D4323E">
        <w:rPr>
          <w:color w:val="000000" w:themeColor="text1"/>
          <w:shd w:val="clear" w:color="auto" w:fill="FFFFFF"/>
        </w:rPr>
        <w:t>)</w:t>
      </w:r>
      <w:r w:rsidRPr="00D4323E">
        <w:rPr>
          <w:color w:val="000000" w:themeColor="text1"/>
        </w:rPr>
        <w:t xml:space="preserve">, </w:t>
      </w:r>
      <w:r w:rsidRPr="00E70A47">
        <w:t>that will have access to participant PII and PHI.</w:t>
      </w:r>
    </w:p>
    <w:p w14:paraId="2011B376" w14:textId="5FB3EDCC" w:rsidR="0081799D" w:rsidRPr="00753E7B" w:rsidRDefault="06BE342E" w:rsidP="000C0B93">
      <w:pPr>
        <w:pStyle w:val="Normal2"/>
        <w:numPr>
          <w:ilvl w:val="0"/>
          <w:numId w:val="134"/>
        </w:numPr>
        <w:spacing w:before="120" w:after="120"/>
        <w:ind w:left="360"/>
      </w:pPr>
      <w:r w:rsidRPr="06BE342E">
        <w:rPr>
          <w:b/>
          <w:bCs/>
        </w:rPr>
        <w:lastRenderedPageBreak/>
        <w:t xml:space="preserve">Unknown </w:t>
      </w:r>
      <w:r w:rsidR="00046A01">
        <w:rPr>
          <w:b/>
          <w:bCs/>
        </w:rPr>
        <w:t>r</w:t>
      </w:r>
      <w:r w:rsidRPr="06BE342E">
        <w:rPr>
          <w:b/>
          <w:bCs/>
        </w:rPr>
        <w:t>isks.</w:t>
      </w:r>
      <w:r>
        <w:t xml:space="preserve"> Participants will be informed that the study could include risks that are currently unknown. When possible, we will inform the participant if new risks are identified that could affect their decision to participate.</w:t>
      </w:r>
    </w:p>
    <w:p w14:paraId="46468FEC" w14:textId="769036AD" w:rsidR="0081799D" w:rsidRPr="00753E7B" w:rsidRDefault="2F4C16C2" w:rsidP="36A2C74E">
      <w:pPr>
        <w:pStyle w:val="Normal2"/>
        <w:numPr>
          <w:ilvl w:val="0"/>
          <w:numId w:val="134"/>
        </w:numPr>
        <w:spacing w:before="120" w:after="120"/>
        <w:ind w:left="360"/>
        <w:rPr>
          <w:color w:val="222222"/>
        </w:rPr>
      </w:pPr>
      <w:r w:rsidRPr="2F4C16C2">
        <w:rPr>
          <w:b/>
          <w:bCs/>
        </w:rPr>
        <w:t xml:space="preserve">Risks related to return of results. </w:t>
      </w:r>
      <w:r>
        <w:t>From the baseline blood collection, we will offer return of genetic ancestry results using a graphical map display. We will inform the participants that this information has no medical value. We will also tell participants that because this sample is collected for research rather than clinical purposes, there is a risk of sample mix-ups, and that the results returned to the participant might not be their own. We expect the chances of this happening are small.</w:t>
      </w:r>
      <w:r w:rsidRPr="2F4C16C2">
        <w:rPr>
          <w:u w:val="single"/>
        </w:rPr>
        <w:t xml:space="preserve"> </w:t>
      </w:r>
      <w:r>
        <w:t xml:space="preserve">Other non-medically actionable results, such as national recommendations on dietary and physical activity or results from biological assays (e.g., SARS-CoV-2 antibodies, cytokines, hormone levels), may also be returned to participants. With future blood collections, we will decide whether to return medically actionable results to participants. Before returning results, an amendment covering this activity will be submitted and reviewed by the IRB. </w:t>
      </w:r>
    </w:p>
    <w:p w14:paraId="621E6778" w14:textId="23A8E98A" w:rsidR="0081799D" w:rsidRPr="00753E7B" w:rsidRDefault="46682B72" w:rsidP="46682B72">
      <w:pPr>
        <w:pStyle w:val="Normal2"/>
        <w:spacing w:before="120" w:after="120"/>
        <w:ind w:left="360"/>
      </w:pPr>
      <w:r>
        <w:t>Genetic and other biospecimen analyses and physical measurements included in the study could uncover abnormal values that may be medically actionable (see</w:t>
      </w:r>
      <w:r w:rsidRPr="46682B72">
        <w:rPr>
          <w:color w:val="0070C0"/>
        </w:rPr>
        <w:t xml:space="preserve"> </w:t>
      </w:r>
      <w:r w:rsidRPr="46682B72">
        <w:rPr>
          <w:rStyle w:val="Hyperlink"/>
        </w:rPr>
        <w:t>Section 7.3.2.3 Management of Results</w:t>
      </w:r>
      <w:r>
        <w:t>). Participants could experience stress as a direct result of receiving health measurements that could be indications of illness or be inconsistent with their understanding of their health status. Cost for emergency services and/or follow-up care associated with a value that is deemed to require medical attention will be the responsibility of participants. Connect for Cancer Prevention does not assume responsibility for fees associated with responding to any emergent or urgent situations for medical care or transportation associated with existing conditions uncovered during the course of participation in the research. However, we might suggest possible referrals at the cost of the participant.</w:t>
      </w:r>
    </w:p>
    <w:p w14:paraId="423F28C9" w14:textId="038029C8" w:rsidR="00647902" w:rsidRPr="00113D74" w:rsidRDefault="00647902" w:rsidP="000C0B93">
      <w:pPr>
        <w:pStyle w:val="Heading3"/>
        <w:contextualSpacing/>
      </w:pPr>
      <w:bookmarkStart w:id="209" w:name="_Toc208233964"/>
      <w:r w:rsidRPr="00113D74">
        <w:t>Known Potential Benefits</w:t>
      </w:r>
      <w:bookmarkEnd w:id="209"/>
    </w:p>
    <w:p w14:paraId="7425D436" w14:textId="4BDD647E" w:rsidR="0081799D" w:rsidRPr="002A07A5" w:rsidRDefault="3BE4F6E6" w:rsidP="000C0B93">
      <w:pPr>
        <w:pStyle w:val="Normal2"/>
        <w:spacing w:before="120" w:after="120"/>
        <w:ind w:left="0"/>
      </w:pPr>
      <w:r w:rsidRPr="3BE4F6E6">
        <w:rPr>
          <w:rFonts w:eastAsiaTheme="minorEastAsia"/>
        </w:rPr>
        <w:t xml:space="preserve">Connect for Cancer Prevention has potential benefits to society as a research resource that will address important scientific questions that could inform preventive and early detection strategies to reduce the burden of cancer and other health conditions in the population. However, </w:t>
      </w:r>
      <w:r w:rsidRPr="3BE4F6E6">
        <w:rPr>
          <w:rFonts w:eastAsiaTheme="minorEastAsia"/>
          <w:u w:val="single"/>
        </w:rPr>
        <w:t>there are no direct immediate or long-term health benefits</w:t>
      </w:r>
      <w:r w:rsidRPr="00E70A47">
        <w:rPr>
          <w:rFonts w:eastAsiaTheme="minorEastAsia"/>
          <w:u w:val="single"/>
        </w:rPr>
        <w:t xml:space="preserve"> for participants</w:t>
      </w:r>
      <w:r w:rsidRPr="00E70A47">
        <w:rPr>
          <w:u w:val="single"/>
        </w:rPr>
        <w:t>.</w:t>
      </w:r>
      <w:r>
        <w:t xml:space="preserve"> Return of any clinically relevant results will follow the procedures laid out in Management of Results (see</w:t>
      </w:r>
      <w:r w:rsidRPr="3BE4F6E6">
        <w:rPr>
          <w:rStyle w:val="Hyperlink"/>
        </w:rPr>
        <w:t xml:space="preserve"> </w:t>
      </w:r>
      <w:hyperlink w:anchor="_Management_of_Results_2" w:history="1">
        <w:r w:rsidRPr="003A72F2">
          <w:rPr>
            <w:rStyle w:val="Hyperlink"/>
          </w:rPr>
          <w:t>Section 7.3.2.3</w:t>
        </w:r>
      </w:hyperlink>
      <w:r w:rsidRPr="3BE4F6E6">
        <w:rPr>
          <w:rStyle w:val="Hyperlink"/>
          <w:color w:val="000000" w:themeColor="text1"/>
          <w:u w:val="none"/>
        </w:rPr>
        <w:t xml:space="preserve">) and specific protocols for return of results will be developed, reviewed, and approved by the IRB prior to returning any results to study participants. It is possible that there is a benefit to a participant if a research finding leads to clinical procedures that improves the participant’s health. Potential indirect benefits </w:t>
      </w:r>
      <w:r>
        <w:t>to participants in Connect for Cancer Prevention include opportunities to:</w:t>
      </w:r>
    </w:p>
    <w:p w14:paraId="6A4B0FE7" w14:textId="10C100B6" w:rsidR="0081799D" w:rsidRPr="002A07A5" w:rsidRDefault="3BE4F6E6" w:rsidP="000C0B93">
      <w:pPr>
        <w:pStyle w:val="ListParagraph"/>
        <w:numPr>
          <w:ilvl w:val="0"/>
          <w:numId w:val="51"/>
        </w:numPr>
        <w:spacing w:before="120" w:after="120"/>
        <w:textAlignment w:val="baseline"/>
      </w:pPr>
      <w:r>
        <w:t>Learn about health indicators and possibly access their own data.</w:t>
      </w:r>
    </w:p>
    <w:p w14:paraId="5CAE0D86" w14:textId="270B3AC3" w:rsidR="0081799D" w:rsidRPr="002A07A5" w:rsidRDefault="3BE4F6E6" w:rsidP="000C0B93">
      <w:pPr>
        <w:pStyle w:val="ListParagraph"/>
        <w:numPr>
          <w:ilvl w:val="0"/>
          <w:numId w:val="51"/>
        </w:numPr>
        <w:spacing w:before="120" w:after="120"/>
        <w:textAlignment w:val="baseline"/>
      </w:pPr>
      <w:r>
        <w:t>Contribute to research efforts to improve effective, personal/precision healthcare, and develop screening approaches to prevent cancer and improve the health of future generations.</w:t>
      </w:r>
    </w:p>
    <w:p w14:paraId="1C49AA25" w14:textId="78297F0F" w:rsidR="0081799D" w:rsidRPr="002A07A5" w:rsidRDefault="3BE4F6E6" w:rsidP="000C0B93">
      <w:pPr>
        <w:pStyle w:val="ListParagraph"/>
        <w:numPr>
          <w:ilvl w:val="0"/>
          <w:numId w:val="51"/>
        </w:numPr>
        <w:spacing w:before="120" w:after="120"/>
      </w:pPr>
      <w:r>
        <w:t>Ensure that their community is included in research studies that could lead to new understanding of cancer etiology.</w:t>
      </w:r>
    </w:p>
    <w:p w14:paraId="1531BF7A" w14:textId="0E8A0407" w:rsidR="0081799D" w:rsidRPr="002A07A5" w:rsidRDefault="3BE4F6E6" w:rsidP="000C0B93">
      <w:pPr>
        <w:pStyle w:val="ListParagraph"/>
        <w:numPr>
          <w:ilvl w:val="0"/>
          <w:numId w:val="51"/>
        </w:numPr>
        <w:spacing w:before="120" w:after="120"/>
        <w:textAlignment w:val="baseline"/>
      </w:pPr>
      <w:r>
        <w:t>Participate in future studies involving Connect for Cancer Prevention.</w:t>
      </w:r>
    </w:p>
    <w:p w14:paraId="4C01F35D" w14:textId="4D5D9C1C" w:rsidR="3BE4F6E6" w:rsidRDefault="3BE4F6E6" w:rsidP="3BE4F6E6">
      <w:pPr>
        <w:pStyle w:val="ListParagraph"/>
        <w:spacing w:before="120" w:after="120"/>
        <w:ind w:left="0"/>
        <w:rPr>
          <w:rStyle w:val="normaltextrun"/>
        </w:rPr>
      </w:pPr>
    </w:p>
    <w:p w14:paraId="6DFA0731" w14:textId="762F2BD5" w:rsidR="0081799D" w:rsidRPr="002A07A5" w:rsidRDefault="3BE4F6E6" w:rsidP="000C0B93">
      <w:pPr>
        <w:pStyle w:val="ListParagraph"/>
        <w:spacing w:before="120" w:after="120"/>
        <w:ind w:left="0"/>
        <w:rPr>
          <w:rStyle w:val="normaltextrun"/>
          <w:rFonts w:eastAsia="Calibri"/>
        </w:rPr>
      </w:pPr>
      <w:r w:rsidRPr="3BE4F6E6">
        <w:rPr>
          <w:rStyle w:val="normaltextrun"/>
        </w:rPr>
        <w:lastRenderedPageBreak/>
        <w:t xml:space="preserve">Similar to how volunteering for charities (e.g. at a local foodbank or Habitat for Humanity) can make individuals feel empowered to contribute to addressing problems impacting their community, this study should have an indirect benefit in allowing study participants to feel empowered to contribute to research aimed at preventing suffering and mortality associated with cancer. </w:t>
      </w:r>
    </w:p>
    <w:p w14:paraId="66CF9720" w14:textId="2DAA56E5" w:rsidR="00647902" w:rsidRPr="002A07A5" w:rsidRDefault="00B76A12" w:rsidP="000C0B93">
      <w:pPr>
        <w:pStyle w:val="Heading3"/>
        <w:contextualSpacing/>
      </w:pPr>
      <w:bookmarkStart w:id="210" w:name="_Assessment_of_Potential"/>
      <w:bookmarkStart w:id="211" w:name="_Ref11144674"/>
      <w:bookmarkStart w:id="212" w:name="_Toc208233965"/>
      <w:bookmarkEnd w:id="210"/>
      <w:r w:rsidRPr="002A07A5">
        <w:t>Assessment of Potential Risks and Benefits</w:t>
      </w:r>
      <w:bookmarkEnd w:id="211"/>
      <w:bookmarkEnd w:id="212"/>
    </w:p>
    <w:p w14:paraId="506F8223" w14:textId="194A15EE" w:rsidR="002A07A5" w:rsidRPr="002A07A5" w:rsidRDefault="002A07A5" w:rsidP="000C0B93">
      <w:pPr>
        <w:pStyle w:val="Normal2"/>
        <w:spacing w:before="120" w:after="120"/>
        <w:ind w:left="0"/>
      </w:pPr>
      <w:r w:rsidRPr="002A07A5">
        <w:t>Throughout the duration of the study, the staff will work closely with the NIH IRB to mitigate risk of participation, including submitting any major changes to study procedures and participant communications to the NIH IRB for approval.</w:t>
      </w:r>
      <w:r w:rsidR="0095750B">
        <w:t xml:space="preserve"> Furthermore, </w:t>
      </w:r>
      <w:r w:rsidR="00353F7E">
        <w:t xml:space="preserve">the study staff will take important steps to </w:t>
      </w:r>
      <w:r w:rsidR="00347C55">
        <w:t>minimize risks</w:t>
      </w:r>
      <w:r w:rsidR="00312516">
        <w:t>.</w:t>
      </w:r>
      <w:r w:rsidR="00BD3B7B" w:rsidRPr="00BD3B7B">
        <w:t xml:space="preserve"> </w:t>
      </w:r>
      <w:r w:rsidR="00BD3B7B">
        <w:t>Overall, the scientific value of the research for the benefit of society in general outweighs the minimal risk to the study participants.</w:t>
      </w:r>
    </w:p>
    <w:p w14:paraId="60E04D4F" w14:textId="18C8FFE4" w:rsidR="002A07A5" w:rsidRPr="002A07A5" w:rsidRDefault="06BE342E" w:rsidP="000C0B93">
      <w:pPr>
        <w:pStyle w:val="Normal2"/>
        <w:numPr>
          <w:ilvl w:val="0"/>
          <w:numId w:val="52"/>
        </w:numPr>
        <w:spacing w:before="120" w:after="120"/>
        <w:ind w:left="360"/>
      </w:pPr>
      <w:r w:rsidRPr="06BE342E">
        <w:rPr>
          <w:b/>
          <w:bCs/>
        </w:rPr>
        <w:t>Biospecimen collection:</w:t>
      </w:r>
      <w:r>
        <w:t xml:space="preserve"> Trained program staff or clinical phlebotomists will use standard sanitary biological specimen collection safety protocols for collection and processing of samples (e.g., antiseptics, gloves and appropriate clothing). All objects that come in contact with bodily fluids will be disposed of in appropriate biohazard waste containers. Whenever possible, the study blood draw will occur simultaneously with a </w:t>
      </w:r>
      <w:r w:rsidR="00A3210D">
        <w:t>clinically necessary</w:t>
      </w:r>
      <w:r>
        <w:t xml:space="preserve"> draw to avoid a separate venipuncture and possible risk of pain, bruising, fainting</w:t>
      </w:r>
      <w:r w:rsidR="00A3210D">
        <w:t>,</w:t>
      </w:r>
      <w:r>
        <w:t xml:space="preserve"> or infection. Should adverse events occur from the blood draw, clinic staff are trained and prepared to handle such situations. The local IHCS staff will document adverse events and the Connect for Cancer Prevention Senior Scientist will review them for any patterns and opportunities to further minimize risks.</w:t>
      </w:r>
    </w:p>
    <w:p w14:paraId="1802AC50" w14:textId="6C94A367" w:rsidR="002A07A5" w:rsidRPr="002A07A5" w:rsidRDefault="002A07A5" w:rsidP="000C0B93">
      <w:pPr>
        <w:pStyle w:val="Normal2"/>
        <w:numPr>
          <w:ilvl w:val="0"/>
          <w:numId w:val="52"/>
        </w:numPr>
        <w:spacing w:before="120" w:after="120"/>
        <w:ind w:left="360"/>
      </w:pPr>
      <w:r w:rsidRPr="002A07A5">
        <w:rPr>
          <w:b/>
          <w:bCs/>
        </w:rPr>
        <w:t>Loss of privacy/ confidentiality:</w:t>
      </w:r>
      <w:r w:rsidRPr="002A07A5">
        <w:t xml:space="preserve"> Processes and procedures for access to participant data and biospecimens will protect privacy and confidentiality (</w:t>
      </w:r>
      <w:hyperlink w:anchor="_Hlk11168716" w:history="1">
        <w:r w:rsidRPr="00613B10">
          <w:rPr>
            <w:rStyle w:val="Hyperlink"/>
          </w:rPr>
          <w:t xml:space="preserve">see </w:t>
        </w:r>
        <w:bookmarkStart w:id="213" w:name="_Hlk43971384"/>
        <w:r w:rsidR="00C75514" w:rsidRPr="00E70A47">
          <w:rPr>
            <w:rStyle w:val="Hyperlink"/>
          </w:rPr>
          <w:t>Section 9.11 Publication and Data Sharing Policy</w:t>
        </w:r>
        <w:bookmarkEnd w:id="213"/>
      </w:hyperlink>
      <w:r w:rsidR="00C75514" w:rsidRPr="00E70A47">
        <w:rPr>
          <w:color w:val="000000" w:themeColor="text1"/>
        </w:rPr>
        <w:t>)</w:t>
      </w:r>
      <w:r w:rsidR="00C75514">
        <w:rPr>
          <w:color w:val="0070C0"/>
        </w:rPr>
        <w:t xml:space="preserve"> </w:t>
      </w:r>
      <w:r w:rsidRPr="002A07A5">
        <w:t xml:space="preserve">and </w:t>
      </w:r>
      <w:hyperlink w:anchor="_Consent/Assent_Procedures_and" w:history="1">
        <w:r w:rsidRPr="002A07A5">
          <w:rPr>
            <w:rStyle w:val="Hyperlink"/>
            <w:u w:color="0563C1"/>
          </w:rPr>
          <w:t>Section 9</w:t>
        </w:r>
        <w:r w:rsidR="00C75514">
          <w:rPr>
            <w:rStyle w:val="Hyperlink"/>
            <w:u w:color="0563C1"/>
          </w:rPr>
          <w:t>.1.1</w:t>
        </w:r>
        <w:r w:rsidRPr="002A07A5">
          <w:rPr>
            <w:rStyle w:val="Hyperlink"/>
            <w:u w:color="0563C1"/>
          </w:rPr>
          <w:t xml:space="preserve"> Consent and Assent </w:t>
        </w:r>
        <w:r w:rsidR="00C75514">
          <w:rPr>
            <w:rStyle w:val="Hyperlink"/>
            <w:u w:color="0563C1"/>
          </w:rPr>
          <w:t>Procedures</w:t>
        </w:r>
        <w:r w:rsidR="00C75514" w:rsidRPr="002A07A5">
          <w:rPr>
            <w:rStyle w:val="Hyperlink"/>
            <w:u w:color="0563C1"/>
          </w:rPr>
          <w:t xml:space="preserve"> </w:t>
        </w:r>
        <w:r w:rsidRPr="002A07A5">
          <w:rPr>
            <w:rStyle w:val="Hyperlink"/>
            <w:u w:color="0563C1"/>
          </w:rPr>
          <w:t>and Documentation</w:t>
        </w:r>
      </w:hyperlink>
      <w:r w:rsidRPr="002A07A5">
        <w:t xml:space="preserve">). </w:t>
      </w:r>
    </w:p>
    <w:p w14:paraId="6AFDE79F" w14:textId="486757E6" w:rsidR="00CD4750" w:rsidRDefault="00CD4750" w:rsidP="000C0B93">
      <w:pPr>
        <w:pStyle w:val="Bulletpoints"/>
        <w:numPr>
          <w:ilvl w:val="1"/>
          <w:numId w:val="135"/>
        </w:numPr>
        <w:spacing w:before="120" w:after="120"/>
        <w:ind w:left="1080"/>
        <w:contextualSpacing/>
      </w:pPr>
      <w:r w:rsidRPr="002A07A5">
        <w:t xml:space="preserve">Most participants will complete the consent and </w:t>
      </w:r>
      <w:r w:rsidR="003A1664">
        <w:t>questionnaire</w:t>
      </w:r>
      <w:r w:rsidRPr="002A07A5">
        <w:t xml:space="preserve">s in a private location of their choosing. If participants are recruited during a </w:t>
      </w:r>
      <w:r w:rsidR="00A3210D">
        <w:t xml:space="preserve">clinical </w:t>
      </w:r>
      <w:r w:rsidRPr="002A07A5">
        <w:t xml:space="preserve">visit, they will not be required to complete study </w:t>
      </w:r>
      <w:r>
        <w:t>questionnaires</w:t>
      </w:r>
      <w:r w:rsidRPr="002A07A5">
        <w:t xml:space="preserve"> on site</w:t>
      </w:r>
      <w:r w:rsidR="00A3210D">
        <w:t xml:space="preserve"> </w:t>
      </w:r>
      <w:r w:rsidR="00A3210D" w:rsidRPr="002A07A5">
        <w:t>to protect their privacy</w:t>
      </w:r>
      <w:r w:rsidRPr="002A07A5">
        <w:t>.</w:t>
      </w:r>
    </w:p>
    <w:p w14:paraId="098638A2" w14:textId="252B5422" w:rsidR="006E6869" w:rsidRDefault="002A07A5" w:rsidP="000C0B93">
      <w:pPr>
        <w:pStyle w:val="Bulletpoints"/>
        <w:numPr>
          <w:ilvl w:val="1"/>
          <w:numId w:val="135"/>
        </w:numPr>
        <w:spacing w:before="120" w:after="120"/>
        <w:ind w:left="1080"/>
        <w:contextualSpacing/>
      </w:pPr>
      <w:r w:rsidRPr="002A07A5">
        <w:t xml:space="preserve">Initial or long-term participation will have no consequences on the individual’s relationship with their health care </w:t>
      </w:r>
      <w:r w:rsidR="008941FC">
        <w:t xml:space="preserve">insurer(s) or </w:t>
      </w:r>
      <w:r w:rsidRPr="002A07A5">
        <w:t xml:space="preserve">providers. </w:t>
      </w:r>
    </w:p>
    <w:p w14:paraId="26E1E88D" w14:textId="1D4D9F81" w:rsidR="0031139F" w:rsidRDefault="1FDE1D7E" w:rsidP="000C0B93">
      <w:pPr>
        <w:pStyle w:val="Bulletpoints"/>
        <w:numPr>
          <w:ilvl w:val="1"/>
          <w:numId w:val="135"/>
        </w:numPr>
        <w:spacing w:before="120" w:after="120"/>
        <w:ind w:left="1080"/>
        <w:contextualSpacing/>
      </w:pPr>
      <w:r>
        <w:t xml:space="preserve">Health Insurance Portability and Accountability Act (HIPAA) identifiers will be separated from all research data in both paper and electronic forms whenever possible (see </w:t>
      </w:r>
      <w:hyperlink w:anchor="_Consent/Assent_Procedures_and" w:history="1">
        <w:r w:rsidRPr="003A72F2">
          <w:rPr>
            <w:rStyle w:val="Hyperlink"/>
          </w:rPr>
          <w:t>Section 9.1.1 Consent and Assent Procedures and Documentation</w:t>
        </w:r>
      </w:hyperlink>
      <w:r>
        <w:t xml:space="preserve">) following strict data security measures in a Federal Risk and Authorization Management Program (FedRAMP) compliant environment to minimize any possible breaches of confidentiality. </w:t>
      </w:r>
    </w:p>
    <w:p w14:paraId="4B100262" w14:textId="45ECDFB8" w:rsidR="00646114" w:rsidRDefault="06BE342E" w:rsidP="000C0B93">
      <w:pPr>
        <w:pStyle w:val="Bulletpoints"/>
        <w:numPr>
          <w:ilvl w:val="1"/>
          <w:numId w:val="135"/>
        </w:numPr>
        <w:spacing w:before="120" w:after="120"/>
        <w:ind w:left="1080"/>
        <w:contextualSpacing/>
      </w:pPr>
      <w:r>
        <w:t xml:space="preserve">Each study participant will be represented by unique ID for each research project proposal and no PII will be shared with collaborating researchers (see </w:t>
      </w:r>
      <w:hyperlink w:anchor="_Hlk11168716" w:history="1">
        <w:r w:rsidRPr="003A72F2">
          <w:rPr>
            <w:rStyle w:val="Hyperlink"/>
          </w:rPr>
          <w:t>Section 9.11 Publication and Data Sharing Policy</w:t>
        </w:r>
      </w:hyperlink>
      <w:r w:rsidRPr="00E70A47">
        <w:rPr>
          <w:rStyle w:val="Hyperlink"/>
          <w:color w:val="000000" w:themeColor="text1"/>
        </w:rPr>
        <w:t>).</w:t>
      </w:r>
    </w:p>
    <w:p w14:paraId="39994005" w14:textId="2298F172" w:rsidR="002A07A5" w:rsidRPr="002A07A5" w:rsidRDefault="001243C8" w:rsidP="000C0B93">
      <w:pPr>
        <w:pStyle w:val="Bulletpoints"/>
        <w:numPr>
          <w:ilvl w:val="1"/>
          <w:numId w:val="135"/>
        </w:numPr>
        <w:spacing w:before="120" w:after="120"/>
        <w:ind w:left="1080"/>
        <w:contextualSpacing/>
      </w:pPr>
      <w:r>
        <w:t>Administrative activities</w:t>
      </w:r>
      <w:r w:rsidR="00B6750E">
        <w:t xml:space="preserve"> (such as </w:t>
      </w:r>
      <w:r w:rsidR="007903C4">
        <w:t>linkage with state or national cancer r</w:t>
      </w:r>
      <w:r w:rsidR="003671B8">
        <w:t>egistries</w:t>
      </w:r>
      <w:r w:rsidR="007A006F">
        <w:t>)</w:t>
      </w:r>
      <w:r>
        <w:t xml:space="preserve"> will require sharing of PII</w:t>
      </w:r>
      <w:r w:rsidR="0082259D">
        <w:t xml:space="preserve"> </w:t>
      </w:r>
      <w:r w:rsidR="0082259D" w:rsidRPr="002A07A5">
        <w:t xml:space="preserve">(see </w:t>
      </w:r>
      <w:hyperlink w:anchor="_Consent/Assent_Procedures_and" w:history="1">
        <w:r w:rsidR="00C75514" w:rsidRPr="002A07A5">
          <w:rPr>
            <w:rStyle w:val="Hyperlink"/>
            <w:u w:color="0563C1"/>
          </w:rPr>
          <w:t>Section 9</w:t>
        </w:r>
        <w:r w:rsidR="00C75514">
          <w:rPr>
            <w:rStyle w:val="Hyperlink"/>
            <w:u w:color="0563C1"/>
          </w:rPr>
          <w:t>.1.1</w:t>
        </w:r>
        <w:r w:rsidR="00C75514" w:rsidRPr="002A07A5">
          <w:rPr>
            <w:rStyle w:val="Hyperlink"/>
            <w:u w:color="0563C1"/>
          </w:rPr>
          <w:t xml:space="preserve"> Consent and Assent </w:t>
        </w:r>
        <w:r w:rsidR="00C75514">
          <w:rPr>
            <w:rStyle w:val="Hyperlink"/>
            <w:u w:color="0563C1"/>
          </w:rPr>
          <w:t>Procedures</w:t>
        </w:r>
        <w:r w:rsidR="00C75514" w:rsidRPr="002A07A5">
          <w:rPr>
            <w:rStyle w:val="Hyperlink"/>
            <w:u w:color="0563C1"/>
          </w:rPr>
          <w:t xml:space="preserve"> and Documentation</w:t>
        </w:r>
      </w:hyperlink>
      <w:r w:rsidR="0082259D" w:rsidRPr="002A07A5">
        <w:t>)</w:t>
      </w:r>
      <w:r w:rsidR="00AC0838">
        <w:t xml:space="preserve"> using </w:t>
      </w:r>
      <w:r w:rsidR="00295ABB">
        <w:t>least privileged principles</w:t>
      </w:r>
      <w:r>
        <w:t xml:space="preserve">. </w:t>
      </w:r>
    </w:p>
    <w:p w14:paraId="1173F2CD" w14:textId="364A6A45" w:rsidR="002A07A5" w:rsidRPr="00E677D9" w:rsidRDefault="002A07A5" w:rsidP="000C0B93">
      <w:pPr>
        <w:pStyle w:val="Bulletpoints"/>
        <w:numPr>
          <w:ilvl w:val="1"/>
          <w:numId w:val="135"/>
        </w:numPr>
        <w:spacing w:before="120" w:after="120"/>
        <w:ind w:left="1080"/>
        <w:contextualSpacing/>
      </w:pPr>
      <w:r w:rsidRPr="002A07A5">
        <w:t xml:space="preserve">Connect for Cancer Prevention is covered by the NCI Certificate of Confidentiality. As outlined in Section 2012 of the 21st Century Cures Act, the study staff will protect participants’ privacy and use all available legal measures to oppose requests for </w:t>
      </w:r>
      <w:r w:rsidRPr="002A07A5">
        <w:lastRenderedPageBreak/>
        <w:t xml:space="preserve">disclosure of data and ensure that anyone using or in possession of copies of the data is prohibited from disclosing them. However, if data are disclosed for any reason, that information is inadmissible in any legal, administrative or other proceeding. Disclosure is permitted only when required by Federal, State or local laws and in compliance with applicable Federal regulations governing human subjects research. </w:t>
      </w:r>
      <w:r w:rsidR="00A3210D">
        <w:t>PII/PHI</w:t>
      </w:r>
      <w:r w:rsidRPr="00333159">
        <w:t xml:space="preserve"> will only be released to third </w:t>
      </w:r>
      <w:r w:rsidR="00A3210D">
        <w:t xml:space="preserve">parties </w:t>
      </w:r>
      <w:r w:rsidR="00947143">
        <w:t xml:space="preserve">as outlined in </w:t>
      </w:r>
      <w:r w:rsidR="00947143" w:rsidRPr="00113D74">
        <w:rPr>
          <w:color w:val="000000" w:themeColor="text1"/>
          <w:shd w:val="clear" w:color="auto" w:fill="FFFFFF"/>
        </w:rPr>
        <w:t>NOT-OD-17-109</w:t>
      </w:r>
      <w:r w:rsidRPr="00333159">
        <w:t xml:space="preserve">. </w:t>
      </w:r>
      <w:r w:rsidRPr="00E677D9">
        <w:t xml:space="preserve">Decisions about the circumstances under which to release </w:t>
      </w:r>
      <w:r w:rsidR="00BD3B7B">
        <w:t>PII</w:t>
      </w:r>
      <w:r w:rsidRPr="00E677D9">
        <w:t xml:space="preserve"> to third parties will be made by the IRB.</w:t>
      </w:r>
    </w:p>
    <w:p w14:paraId="28365F04" w14:textId="691A252D" w:rsidR="002A07A5" w:rsidRPr="002A07A5" w:rsidRDefault="3BA0FA57" w:rsidP="000C0B93">
      <w:pPr>
        <w:pStyle w:val="Bulletpoints"/>
        <w:numPr>
          <w:ilvl w:val="1"/>
          <w:numId w:val="135"/>
        </w:numPr>
        <w:spacing w:before="120" w:after="120"/>
        <w:ind w:left="1080"/>
        <w:contextualSpacing/>
      </w:pPr>
      <w:r>
        <w:t xml:space="preserve">The help desk, maintained by </w:t>
      </w:r>
      <w:r w:rsidR="006073A7">
        <w:t>the</w:t>
      </w:r>
      <w:r>
        <w:t xml:space="preserve"> support services contractor, will track requests using an electronic ticketing system. All computers and servers containing PII and PHI will be compliant with the latest regulations set forth by the US Government Configuration Baseline (USGCB) and/or other approved United States Department of Health &amp; Human Services (HHS) Information Technology (IT) Security Configurations. Data in cloud-based applications will be stored in a FedRAMP compliant environment. </w:t>
      </w:r>
      <w:r w:rsidR="006073A7">
        <w:t>The system will be</w:t>
      </w:r>
      <w:r>
        <w:t xml:space="preserve"> compliant with the National Institute of Standards and Technology (NIST) Special Publication 800-53 (Recommended Security Controls for Federal Information Systems and Organizations, Moderate level) and has knowledge and experience in numerous laws, regulations and standards including, but not limited to: Office of Management and Budget (OMB) Circular A-130, OMB memorandum (M-05-24), and Federal Information Processing Standard (FIPS) Publication 201. </w:t>
      </w:r>
      <w:r w:rsidR="00716204">
        <w:t>It</w:t>
      </w:r>
      <w:r>
        <w:t xml:space="preserve"> will</w:t>
      </w:r>
      <w:r w:rsidR="00716204">
        <w:t xml:space="preserve"> also</w:t>
      </w:r>
      <w:r>
        <w:t xml:space="preserve"> comply with the NIH configuration standards and policies for storage and transfer of HHS data, including the security to access information, encrypt data for transfer as needed, store sensitive data, and remove data once the project is complete.</w:t>
      </w:r>
    </w:p>
    <w:p w14:paraId="48E7ED4D" w14:textId="3DE0FF24" w:rsidR="002A07A5" w:rsidRPr="002A07A5" w:rsidRDefault="36A2C74E" w:rsidP="3D578408">
      <w:pPr>
        <w:pStyle w:val="Normal2"/>
        <w:numPr>
          <w:ilvl w:val="0"/>
          <w:numId w:val="52"/>
        </w:numPr>
        <w:spacing w:before="120" w:after="120"/>
        <w:ind w:left="360"/>
      </w:pPr>
      <w:r w:rsidRPr="36A2C74E">
        <w:rPr>
          <w:b/>
          <w:bCs/>
        </w:rPr>
        <w:t>Return of Medically-Actionable Results:</w:t>
      </w:r>
      <w:r>
        <w:t xml:space="preserve"> An IRB amendment will be submitted to detail return of medically actionable results for future biospecimen collections to participants (see </w:t>
      </w:r>
      <w:r w:rsidRPr="36A2C74E">
        <w:rPr>
          <w:rStyle w:val="Hyperlink"/>
        </w:rPr>
        <w:t>Section 7.3.2.3 Management of Results</w:t>
      </w:r>
      <w:r>
        <w:t>). The plan will outline how to educate participants about the risk and benefits of medically-actionable results, the procedure to confirm results in a Clinical Laboratory Improvement Amendments (CLIA) environment and appropriate quality assurance procedures, and other procedures.</w:t>
      </w:r>
    </w:p>
    <w:p w14:paraId="4F5973F6" w14:textId="2CEF2A12" w:rsidR="00FB2BEA" w:rsidRPr="00113D74" w:rsidRDefault="00725B6C" w:rsidP="000C0B93">
      <w:pPr>
        <w:pStyle w:val="Heading1"/>
        <w:contextualSpacing/>
      </w:pPr>
      <w:bookmarkStart w:id="214" w:name="_Toc208233966"/>
      <w:r w:rsidRPr="00113D74">
        <w:t>OBJECTIVES AND ENDPOINTS</w:t>
      </w:r>
      <w:bookmarkEnd w:id="214"/>
    </w:p>
    <w:tbl>
      <w:tblPr>
        <w:tblStyle w:val="TableGrid"/>
        <w:tblW w:w="9715" w:type="dxa"/>
        <w:tblLook w:val="04A0" w:firstRow="1" w:lastRow="0" w:firstColumn="1" w:lastColumn="0" w:noHBand="0" w:noVBand="1"/>
      </w:tblPr>
      <w:tblGrid>
        <w:gridCol w:w="3415"/>
        <w:gridCol w:w="3060"/>
        <w:gridCol w:w="3240"/>
      </w:tblGrid>
      <w:tr w:rsidR="00FB2BEA" w14:paraId="2C576136" w14:textId="77777777" w:rsidTr="7E27AD47">
        <w:trPr>
          <w:tblHeader/>
        </w:trPr>
        <w:tc>
          <w:tcPr>
            <w:tcW w:w="3415" w:type="dxa"/>
          </w:tcPr>
          <w:p w14:paraId="753232BD" w14:textId="77777777" w:rsidR="00FB2BEA" w:rsidRPr="005627AC" w:rsidRDefault="00FB2BEA" w:rsidP="009B181A">
            <w:pPr>
              <w:spacing w:before="0"/>
              <w:contextualSpacing/>
              <w:jc w:val="center"/>
              <w:rPr>
                <w:rFonts w:asciiTheme="minorHAnsi" w:hAnsiTheme="minorHAnsi"/>
                <w:sz w:val="22"/>
              </w:rPr>
            </w:pPr>
            <w:r w:rsidRPr="005627AC">
              <w:rPr>
                <w:sz w:val="22"/>
              </w:rPr>
              <w:t>OBJECTIVES</w:t>
            </w:r>
          </w:p>
        </w:tc>
        <w:tc>
          <w:tcPr>
            <w:tcW w:w="3060" w:type="dxa"/>
          </w:tcPr>
          <w:p w14:paraId="21D1670F" w14:textId="77777777" w:rsidR="00FB2BEA" w:rsidRPr="005627AC" w:rsidRDefault="00FB2BEA" w:rsidP="000C0B93">
            <w:pPr>
              <w:contextualSpacing/>
              <w:jc w:val="center"/>
              <w:rPr>
                <w:rFonts w:asciiTheme="minorHAnsi" w:hAnsiTheme="minorHAnsi"/>
                <w:sz w:val="22"/>
              </w:rPr>
            </w:pPr>
            <w:r w:rsidRPr="005627AC">
              <w:rPr>
                <w:sz w:val="22"/>
              </w:rPr>
              <w:t>ENDPOINTS</w:t>
            </w:r>
          </w:p>
        </w:tc>
        <w:tc>
          <w:tcPr>
            <w:tcW w:w="3240" w:type="dxa"/>
          </w:tcPr>
          <w:p w14:paraId="796B8196" w14:textId="77777777" w:rsidR="00FB2BEA" w:rsidRPr="00A52408" w:rsidRDefault="00FB2BEA" w:rsidP="000C0B93">
            <w:pPr>
              <w:contextualSpacing/>
              <w:jc w:val="center"/>
              <w:rPr>
                <w:rFonts w:asciiTheme="minorHAnsi" w:hAnsiTheme="minorHAnsi"/>
                <w:sz w:val="22"/>
              </w:rPr>
            </w:pPr>
            <w:r>
              <w:rPr>
                <w:sz w:val="22"/>
              </w:rPr>
              <w:t>JUSTIFICATION FOR ENDPOINTS</w:t>
            </w:r>
          </w:p>
        </w:tc>
      </w:tr>
      <w:tr w:rsidR="00FB2BEA" w14:paraId="478EFD49" w14:textId="77777777" w:rsidTr="7E27AD47">
        <w:tc>
          <w:tcPr>
            <w:tcW w:w="3415" w:type="dxa"/>
            <w:shd w:val="clear" w:color="auto" w:fill="D9D9D9" w:themeFill="background1" w:themeFillShade="D9"/>
          </w:tcPr>
          <w:p w14:paraId="2F392910" w14:textId="77777777" w:rsidR="00FB2BEA" w:rsidRPr="005627AC" w:rsidRDefault="00FB2BEA" w:rsidP="000C0B93">
            <w:pPr>
              <w:contextualSpacing/>
              <w:jc w:val="both"/>
              <w:rPr>
                <w:rFonts w:asciiTheme="minorHAnsi" w:hAnsiTheme="minorHAnsi"/>
                <w:sz w:val="22"/>
              </w:rPr>
            </w:pPr>
            <w:r w:rsidRPr="005627AC">
              <w:rPr>
                <w:sz w:val="22"/>
              </w:rPr>
              <w:t>Primary</w:t>
            </w:r>
          </w:p>
        </w:tc>
        <w:tc>
          <w:tcPr>
            <w:tcW w:w="3060" w:type="dxa"/>
            <w:shd w:val="clear" w:color="auto" w:fill="D9D9D9" w:themeFill="background1" w:themeFillShade="D9"/>
          </w:tcPr>
          <w:p w14:paraId="3EE9197D" w14:textId="77777777" w:rsidR="00FB2BEA" w:rsidRPr="005627AC" w:rsidRDefault="00FB2BEA" w:rsidP="000C0B93">
            <w:pPr>
              <w:contextualSpacing/>
              <w:jc w:val="both"/>
              <w:rPr>
                <w:rFonts w:asciiTheme="minorHAnsi" w:hAnsiTheme="minorHAnsi"/>
                <w:sz w:val="22"/>
              </w:rPr>
            </w:pPr>
          </w:p>
        </w:tc>
        <w:tc>
          <w:tcPr>
            <w:tcW w:w="3240" w:type="dxa"/>
            <w:shd w:val="clear" w:color="auto" w:fill="D9D9D9" w:themeFill="background1" w:themeFillShade="D9"/>
          </w:tcPr>
          <w:p w14:paraId="0F839F9D" w14:textId="77777777" w:rsidR="00FB2BEA" w:rsidRPr="00A52408" w:rsidRDefault="00FB2BEA" w:rsidP="000C0B93">
            <w:pPr>
              <w:contextualSpacing/>
              <w:jc w:val="both"/>
              <w:rPr>
                <w:rFonts w:asciiTheme="minorHAnsi" w:hAnsiTheme="minorHAnsi"/>
                <w:sz w:val="22"/>
              </w:rPr>
            </w:pPr>
          </w:p>
        </w:tc>
      </w:tr>
      <w:tr w:rsidR="00FB2BEA" w14:paraId="1ACD7A5D" w14:textId="77777777" w:rsidTr="7E27AD47">
        <w:tc>
          <w:tcPr>
            <w:tcW w:w="3415" w:type="dxa"/>
          </w:tcPr>
          <w:p w14:paraId="7F1A968C" w14:textId="4B1F4CAD" w:rsidR="00FB2BEA" w:rsidRPr="00113D74" w:rsidRDefault="700986DD" w:rsidP="700986DD">
            <w:pPr>
              <w:pStyle w:val="Normal2"/>
              <w:spacing w:after="120"/>
              <w:ind w:left="0"/>
              <w:rPr>
                <w:i/>
                <w:iCs/>
                <w:sz w:val="22"/>
                <w:szCs w:val="22"/>
                <w:highlight w:val="green"/>
              </w:rPr>
            </w:pPr>
            <w:r w:rsidRPr="700986DD">
              <w:rPr>
                <w:sz w:val="22"/>
                <w:szCs w:val="22"/>
              </w:rPr>
              <w:t xml:space="preserve">The </w:t>
            </w:r>
            <w:r w:rsidRPr="700986DD">
              <w:rPr>
                <w:b/>
                <w:bCs/>
                <w:sz w:val="22"/>
                <w:szCs w:val="22"/>
              </w:rPr>
              <w:t>overarching objective</w:t>
            </w:r>
            <w:r w:rsidRPr="700986DD">
              <w:rPr>
                <w:sz w:val="22"/>
                <w:szCs w:val="22"/>
              </w:rPr>
              <w:t xml:space="preserve"> is to recruit 200,000 adults aged 30-70 years into a prospective, multi-center study within IHCSs in the US using a powerful digital platform. The </w:t>
            </w:r>
            <w:r w:rsidRPr="700986DD">
              <w:rPr>
                <w:b/>
                <w:bCs/>
                <w:sz w:val="22"/>
                <w:szCs w:val="22"/>
              </w:rPr>
              <w:t>primary objective</w:t>
            </w:r>
            <w:r w:rsidRPr="700986DD">
              <w:rPr>
                <w:sz w:val="22"/>
                <w:szCs w:val="22"/>
              </w:rPr>
              <w:t xml:space="preserve"> is to study associations of endpoints in the cancer continuum with multilevel factors, including behavioral, biological, </w:t>
            </w:r>
            <w:r w:rsidRPr="700986DD">
              <w:rPr>
                <w:sz w:val="22"/>
                <w:szCs w:val="22"/>
              </w:rPr>
              <w:lastRenderedPageBreak/>
              <w:t xml:space="preserve">environmental, medical and social factors. </w:t>
            </w:r>
          </w:p>
        </w:tc>
        <w:tc>
          <w:tcPr>
            <w:tcW w:w="3060" w:type="dxa"/>
          </w:tcPr>
          <w:p w14:paraId="3F588F11" w14:textId="52BDFD29" w:rsidR="00DF7004" w:rsidRDefault="365DE878" w:rsidP="000C0B93">
            <w:pPr>
              <w:pStyle w:val="Normal2"/>
              <w:spacing w:before="120" w:after="120"/>
              <w:ind w:left="0"/>
              <w:rPr>
                <w:sz w:val="22"/>
                <w:szCs w:val="22"/>
              </w:rPr>
            </w:pPr>
            <w:r w:rsidRPr="365DE878">
              <w:rPr>
                <w:color w:val="000000" w:themeColor="text1"/>
                <w:sz w:val="22"/>
                <w:szCs w:val="22"/>
              </w:rPr>
              <w:lastRenderedPageBreak/>
              <w:t>Cancer transformation, incidence, progression, and mortality e</w:t>
            </w:r>
            <w:r w:rsidRPr="365DE878">
              <w:rPr>
                <w:sz w:val="22"/>
                <w:szCs w:val="22"/>
              </w:rPr>
              <w:t>ndpoints could include, but are not limited to:</w:t>
            </w:r>
          </w:p>
          <w:p w14:paraId="073B27C2" w14:textId="3AC92395" w:rsidR="00DF7004" w:rsidRDefault="3BE4F6E6" w:rsidP="000C0B93">
            <w:pPr>
              <w:pStyle w:val="Normal2"/>
              <w:numPr>
                <w:ilvl w:val="0"/>
                <w:numId w:val="76"/>
              </w:numPr>
              <w:spacing w:before="120" w:after="120"/>
              <w:ind w:left="144" w:hanging="157"/>
              <w:rPr>
                <w:color w:val="000000" w:themeColor="text1"/>
                <w:sz w:val="22"/>
                <w:szCs w:val="22"/>
              </w:rPr>
            </w:pPr>
            <w:r w:rsidRPr="3BE4F6E6">
              <w:rPr>
                <w:color w:val="000000" w:themeColor="text1"/>
                <w:sz w:val="22"/>
                <w:szCs w:val="22"/>
              </w:rPr>
              <w:t>early biological effects (e.g., inflammation or metabolomic markers) related to cancer</w:t>
            </w:r>
          </w:p>
          <w:p w14:paraId="0370FD78" w14:textId="77777777" w:rsidR="00DF7004" w:rsidRDefault="00DF7004" w:rsidP="000C0B93">
            <w:pPr>
              <w:pStyle w:val="Normal2"/>
              <w:numPr>
                <w:ilvl w:val="0"/>
                <w:numId w:val="76"/>
              </w:numPr>
              <w:spacing w:before="120" w:after="120"/>
              <w:ind w:left="144" w:hanging="157"/>
              <w:rPr>
                <w:color w:val="000000" w:themeColor="text1"/>
                <w:sz w:val="22"/>
                <w:szCs w:val="22"/>
              </w:rPr>
            </w:pPr>
            <w:r>
              <w:rPr>
                <w:color w:val="000000" w:themeColor="text1"/>
                <w:sz w:val="22"/>
                <w:szCs w:val="22"/>
              </w:rPr>
              <w:t>intermediate biomarkers</w:t>
            </w:r>
          </w:p>
          <w:p w14:paraId="20B89CB8" w14:textId="77777777" w:rsidR="00DF7004" w:rsidRDefault="00DF7004" w:rsidP="000C0B93">
            <w:pPr>
              <w:pStyle w:val="Normal2"/>
              <w:numPr>
                <w:ilvl w:val="0"/>
                <w:numId w:val="76"/>
              </w:numPr>
              <w:spacing w:before="120" w:after="120"/>
              <w:ind w:left="144" w:hanging="157"/>
              <w:rPr>
                <w:color w:val="000000" w:themeColor="text1"/>
                <w:sz w:val="22"/>
                <w:szCs w:val="22"/>
              </w:rPr>
            </w:pPr>
            <w:r>
              <w:rPr>
                <w:color w:val="000000" w:themeColor="text1"/>
                <w:sz w:val="22"/>
                <w:szCs w:val="22"/>
              </w:rPr>
              <w:t>cancer precursors</w:t>
            </w:r>
          </w:p>
          <w:p w14:paraId="22706444" w14:textId="1174FDC5" w:rsidR="00CD07A8" w:rsidRDefault="00CD07A8" w:rsidP="000C0B93">
            <w:pPr>
              <w:pStyle w:val="Normal2"/>
              <w:numPr>
                <w:ilvl w:val="0"/>
                <w:numId w:val="76"/>
              </w:numPr>
              <w:spacing w:before="120" w:after="120"/>
              <w:ind w:left="144" w:hanging="157"/>
              <w:rPr>
                <w:color w:val="000000" w:themeColor="text1"/>
                <w:sz w:val="22"/>
                <w:szCs w:val="22"/>
              </w:rPr>
            </w:pPr>
            <w:r>
              <w:rPr>
                <w:color w:val="000000" w:themeColor="text1"/>
                <w:sz w:val="22"/>
                <w:szCs w:val="22"/>
              </w:rPr>
              <w:t>cancer incidence</w:t>
            </w:r>
          </w:p>
          <w:p w14:paraId="503823B1" w14:textId="6E907628" w:rsidR="00CD07A8" w:rsidRDefault="00CD07A8" w:rsidP="000C0B93">
            <w:pPr>
              <w:pStyle w:val="Normal2"/>
              <w:numPr>
                <w:ilvl w:val="0"/>
                <w:numId w:val="76"/>
              </w:numPr>
              <w:spacing w:before="120" w:after="120"/>
              <w:ind w:left="144" w:hanging="157"/>
              <w:rPr>
                <w:color w:val="000000" w:themeColor="text1"/>
                <w:sz w:val="22"/>
                <w:szCs w:val="22"/>
              </w:rPr>
            </w:pPr>
            <w:r>
              <w:rPr>
                <w:color w:val="000000" w:themeColor="text1"/>
                <w:sz w:val="22"/>
                <w:szCs w:val="22"/>
              </w:rPr>
              <w:t>cause of death</w:t>
            </w:r>
          </w:p>
          <w:p w14:paraId="25CA197A" w14:textId="6EACA2E6" w:rsidR="00FB2BEA" w:rsidRPr="006F187A" w:rsidRDefault="00DF7004" w:rsidP="000C0B93">
            <w:pPr>
              <w:pStyle w:val="Normal2"/>
              <w:numPr>
                <w:ilvl w:val="0"/>
                <w:numId w:val="76"/>
              </w:numPr>
              <w:spacing w:before="120" w:after="120"/>
              <w:ind w:left="144" w:hanging="158"/>
              <w:rPr>
                <w:color w:val="000000" w:themeColor="text1"/>
                <w:sz w:val="22"/>
                <w:szCs w:val="22"/>
              </w:rPr>
            </w:pPr>
            <w:r>
              <w:rPr>
                <w:color w:val="000000" w:themeColor="text1"/>
                <w:sz w:val="22"/>
                <w:szCs w:val="22"/>
              </w:rPr>
              <w:lastRenderedPageBreak/>
              <w:t>cancer survival, risk of second cancers and survivorship</w:t>
            </w:r>
          </w:p>
        </w:tc>
        <w:tc>
          <w:tcPr>
            <w:tcW w:w="3240" w:type="dxa"/>
          </w:tcPr>
          <w:p w14:paraId="55403210" w14:textId="542C65E0" w:rsidR="00FB2BEA" w:rsidRPr="00113D74" w:rsidRDefault="365DE878" w:rsidP="3BA0FA57">
            <w:pPr>
              <w:pStyle w:val="Normal2"/>
              <w:spacing w:before="120" w:after="120"/>
              <w:ind w:left="0"/>
              <w:rPr>
                <w:i/>
                <w:iCs/>
                <w:sz w:val="22"/>
                <w:szCs w:val="22"/>
              </w:rPr>
            </w:pPr>
            <w:r w:rsidRPr="365DE878">
              <w:rPr>
                <w:color w:val="000000" w:themeColor="text1"/>
                <w:sz w:val="22"/>
                <w:szCs w:val="22"/>
              </w:rPr>
              <w:lastRenderedPageBreak/>
              <w:t>These</w:t>
            </w:r>
            <w:r w:rsidRPr="365DE878">
              <w:rPr>
                <w:sz w:val="22"/>
                <w:szCs w:val="22"/>
              </w:rPr>
              <w:t xml:space="preserve"> endpoints will facilitate inferences on </w:t>
            </w:r>
            <w:r w:rsidRPr="365DE878">
              <w:rPr>
                <w:b/>
                <w:bCs/>
                <w:sz w:val="22"/>
                <w:szCs w:val="22"/>
              </w:rPr>
              <w:t xml:space="preserve">cancer etiology and natural history </w:t>
            </w:r>
            <w:r w:rsidRPr="365DE878">
              <w:rPr>
                <w:sz w:val="22"/>
                <w:szCs w:val="22"/>
              </w:rPr>
              <w:t xml:space="preserve">to provide insights into carcinogenic processes and inform new approaches </w:t>
            </w:r>
            <w:r w:rsidRPr="365DE878">
              <w:rPr>
                <w:b/>
                <w:bCs/>
                <w:sz w:val="22"/>
                <w:szCs w:val="22"/>
              </w:rPr>
              <w:t>in risk assessment</w:t>
            </w:r>
            <w:r w:rsidRPr="365DE878">
              <w:rPr>
                <w:sz w:val="22"/>
                <w:szCs w:val="22"/>
              </w:rPr>
              <w:t xml:space="preserve"> and </w:t>
            </w:r>
            <w:r w:rsidRPr="365DE878">
              <w:rPr>
                <w:b/>
                <w:bCs/>
                <w:sz w:val="22"/>
                <w:szCs w:val="22"/>
              </w:rPr>
              <w:t xml:space="preserve">early detection of cancer </w:t>
            </w:r>
            <w:r w:rsidRPr="365DE878">
              <w:rPr>
                <w:sz w:val="22"/>
                <w:szCs w:val="22"/>
              </w:rPr>
              <w:t>(see below for additional detail).</w:t>
            </w:r>
            <w:r w:rsidRPr="365DE878">
              <w:rPr>
                <w:i/>
                <w:iCs/>
                <w:sz w:val="22"/>
                <w:szCs w:val="22"/>
              </w:rPr>
              <w:t xml:space="preserve"> </w:t>
            </w:r>
            <w:r w:rsidRPr="365DE878">
              <w:rPr>
                <w:color w:val="000000" w:themeColor="text1"/>
                <w:sz w:val="22"/>
                <w:szCs w:val="22"/>
              </w:rPr>
              <w:t xml:space="preserve">Studying the cancer continuum will improve translation of </w:t>
            </w:r>
            <w:r w:rsidRPr="365DE878">
              <w:rPr>
                <w:color w:val="000000" w:themeColor="text1"/>
                <w:sz w:val="22"/>
                <w:szCs w:val="22"/>
              </w:rPr>
              <w:lastRenderedPageBreak/>
              <w:t>epidemiologic findings to public health and clinical practice.</w:t>
            </w:r>
          </w:p>
        </w:tc>
      </w:tr>
      <w:tr w:rsidR="00FB2BEA" w14:paraId="1E055C53" w14:textId="77777777" w:rsidTr="7E27AD47">
        <w:tc>
          <w:tcPr>
            <w:tcW w:w="3415" w:type="dxa"/>
            <w:shd w:val="clear" w:color="auto" w:fill="D9D9D9" w:themeFill="background1" w:themeFillShade="D9"/>
          </w:tcPr>
          <w:p w14:paraId="57DC0080" w14:textId="77777777" w:rsidR="00FB2BEA" w:rsidRPr="005627AC" w:rsidRDefault="00FB2BEA" w:rsidP="000C0B93">
            <w:pPr>
              <w:contextualSpacing/>
              <w:jc w:val="both"/>
              <w:rPr>
                <w:rFonts w:asciiTheme="minorHAnsi" w:hAnsiTheme="minorHAnsi"/>
                <w:sz w:val="22"/>
              </w:rPr>
            </w:pPr>
            <w:r w:rsidRPr="005627AC">
              <w:rPr>
                <w:sz w:val="22"/>
              </w:rPr>
              <w:lastRenderedPageBreak/>
              <w:t>Secondary</w:t>
            </w:r>
          </w:p>
        </w:tc>
        <w:tc>
          <w:tcPr>
            <w:tcW w:w="3060" w:type="dxa"/>
            <w:shd w:val="clear" w:color="auto" w:fill="D9D9D9" w:themeFill="background1" w:themeFillShade="D9"/>
          </w:tcPr>
          <w:p w14:paraId="2E0C099D" w14:textId="77777777" w:rsidR="00FB2BEA" w:rsidRPr="005627AC" w:rsidRDefault="00FB2BEA" w:rsidP="000C0B93">
            <w:pPr>
              <w:contextualSpacing/>
              <w:jc w:val="both"/>
              <w:rPr>
                <w:rFonts w:asciiTheme="minorHAnsi" w:hAnsiTheme="minorHAnsi"/>
                <w:sz w:val="22"/>
              </w:rPr>
            </w:pPr>
          </w:p>
        </w:tc>
        <w:tc>
          <w:tcPr>
            <w:tcW w:w="3240" w:type="dxa"/>
            <w:shd w:val="clear" w:color="auto" w:fill="D9D9D9" w:themeFill="background1" w:themeFillShade="D9"/>
          </w:tcPr>
          <w:p w14:paraId="1ED9A115" w14:textId="77777777" w:rsidR="00FB2BEA" w:rsidRPr="005627AC" w:rsidRDefault="00FB2BEA" w:rsidP="000C0B93">
            <w:pPr>
              <w:contextualSpacing/>
              <w:jc w:val="both"/>
              <w:rPr>
                <w:sz w:val="22"/>
              </w:rPr>
            </w:pPr>
          </w:p>
        </w:tc>
      </w:tr>
      <w:tr w:rsidR="00C715FB" w14:paraId="180FADB4" w14:textId="77777777" w:rsidTr="7E27AD47">
        <w:tc>
          <w:tcPr>
            <w:tcW w:w="3415" w:type="dxa"/>
          </w:tcPr>
          <w:p w14:paraId="5E906BFF" w14:textId="23DFC957" w:rsidR="00C715FB" w:rsidRPr="00113D74" w:rsidRDefault="06BE342E" w:rsidP="009B181A">
            <w:pPr>
              <w:pStyle w:val="CROMSInstruction"/>
              <w:spacing w:before="0"/>
              <w:contextualSpacing/>
              <w:rPr>
                <w:rFonts w:ascii="Times New Roman" w:hAnsi="Times New Roman"/>
                <w:i w:val="0"/>
                <w:iCs w:val="0"/>
                <w:sz w:val="22"/>
                <w:szCs w:val="22"/>
                <w:highlight w:val="green"/>
              </w:rPr>
            </w:pPr>
            <w:r w:rsidRPr="06BE342E">
              <w:rPr>
                <w:rFonts w:ascii="Times New Roman" w:hAnsi="Times New Roman"/>
                <w:i w:val="0"/>
                <w:iCs w:val="0"/>
                <w:color w:val="000000" w:themeColor="text1"/>
                <w:sz w:val="22"/>
                <w:szCs w:val="22"/>
              </w:rPr>
              <w:t xml:space="preserve">The </w:t>
            </w:r>
            <w:r w:rsidRPr="06BE342E">
              <w:rPr>
                <w:rFonts w:ascii="Times New Roman" w:hAnsi="Times New Roman"/>
                <w:b/>
                <w:bCs/>
                <w:i w:val="0"/>
                <w:iCs w:val="0"/>
                <w:color w:val="000000" w:themeColor="text1"/>
                <w:sz w:val="22"/>
                <w:szCs w:val="22"/>
              </w:rPr>
              <w:t>secondary objective</w:t>
            </w:r>
            <w:r w:rsidRPr="06BE342E">
              <w:rPr>
                <w:rFonts w:ascii="Times New Roman" w:hAnsi="Times New Roman"/>
                <w:i w:val="0"/>
                <w:iCs w:val="0"/>
                <w:color w:val="000000" w:themeColor="text1"/>
                <w:sz w:val="22"/>
                <w:szCs w:val="22"/>
              </w:rPr>
              <w:t xml:space="preserve"> is to create a publicly available resource of deidentified data and biological sample</w:t>
            </w:r>
            <w:r w:rsidR="006F187A">
              <w:rPr>
                <w:rFonts w:ascii="Times New Roman" w:hAnsi="Times New Roman"/>
                <w:i w:val="0"/>
                <w:iCs w:val="0"/>
                <w:color w:val="000000" w:themeColor="text1"/>
                <w:sz w:val="22"/>
                <w:szCs w:val="22"/>
              </w:rPr>
              <w:t xml:space="preserve"> repository </w:t>
            </w:r>
            <w:r w:rsidRPr="06BE342E">
              <w:rPr>
                <w:rFonts w:ascii="Times New Roman" w:hAnsi="Times New Roman"/>
                <w:i w:val="0"/>
                <w:iCs w:val="0"/>
                <w:color w:val="000000" w:themeColor="text1"/>
                <w:sz w:val="22"/>
                <w:szCs w:val="22"/>
              </w:rPr>
              <w:t xml:space="preserve">to registered users for general research use. </w:t>
            </w:r>
          </w:p>
        </w:tc>
        <w:tc>
          <w:tcPr>
            <w:tcW w:w="3060" w:type="dxa"/>
          </w:tcPr>
          <w:p w14:paraId="475A4B5E" w14:textId="36BC420A" w:rsidR="00C715FB" w:rsidRPr="00B24DC8" w:rsidRDefault="7E27AD47" w:rsidP="000C0B93">
            <w:pPr>
              <w:contextualSpacing/>
              <w:rPr>
                <w:highlight w:val="green"/>
              </w:rPr>
            </w:pPr>
            <w:r w:rsidRPr="7E27AD47">
              <w:rPr>
                <w:sz w:val="22"/>
              </w:rPr>
              <w:t>The endpoints are numerous and could include methodological research, human biology, ancestry, evolution or other health-related outcomes (e.g., cardiovascular diseases).</w:t>
            </w:r>
          </w:p>
        </w:tc>
        <w:tc>
          <w:tcPr>
            <w:tcW w:w="3240" w:type="dxa"/>
          </w:tcPr>
          <w:p w14:paraId="6E0A313C" w14:textId="0DAB4237" w:rsidR="00252C6E" w:rsidRPr="00113D74" w:rsidRDefault="00E85F74" w:rsidP="000C0B93">
            <w:pPr>
              <w:pStyle w:val="Normal2"/>
              <w:spacing w:before="120" w:after="120"/>
              <w:ind w:left="0"/>
              <w:rPr>
                <w:iCs/>
                <w:color w:val="000000" w:themeColor="text1"/>
                <w:sz w:val="22"/>
                <w:szCs w:val="22"/>
                <w:highlight w:val="green"/>
              </w:rPr>
            </w:pPr>
            <w:r w:rsidRPr="002547A6">
              <w:rPr>
                <w:iCs/>
                <w:sz w:val="22"/>
              </w:rPr>
              <w:t xml:space="preserve">The Connect for Cancer Prevention is </w:t>
            </w:r>
            <w:r>
              <w:rPr>
                <w:iCs/>
                <w:sz w:val="22"/>
              </w:rPr>
              <w:t xml:space="preserve">a rich resource that will benefit </w:t>
            </w:r>
            <w:r w:rsidR="009B514D">
              <w:rPr>
                <w:iCs/>
                <w:sz w:val="22"/>
              </w:rPr>
              <w:t>the progress of science for years to come</w:t>
            </w:r>
            <w:r>
              <w:rPr>
                <w:iCs/>
                <w:sz w:val="22"/>
              </w:rPr>
              <w:t xml:space="preserve">. </w:t>
            </w:r>
          </w:p>
        </w:tc>
      </w:tr>
      <w:tr w:rsidR="00C715FB" w14:paraId="603D186B" w14:textId="77777777" w:rsidTr="7E27AD47">
        <w:tc>
          <w:tcPr>
            <w:tcW w:w="3415" w:type="dxa"/>
            <w:shd w:val="clear" w:color="auto" w:fill="D9D9D9" w:themeFill="background1" w:themeFillShade="D9"/>
          </w:tcPr>
          <w:p w14:paraId="2C87A33D" w14:textId="77777777" w:rsidR="00C715FB" w:rsidRPr="005627AC" w:rsidRDefault="00C715FB" w:rsidP="000C0B93">
            <w:pPr>
              <w:contextualSpacing/>
              <w:jc w:val="both"/>
              <w:rPr>
                <w:rFonts w:asciiTheme="minorHAnsi" w:hAnsiTheme="minorHAnsi"/>
                <w:sz w:val="22"/>
              </w:rPr>
            </w:pPr>
            <w:r>
              <w:rPr>
                <w:sz w:val="22"/>
              </w:rPr>
              <w:t>Tertiary/</w:t>
            </w:r>
            <w:r w:rsidRPr="005627AC">
              <w:rPr>
                <w:sz w:val="22"/>
              </w:rPr>
              <w:t xml:space="preserve">Exploratory </w:t>
            </w:r>
          </w:p>
        </w:tc>
        <w:tc>
          <w:tcPr>
            <w:tcW w:w="3060" w:type="dxa"/>
            <w:shd w:val="clear" w:color="auto" w:fill="D9D9D9" w:themeFill="background1" w:themeFillShade="D9"/>
          </w:tcPr>
          <w:p w14:paraId="6A8E349F" w14:textId="77777777" w:rsidR="00C715FB" w:rsidRPr="005627AC" w:rsidRDefault="00C715FB" w:rsidP="000C0B93">
            <w:pPr>
              <w:contextualSpacing/>
              <w:jc w:val="both"/>
              <w:rPr>
                <w:rFonts w:asciiTheme="minorHAnsi" w:hAnsiTheme="minorHAnsi"/>
                <w:sz w:val="22"/>
              </w:rPr>
            </w:pPr>
          </w:p>
        </w:tc>
        <w:tc>
          <w:tcPr>
            <w:tcW w:w="3240" w:type="dxa"/>
            <w:shd w:val="clear" w:color="auto" w:fill="D9D9D9" w:themeFill="background1" w:themeFillShade="D9"/>
          </w:tcPr>
          <w:p w14:paraId="6C85B351" w14:textId="77777777" w:rsidR="00C715FB" w:rsidRPr="005627AC" w:rsidRDefault="00C715FB" w:rsidP="000C0B93">
            <w:pPr>
              <w:contextualSpacing/>
              <w:jc w:val="both"/>
              <w:rPr>
                <w:sz w:val="22"/>
              </w:rPr>
            </w:pPr>
          </w:p>
        </w:tc>
      </w:tr>
      <w:tr w:rsidR="004E43F7" w14:paraId="78BB374C" w14:textId="77777777" w:rsidTr="7E27AD47">
        <w:tc>
          <w:tcPr>
            <w:tcW w:w="3415" w:type="dxa"/>
          </w:tcPr>
          <w:p w14:paraId="22DEB397" w14:textId="7E17E0F6" w:rsidR="004E43F7" w:rsidRPr="00113D74" w:rsidRDefault="005D7890" w:rsidP="001675C3">
            <w:pPr>
              <w:pStyle w:val="Normal2"/>
              <w:spacing w:after="120"/>
              <w:ind w:left="0"/>
              <w:rPr>
                <w:iCs/>
                <w:sz w:val="22"/>
                <w:szCs w:val="22"/>
                <w:highlight w:val="green"/>
              </w:rPr>
            </w:pPr>
            <w:r w:rsidRPr="00113D74">
              <w:rPr>
                <w:iCs/>
                <w:sz w:val="22"/>
                <w:szCs w:val="22"/>
              </w:rPr>
              <w:t>Not applicable</w:t>
            </w:r>
          </w:p>
        </w:tc>
        <w:tc>
          <w:tcPr>
            <w:tcW w:w="3060" w:type="dxa"/>
          </w:tcPr>
          <w:p w14:paraId="02A725CB" w14:textId="77777777" w:rsidR="004E43F7" w:rsidRPr="00113D74" w:rsidRDefault="004E43F7" w:rsidP="000C0B93">
            <w:pPr>
              <w:pStyle w:val="CROMSInstruction"/>
              <w:contextualSpacing/>
              <w:rPr>
                <w:rFonts w:ascii="Times New Roman" w:hAnsi="Times New Roman"/>
                <w:sz w:val="22"/>
                <w:szCs w:val="22"/>
                <w:highlight w:val="green"/>
              </w:rPr>
            </w:pPr>
          </w:p>
        </w:tc>
        <w:tc>
          <w:tcPr>
            <w:tcW w:w="3240" w:type="dxa"/>
          </w:tcPr>
          <w:p w14:paraId="61619C6F" w14:textId="5C2FA886" w:rsidR="004E43F7" w:rsidRPr="00113D74" w:rsidRDefault="00687158" w:rsidP="000C0B93">
            <w:pPr>
              <w:pStyle w:val="Normal2"/>
              <w:spacing w:before="120" w:after="120"/>
              <w:ind w:left="160"/>
              <w:rPr>
                <w:iCs/>
                <w:sz w:val="22"/>
                <w:highlight w:val="green"/>
              </w:rPr>
            </w:pPr>
            <w:r>
              <w:rPr>
                <w:color w:val="000000" w:themeColor="text1"/>
                <w:sz w:val="22"/>
              </w:rPr>
              <w:t xml:space="preserve"> </w:t>
            </w:r>
          </w:p>
        </w:tc>
      </w:tr>
    </w:tbl>
    <w:p w14:paraId="278CDBDA" w14:textId="77777777" w:rsidR="00927879" w:rsidRDefault="2983AFFB" w:rsidP="000C0B93">
      <w:pPr>
        <w:pStyle w:val="Heading2"/>
        <w:contextualSpacing/>
      </w:pPr>
      <w:bookmarkStart w:id="215" w:name="_Primary_Objectives"/>
      <w:bookmarkStart w:id="216" w:name="_Toc208233967"/>
      <w:bookmarkEnd w:id="215"/>
      <w:r>
        <w:t>Primary Objectives</w:t>
      </w:r>
      <w:bookmarkEnd w:id="216"/>
    </w:p>
    <w:p w14:paraId="5766D893" w14:textId="00397C66" w:rsidR="00927879" w:rsidRPr="00B02A18" w:rsidRDefault="365DE878" w:rsidP="00E70A47">
      <w:pPr>
        <w:pStyle w:val="Normal2"/>
        <w:spacing w:before="120" w:after="120"/>
        <w:ind w:left="0"/>
      </w:pPr>
      <w:r w:rsidRPr="365DE878">
        <w:rPr>
          <w:b/>
          <w:bCs/>
        </w:rPr>
        <w:t>Etiology of Cancer:</w:t>
      </w:r>
      <w:r>
        <w:t xml:space="preserve"> This prospective cohort will enable studies to identify and characterize biological, behavioral and (broadly defined) environmental risk factors, and the interactions among them associated with the incidence of different cancers. Specifically, serial exposure and biomarker assessments in individuals prior to any cancer diagnosis will allow the study of how changes over many years could influence cancer development and to identify critical exposure periods. Examples of research topics in this area include:</w:t>
      </w:r>
    </w:p>
    <w:p w14:paraId="1F8F70EC" w14:textId="48667541" w:rsidR="00927879" w:rsidRPr="00B02A18" w:rsidRDefault="41DD855A" w:rsidP="00DC7F66">
      <w:pPr>
        <w:pStyle w:val="Normal2"/>
        <w:numPr>
          <w:ilvl w:val="0"/>
          <w:numId w:val="155"/>
        </w:numPr>
        <w:spacing w:before="120" w:after="120"/>
      </w:pPr>
      <w:r>
        <w:t>Evaluate current and emerging behavioral and environmental factors (e.g., vaping, physical activity patterns) in relation to cancer risk and progression.</w:t>
      </w:r>
    </w:p>
    <w:p w14:paraId="5CEBC854" w14:textId="3865F6FF" w:rsidR="00927879" w:rsidRPr="00B02A18" w:rsidRDefault="365DE878" w:rsidP="00DC7F66">
      <w:pPr>
        <w:pStyle w:val="Normal2"/>
        <w:numPr>
          <w:ilvl w:val="0"/>
          <w:numId w:val="155"/>
        </w:numPr>
        <w:spacing w:before="120" w:after="120"/>
      </w:pPr>
      <w:r>
        <w:t>Evaluate possible links between commonly used pharmaceuticals and medical procedures (e.g., opioid use, gastric bypass surgery) with subsequent cancer risk.</w:t>
      </w:r>
    </w:p>
    <w:p w14:paraId="786245F6" w14:textId="3AC17958" w:rsidR="365DE878" w:rsidRDefault="365DE878" w:rsidP="00E70A47">
      <w:pPr>
        <w:pStyle w:val="Normal2"/>
        <w:numPr>
          <w:ilvl w:val="0"/>
          <w:numId w:val="155"/>
        </w:numPr>
        <w:rPr>
          <w:color w:val="000000" w:themeColor="text1"/>
        </w:rPr>
      </w:pPr>
      <w:r w:rsidRPr="00E70A47">
        <w:t xml:space="preserve">Investigate the relationship between exposure to outdoor air pollution (including at the home and during the commute) and </w:t>
      </w:r>
      <w:r w:rsidR="00C41D86">
        <w:t xml:space="preserve">cancer </w:t>
      </w:r>
      <w:r w:rsidRPr="00E70A47">
        <w:t>risk, based on linkage of the residential address to modeled estimates of air pollutants derived from E</w:t>
      </w:r>
      <w:r w:rsidRPr="365DE878">
        <w:t xml:space="preserve">nvironmental </w:t>
      </w:r>
      <w:r w:rsidRPr="00E70A47">
        <w:t>P</w:t>
      </w:r>
      <w:r w:rsidRPr="365DE878">
        <w:t xml:space="preserve">rotection </w:t>
      </w:r>
      <w:r w:rsidRPr="00E70A47">
        <w:t>A</w:t>
      </w:r>
      <w:r w:rsidRPr="365DE878">
        <w:t>gency</w:t>
      </w:r>
      <w:r w:rsidRPr="00E70A47">
        <w:t>’s air quality monitoring network</w:t>
      </w:r>
      <w:r w:rsidR="00680F88">
        <w:t>.</w:t>
      </w:r>
    </w:p>
    <w:p w14:paraId="6E4D8E79" w14:textId="2B58EBA1" w:rsidR="365DE878" w:rsidRDefault="365DE878" w:rsidP="00E70A47">
      <w:pPr>
        <w:pStyle w:val="ListParagraph"/>
        <w:numPr>
          <w:ilvl w:val="0"/>
          <w:numId w:val="155"/>
        </w:numPr>
      </w:pPr>
      <w:r w:rsidRPr="00E70A47">
        <w:t xml:space="preserve">Investigate the relationship between ingested drinking water contaminants and </w:t>
      </w:r>
      <w:r w:rsidR="00C41D86">
        <w:t xml:space="preserve">cancer </w:t>
      </w:r>
      <w:r w:rsidRPr="00E70A47">
        <w:t>risk, based on linkage of the residential address and self-reported public drinking water utility to regulatory monitoring data for water contaminants</w:t>
      </w:r>
      <w:r w:rsidR="00680F88">
        <w:t>.</w:t>
      </w:r>
    </w:p>
    <w:p w14:paraId="3EB76D50" w14:textId="77777777" w:rsidR="00585ADD" w:rsidRPr="00113D74" w:rsidRDefault="00585ADD" w:rsidP="00941331">
      <w:pPr>
        <w:pStyle w:val="Normal2"/>
        <w:numPr>
          <w:ilvl w:val="0"/>
          <w:numId w:val="155"/>
        </w:numPr>
        <w:rPr>
          <w:color w:val="000000" w:themeColor="text1"/>
        </w:rPr>
      </w:pPr>
      <w:r w:rsidRPr="41DD855A">
        <w:rPr>
          <w:color w:val="000000" w:themeColor="text1"/>
        </w:rPr>
        <w:t>Characterize biomarkers of exposure (e.g., pollutants) and early biological effects (e.g., inflammation markers, metabolomic markers) to determine distribution in the population, sources of variation and changes over time.</w:t>
      </w:r>
    </w:p>
    <w:p w14:paraId="6B44ED42" w14:textId="3B4DBA2C" w:rsidR="004B0F41" w:rsidRDefault="41DD855A" w:rsidP="00DC7F66">
      <w:pPr>
        <w:pStyle w:val="Normal2"/>
        <w:numPr>
          <w:ilvl w:val="0"/>
          <w:numId w:val="155"/>
        </w:numPr>
        <w:spacing w:before="120" w:after="120"/>
      </w:pPr>
      <w:r>
        <w:t>Identify biomarkers of susceptibility and early biological effects in tumor initiation to characterize biological processes including the genome (e.g., germline genetic susceptibility factors), epigenome, transcriptome, proteome, metabolome, microbiome, and immune response as well as their interactions with behavioral, contextual and environmental factors.</w:t>
      </w:r>
    </w:p>
    <w:p w14:paraId="6721EF43" w14:textId="77777777" w:rsidR="00EB04BB" w:rsidRDefault="41DD855A" w:rsidP="00DC7F66">
      <w:pPr>
        <w:pStyle w:val="Normal2"/>
        <w:numPr>
          <w:ilvl w:val="0"/>
          <w:numId w:val="155"/>
        </w:numPr>
        <w:spacing w:before="120" w:after="120"/>
      </w:pPr>
      <w:r>
        <w:t>Identify molecular signatures in cancers and precursors associated with behavioral, contextual and environmental factors as well as germline-somatic associations to provide insights into mechanisms of carcinogenesis.</w:t>
      </w:r>
      <w:r w:rsidR="00EB04BB" w:rsidRPr="00EB04BB">
        <w:t xml:space="preserve"> </w:t>
      </w:r>
    </w:p>
    <w:p w14:paraId="5C711A00" w14:textId="5B0A403B" w:rsidR="00927879" w:rsidRDefault="00EB04BB" w:rsidP="00131EFA">
      <w:pPr>
        <w:pStyle w:val="Normal2"/>
        <w:numPr>
          <w:ilvl w:val="0"/>
          <w:numId w:val="155"/>
        </w:numPr>
        <w:spacing w:before="120" w:after="120"/>
        <w:contextualSpacing w:val="0"/>
      </w:pPr>
      <w:r>
        <w:lastRenderedPageBreak/>
        <w:t xml:space="preserve">Characterize etiologic heterogeneity for different tumor subtypes using state-of-the-art imaging and molecular characterization of tumor and relevant tissues. </w:t>
      </w:r>
    </w:p>
    <w:p w14:paraId="568DF4EB" w14:textId="19F99EBD" w:rsidR="00927879" w:rsidRDefault="7DB4B8C0" w:rsidP="00131EFA">
      <w:pPr>
        <w:pStyle w:val="Normal2"/>
        <w:spacing w:before="120" w:after="120"/>
        <w:ind w:left="0"/>
        <w:contextualSpacing w:val="0"/>
      </w:pPr>
      <w:r w:rsidRPr="7DB4B8C0">
        <w:rPr>
          <w:b/>
          <w:bCs/>
        </w:rPr>
        <w:t>Natural history from precursor to tumor transformation:</w:t>
      </w:r>
      <w:r>
        <w:t xml:space="preserve"> While cancer initiation is typically not observable, precursor lesions detected through population-based screening programs or clinical symptoms have been identified for certain cancer types (e.g., breast, cervical, colorectal cancers). Some cancer precursors are typically removed at detection to prevent progression to cancer (e.g., cervical cancer precursors and colorectal polyps). Others (e.g., hematological cancer precursors, atypical hyperplasia of the breast or the uterus or anal cancer precursors) can be left and observed through clinical surveillance. This allows for a direct observation of the possible transition from precursor to early stage cancer that can be detected and treated with improved prognosis. Clinical imaging data (e.g., ultrasound of the breast from screening programs or symptomatic conditions) can also detect abnormalities that represent cancer precursors. For many cancer sites, precursors are not well-characterized and typically are not detected widely. </w:t>
      </w:r>
    </w:p>
    <w:p w14:paraId="7B98935D" w14:textId="05F14A85" w:rsidR="7DB4B8C0" w:rsidRDefault="7DB4B8C0" w:rsidP="7DB4B8C0">
      <w:pPr>
        <w:pStyle w:val="Normal2"/>
        <w:spacing w:line="259" w:lineRule="auto"/>
        <w:ind w:left="0"/>
      </w:pPr>
      <w:r>
        <w:t xml:space="preserve">              </w:t>
      </w:r>
    </w:p>
    <w:p w14:paraId="3DB4F46F" w14:textId="3C5DD468" w:rsidR="00585ADD" w:rsidRPr="00E70A47" w:rsidRDefault="00585ADD" w:rsidP="00131EFA">
      <w:pPr>
        <w:pStyle w:val="Normal2"/>
        <w:numPr>
          <w:ilvl w:val="0"/>
          <w:numId w:val="156"/>
        </w:numPr>
        <w:spacing w:before="120" w:after="120"/>
        <w:rPr>
          <w:color w:val="000000" w:themeColor="text1"/>
        </w:rPr>
      </w:pPr>
      <w:r>
        <w:t>S</w:t>
      </w:r>
      <w:r w:rsidR="41DD855A">
        <w:t xml:space="preserve">tudy biomarkers of tumor transformation and progression, including early postzygotic mutational events (e.g., clonal mosaicism, clonal hematopoiesis), high-risk molecular changes in precursor lesions (e.g., benign breast disease, colon polyps, cervical cancer precursors, lung nodules, esophageal metaplasia/ dysplasia, endometrial hyperplasia, urothelial proliferation/dysplasia). </w:t>
      </w:r>
    </w:p>
    <w:p w14:paraId="10E5D38C" w14:textId="1D0D007D" w:rsidR="00585ADD" w:rsidRDefault="00585ADD" w:rsidP="00131EFA">
      <w:pPr>
        <w:pStyle w:val="Normal2"/>
        <w:numPr>
          <w:ilvl w:val="0"/>
          <w:numId w:val="156"/>
        </w:numPr>
        <w:spacing w:before="120" w:after="120"/>
        <w:rPr>
          <w:color w:val="000000" w:themeColor="text1"/>
        </w:rPr>
      </w:pPr>
      <w:r>
        <w:t>I</w:t>
      </w:r>
      <w:r w:rsidR="41DD855A">
        <w:t xml:space="preserve">dentify precursors for cancers with suspected or unknown precursors (e.g., </w:t>
      </w:r>
      <w:r w:rsidR="41DD855A" w:rsidRPr="41DD855A">
        <w:rPr>
          <w:color w:val="000000" w:themeColor="text1"/>
        </w:rPr>
        <w:t xml:space="preserve">monoclonal gammopathy of undetermined significance (MGUS) and hematological cancers). </w:t>
      </w:r>
    </w:p>
    <w:p w14:paraId="41ED3B53" w14:textId="0C501C08" w:rsidR="00585ADD" w:rsidRPr="00585ADD" w:rsidRDefault="00585ADD" w:rsidP="00B437DE">
      <w:pPr>
        <w:pStyle w:val="Normal2"/>
        <w:numPr>
          <w:ilvl w:val="0"/>
          <w:numId w:val="156"/>
        </w:numPr>
        <w:spacing w:before="120" w:after="120"/>
        <w:contextualSpacing w:val="0"/>
        <w:rPr>
          <w:color w:val="000000" w:themeColor="text1"/>
        </w:rPr>
      </w:pPr>
      <w:r>
        <w:rPr>
          <w:color w:val="000000" w:themeColor="text1"/>
        </w:rPr>
        <w:t>I</w:t>
      </w:r>
      <w:r w:rsidRPr="00585ADD">
        <w:rPr>
          <w:color w:val="000000" w:themeColor="text1"/>
        </w:rPr>
        <w:t>dentify determinants of cancer precursors (e.g., behavioral, contextual, environmental and genetic) to inform natural history studies and models for predicting clinically relevant cancer precursor.</w:t>
      </w:r>
    </w:p>
    <w:p w14:paraId="4FDC7F15" w14:textId="0AD3DE57" w:rsidR="00927879" w:rsidRDefault="06BE342E" w:rsidP="00E70A47">
      <w:pPr>
        <w:pStyle w:val="Normal2"/>
        <w:spacing w:before="120" w:after="120"/>
        <w:ind w:left="0"/>
        <w:contextualSpacing w:val="0"/>
      </w:pPr>
      <w:r w:rsidRPr="06BE342E">
        <w:rPr>
          <w:b/>
          <w:bCs/>
          <w:color w:val="000000" w:themeColor="text1"/>
        </w:rPr>
        <w:t>Cancer Risk Assessment:</w:t>
      </w:r>
      <w:r w:rsidRPr="06BE342E">
        <w:rPr>
          <w:color w:val="000000" w:themeColor="text1"/>
        </w:rPr>
        <w:t xml:space="preserve"> Determining individual risk of cancer is important for public health (e.g., population-based cancer screening programs) and individual counseling for cancer prevention and early detection strategies. During the last decade, major progress </w:t>
      </w:r>
      <w:r w:rsidR="00EB04BB">
        <w:rPr>
          <w:color w:val="000000" w:themeColor="text1"/>
        </w:rPr>
        <w:t>has been</w:t>
      </w:r>
      <w:r w:rsidR="00EB04BB" w:rsidRPr="06BE342E">
        <w:rPr>
          <w:color w:val="000000" w:themeColor="text1"/>
        </w:rPr>
        <w:t xml:space="preserve"> </w:t>
      </w:r>
      <w:r w:rsidRPr="06BE342E">
        <w:rPr>
          <w:color w:val="000000" w:themeColor="text1"/>
        </w:rPr>
        <w:t>made in the development of statistical methods and the application of risk prediction models of various cancer sites. C</w:t>
      </w:r>
      <w:r w:rsidR="00153741">
        <w:rPr>
          <w:color w:val="000000" w:themeColor="text1"/>
        </w:rPr>
        <w:t>ancer</w:t>
      </w:r>
      <w:r w:rsidRPr="06BE342E">
        <w:rPr>
          <w:color w:val="000000" w:themeColor="text1"/>
        </w:rPr>
        <w:t xml:space="preserve"> risk prediction models </w:t>
      </w:r>
      <w:r w:rsidR="00153741">
        <w:rPr>
          <w:color w:val="000000" w:themeColor="text1"/>
        </w:rPr>
        <w:t>often include</w:t>
      </w:r>
      <w:r w:rsidRPr="06BE342E">
        <w:rPr>
          <w:color w:val="000000" w:themeColor="text1"/>
        </w:rPr>
        <w:t xml:space="preserve"> a core set of </w:t>
      </w:r>
      <w:r w:rsidR="00153741">
        <w:rPr>
          <w:color w:val="000000" w:themeColor="text1"/>
        </w:rPr>
        <w:t xml:space="preserve">well-established </w:t>
      </w:r>
      <w:r w:rsidRPr="06BE342E">
        <w:rPr>
          <w:color w:val="000000" w:themeColor="text1"/>
        </w:rPr>
        <w:t>epidemiological risk factors</w:t>
      </w:r>
      <w:r w:rsidR="00153741">
        <w:rPr>
          <w:color w:val="000000" w:themeColor="text1"/>
        </w:rPr>
        <w:t>. Inclusion of</w:t>
      </w:r>
      <w:r w:rsidRPr="06BE342E">
        <w:rPr>
          <w:color w:val="000000" w:themeColor="text1"/>
        </w:rPr>
        <w:t xml:space="preserve"> </w:t>
      </w:r>
      <w:r w:rsidR="00153741">
        <w:rPr>
          <w:color w:val="000000" w:themeColor="text1"/>
        </w:rPr>
        <w:t>additional</w:t>
      </w:r>
      <w:r w:rsidR="00153741" w:rsidRPr="06BE342E">
        <w:rPr>
          <w:color w:val="000000" w:themeColor="text1"/>
        </w:rPr>
        <w:t xml:space="preserve"> </w:t>
      </w:r>
      <w:r w:rsidR="00153741">
        <w:rPr>
          <w:color w:val="000000" w:themeColor="text1"/>
        </w:rPr>
        <w:t xml:space="preserve">risk factors, including </w:t>
      </w:r>
      <w:r w:rsidRPr="06BE342E">
        <w:rPr>
          <w:color w:val="000000" w:themeColor="text1"/>
        </w:rPr>
        <w:t>biomarkers and clinical parameters (e.g., comorbid conditions, blood test results, imaging data)</w:t>
      </w:r>
      <w:r w:rsidR="00153741">
        <w:rPr>
          <w:color w:val="000000" w:themeColor="text1"/>
        </w:rPr>
        <w:t>, and accounting from time-varying exposures could improve their calibration and discriminatory accuracy</w:t>
      </w:r>
      <w:r w:rsidRPr="06BE342E">
        <w:rPr>
          <w:color w:val="000000" w:themeColor="text1"/>
        </w:rPr>
        <w:t>. The field now is mo</w:t>
      </w:r>
      <w:r>
        <w:t>ving from risk models</w:t>
      </w:r>
      <w:r w:rsidR="00EB04BB">
        <w:t xml:space="preserve"> for individual cancers</w:t>
      </w:r>
      <w:r>
        <w:t xml:space="preserve"> to developing joint models for multiple cancer endpoints. The Connect for Cancer Prevention </w:t>
      </w:r>
      <w:r w:rsidR="008A3FCB">
        <w:t xml:space="preserve">study </w:t>
      </w:r>
      <w:r>
        <w:t>resource will be instrumental in the development and validation of risk prediction models for precision prevention through the integration of risk factors from multiple sources (e.g., questionnaires, electronic health records, imaging, personal monitors, germline genetics, and blood/urine/tissue biomarkers)</w:t>
      </w:r>
      <w:r w:rsidR="00153741">
        <w:t>, accounting for changes over time</w:t>
      </w:r>
      <w:r>
        <w:t xml:space="preserve"> and more precise definitions of endpoints (e.g., molecular </w:t>
      </w:r>
      <w:r w:rsidR="008A3FCB">
        <w:t>subtypes of cancer</w:t>
      </w:r>
      <w:r>
        <w:t xml:space="preserve">). Integral to these risk prediction efforts, the study questionnaire </w:t>
      </w:r>
      <w:r w:rsidR="00EB04BB">
        <w:t xml:space="preserve">has been </w:t>
      </w:r>
      <w:r>
        <w:t xml:space="preserve">developed to provide relevant risk factor information for many cancer </w:t>
      </w:r>
      <w:r w:rsidR="00965EC2">
        <w:t>endpoints</w:t>
      </w:r>
      <w:r>
        <w:t>. As new risk factors are identified, they can be integrated in</w:t>
      </w:r>
      <w:r w:rsidR="008A3FCB">
        <w:t>to</w:t>
      </w:r>
      <w:r>
        <w:t xml:space="preserve"> follow-up questionnaires to allow for continuous updating and improvement of cancer risk prediction models.</w:t>
      </w:r>
    </w:p>
    <w:p w14:paraId="1037D56C" w14:textId="7D056374" w:rsidR="00927879" w:rsidRDefault="00927879" w:rsidP="00D53BA2">
      <w:pPr>
        <w:pStyle w:val="Normal2"/>
        <w:spacing w:before="120" w:after="120"/>
        <w:ind w:left="0"/>
        <w:contextualSpacing w:val="0"/>
      </w:pPr>
      <w:r w:rsidRPr="00B02A18">
        <w:rPr>
          <w:b/>
          <w:bCs/>
        </w:rPr>
        <w:lastRenderedPageBreak/>
        <w:t>Early Detection of Cancer:</w:t>
      </w:r>
      <w:r w:rsidRPr="00B02A18">
        <w:t xml:space="preserve"> Early detection of cancer promises to improve cancer outcomes through </w:t>
      </w:r>
      <w:r w:rsidR="00F32342">
        <w:t>detection of early-stage cancers</w:t>
      </w:r>
      <w:r w:rsidRPr="00B02A18">
        <w:t xml:space="preserve"> and identification of precursors that can be treated to avoid development of invasive cancers. Currently, only very few early detection approaches (e.g., blood biomarkers or imaging) exist that have demonstrated improved cancer outcomes in clinical trials. Repeated biomarker measurements using specimens collected prior to diagnosis of cancer from </w:t>
      </w:r>
      <w:r w:rsidR="00A92A6B">
        <w:t>study</w:t>
      </w:r>
      <w:r w:rsidRPr="00B02A18">
        <w:t xml:space="preserve"> participants will provide extensive opportunities to identify biomarkers (e.g., mutations in pre-diagnostic circulating tumor </w:t>
      </w:r>
      <w:r w:rsidR="00DA3405" w:rsidRPr="00DA3405">
        <w:t xml:space="preserve">deoxyribonucleic acid </w:t>
      </w:r>
      <w:r w:rsidR="00DA3405">
        <w:t>(</w:t>
      </w:r>
      <w:r w:rsidRPr="00B02A18">
        <w:t>DNA</w:t>
      </w:r>
      <w:r w:rsidR="00DA3405">
        <w:t>)</w:t>
      </w:r>
      <w:r w:rsidRPr="00B02A18">
        <w:t xml:space="preserve">) and develop algorithms for the early detection of cancer based on the trajectories of high-dimensional biomarkers. </w:t>
      </w:r>
      <w:r w:rsidR="00F35B6D">
        <w:t>Studies</w:t>
      </w:r>
      <w:r w:rsidRPr="00B02A18">
        <w:t xml:space="preserve"> of early detection marker development can be conducted in Connect for Cancer Prevention, including marker discovery, assessment of clinical performance for detection of disease, evaluation of detection windows and lead time for specific markers and cancer sites, as well as comparative studies of cancer detection for several early detection approaches. </w:t>
      </w:r>
    </w:p>
    <w:p w14:paraId="32274F74" w14:textId="749BDE1A" w:rsidR="002355A6" w:rsidRDefault="5F3D3250" w:rsidP="000C0B93">
      <w:pPr>
        <w:pStyle w:val="Normal2"/>
        <w:spacing w:before="120" w:after="120"/>
        <w:ind w:left="0"/>
      </w:pPr>
      <w:r>
        <w:t>Although Connect for Cancer Prevention will be able to address a wide range of scientific questions, as for any epidemiological study, replication of findings in independent study populations and pooling data with other studies will be essential to confirm findings or address questions that require larger sample sizes (e.g., for the study of rare cancers or exposures). To this end, the cohort has been designed to facilitate data sharing and future data pooling efforts.</w:t>
      </w:r>
    </w:p>
    <w:p w14:paraId="7A40B1D1" w14:textId="77777777" w:rsidR="00492560" w:rsidRDefault="00492560" w:rsidP="000C0B93">
      <w:pPr>
        <w:pStyle w:val="Normal2"/>
        <w:spacing w:before="120" w:after="120"/>
        <w:ind w:left="0"/>
      </w:pPr>
    </w:p>
    <w:p w14:paraId="37EE32E5" w14:textId="10C40DFC" w:rsidR="5F3D3250" w:rsidRDefault="0453B7CF" w:rsidP="0453B7CF">
      <w:pPr>
        <w:pStyle w:val="Normal2"/>
        <w:spacing w:before="120" w:after="120" w:line="259" w:lineRule="auto"/>
        <w:ind w:left="0"/>
      </w:pPr>
      <w:r w:rsidRPr="0453B7CF">
        <w:rPr>
          <w:b/>
          <w:bCs/>
        </w:rPr>
        <w:t>Secondary Cancer Development and Survivorship:</w:t>
      </w:r>
      <w:r>
        <w:t xml:space="preserve"> There are approximately 18 million cancer survivors in the United States, and this group is projected to reach 26 million by 2040. Understanding the long-term impact of cancer and its treatments on risk of recurrence and overall health is important for improving long-term care of this growing and aging population. Through its comprehensive infrastructure to collect electronic health records (approved under the original consent, protocol, and patient-provided HIPAA authorization) from all cohort participants, Connect is positioned to be a resource for the study health outcomes like treatment complications and side-effects, cardiovascular and metabolic disease sequelae, mental health, and quality of life after a cancer diagnosis. Further, Connect can study subsequent cancers occurring among cancer survivors (</w:t>
      </w:r>
      <w:r w:rsidRPr="0453B7CF">
        <w:t>from the rapid cancer case ascertainment algorithm, state cancer registry linkages, and self-report, as outlined in the original consent and protocol)</w:t>
      </w:r>
      <w:r>
        <w:t>. Connect follow-up surveys (to be submitted as future IRB amendments; surveys may be administered to the entire cohort or only among those with a history of cancer before or after recruitment) may collect information related to maintaining an active and healthful lifestyle and assessment of quality of life among survivors. Serial biospecimens (</w:t>
      </w:r>
      <w:r w:rsidRPr="0453B7CF">
        <w:t>expectations of future biospecimen collections included in the original protocol and consent; details of future collections for all cohort participants or specific subgroups will be outlined in future IRB amendments)</w:t>
      </w:r>
      <w:r>
        <w:t xml:space="preserve"> also present an opportunity to disentangle putative exposures and genetic factors from treatment-related factors (e.g. chemotherapy and radiation – collected as part of the approved original consent, protocol, and patient-provided HIPAA authorization) that may be associated with new second cancers.</w:t>
      </w:r>
    </w:p>
    <w:p w14:paraId="600E2889" w14:textId="2ACC8AA9" w:rsidR="008B50C4" w:rsidRDefault="50C13FE5" w:rsidP="000C0B93">
      <w:pPr>
        <w:pStyle w:val="Normal2"/>
        <w:spacing w:before="120" w:after="120"/>
        <w:ind w:left="0"/>
      </w:pPr>
      <w:r>
        <w:t xml:space="preserve">The Connect for Cancer Prevention cohort will be a large and comprehensive data resource and biospecimen repository for general research use.   </w:t>
      </w:r>
    </w:p>
    <w:p w14:paraId="17090840" w14:textId="0D2B47E0" w:rsidR="00623B03" w:rsidRDefault="4AB7455C" w:rsidP="000C0B93">
      <w:pPr>
        <w:pStyle w:val="Heading1"/>
        <w:contextualSpacing/>
      </w:pPr>
      <w:bookmarkStart w:id="217" w:name="_Toc208233968"/>
      <w:r>
        <w:lastRenderedPageBreak/>
        <w:t>STUDY DESIGN</w:t>
      </w:r>
      <w:bookmarkEnd w:id="217"/>
      <w:r>
        <w:t xml:space="preserve"> </w:t>
      </w:r>
      <w:r w:rsidR="00C8269E">
        <w:tab/>
      </w:r>
      <w:r>
        <w:t xml:space="preserve"> </w:t>
      </w:r>
      <w:r w:rsidR="00C8269E">
        <w:tab/>
      </w:r>
      <w:r w:rsidR="00C8269E">
        <w:tab/>
      </w:r>
    </w:p>
    <w:p w14:paraId="43DFC853" w14:textId="19AC12C7" w:rsidR="002A07A5" w:rsidRDefault="36A2C74E" w:rsidP="000C0B93">
      <w:pPr>
        <w:pStyle w:val="Normal2"/>
        <w:spacing w:before="120" w:after="120"/>
        <w:ind w:left="0"/>
        <w:rPr>
          <w:rFonts w:eastAsia="Calibri"/>
        </w:rPr>
      </w:pPr>
      <w:r w:rsidRPr="36A2C74E">
        <w:rPr>
          <w:rFonts w:eastAsia="Calibri"/>
        </w:rPr>
        <w:t xml:space="preserve">Connect for Cancer Prevention is a multi-site, prospective cohort study with the goal of enrolling 200,000 adults (see </w:t>
      </w:r>
      <w:r w:rsidRPr="36A2C74E">
        <w:rPr>
          <w:rStyle w:val="Hyperlink"/>
          <w:rFonts w:eastAsia="Calibri"/>
        </w:rPr>
        <w:t>Section 8.2. Sample Size Determination</w:t>
      </w:r>
      <w:r w:rsidRPr="36A2C74E">
        <w:rPr>
          <w:rFonts w:eastAsia="Calibri"/>
        </w:rPr>
        <w:t xml:space="preserve">) free of cancer who are patients or members of participating IHCSs in the US (see </w:t>
      </w:r>
      <w:r w:rsidRPr="36A2C74E">
        <w:rPr>
          <w:rStyle w:val="Hyperlink"/>
          <w:rFonts w:eastAsia="Calibri"/>
        </w:rPr>
        <w:t>Section 5.1 Inclusion Criteria</w:t>
      </w:r>
      <w:r w:rsidRPr="36A2C74E">
        <w:rPr>
          <w:rFonts w:eastAsia="Calibri"/>
        </w:rPr>
        <w:t xml:space="preserve">). Due to the long natural history of cancer, we anticipate following participants for life. Participants will have consented to passive study activities and to participate in active study activities at baseline and regular intervals throughout follow-up (see </w:t>
      </w:r>
      <w:r w:rsidRPr="36A2C74E">
        <w:rPr>
          <w:rStyle w:val="Hyperlink"/>
          <w:rFonts w:eastAsia="Calibri"/>
        </w:rPr>
        <w:t>Figure 2 Participant Workflow for Connect Cohort</w:t>
      </w:r>
      <w:r w:rsidRPr="36A2C74E">
        <w:rPr>
          <w:rFonts w:eastAsia="Calibri"/>
        </w:rPr>
        <w:t xml:space="preserve">). During follow-up, other ancillary studies also might be proposed to participants. Study activities and communication with participants will be facilitated by a secure, web-enabled participant application (“participant app”). </w:t>
      </w:r>
    </w:p>
    <w:p w14:paraId="67467E4A" w14:textId="77777777" w:rsidR="00DC524B" w:rsidRDefault="00DC524B" w:rsidP="000C0B93">
      <w:pPr>
        <w:pStyle w:val="Normal2"/>
        <w:spacing w:before="120" w:after="120"/>
        <w:rPr>
          <w:rFonts w:eastAsia="Calibri"/>
        </w:rPr>
      </w:pPr>
    </w:p>
    <w:p w14:paraId="7B14E1F4" w14:textId="31A91FFC" w:rsidR="002A07A5" w:rsidRPr="00AF3594" w:rsidRDefault="00DC524B" w:rsidP="000C0B93">
      <w:pPr>
        <w:pStyle w:val="Normal2"/>
        <w:spacing w:before="120" w:after="120"/>
        <w:rPr>
          <w:rFonts w:eastAsia="Calibri"/>
        </w:rPr>
      </w:pPr>
      <w:bookmarkStart w:id="218" w:name="Figure2"/>
      <w:r w:rsidRPr="00AF3594">
        <w:rPr>
          <w:noProof/>
        </w:rPr>
        <w:drawing>
          <wp:inline distT="0" distB="0" distL="0" distR="0" wp14:anchorId="7C7C357F" wp14:editId="441D3290">
            <wp:extent cx="5212080" cy="3243572"/>
            <wp:effectExtent l="0" t="0" r="762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5212080" cy="3243572"/>
                    </a:xfrm>
                    <a:prstGeom prst="rect">
                      <a:avLst/>
                    </a:prstGeom>
                    <a:ln/>
                  </pic:spPr>
                </pic:pic>
              </a:graphicData>
            </a:graphic>
          </wp:inline>
        </w:drawing>
      </w:r>
      <w:bookmarkEnd w:id="218"/>
    </w:p>
    <w:p w14:paraId="2C5EA671" w14:textId="659A0FD3" w:rsidR="004F2F4B" w:rsidRPr="00274CE0" w:rsidRDefault="00741062" w:rsidP="000C0B93">
      <w:pPr>
        <w:pStyle w:val="FigureHeadStyle"/>
        <w:spacing w:before="120" w:after="120"/>
      </w:pPr>
      <w:r>
        <w:t>Participant Workflow for Connect Cohort</w:t>
      </w:r>
    </w:p>
    <w:p w14:paraId="6B2D4A9E" w14:textId="5F545F73" w:rsidR="002A07A5" w:rsidRPr="00AF3594" w:rsidRDefault="004455DF" w:rsidP="000C0B93">
      <w:pPr>
        <w:pStyle w:val="Normal2"/>
        <w:numPr>
          <w:ilvl w:val="0"/>
          <w:numId w:val="129"/>
        </w:numPr>
        <w:spacing w:before="120" w:after="120"/>
        <w:ind w:left="360"/>
        <w:rPr>
          <w:rFonts w:eastAsia="Calibri"/>
        </w:rPr>
      </w:pPr>
      <w:r w:rsidRPr="00113D74">
        <w:rPr>
          <w:b/>
          <w:bCs/>
        </w:rPr>
        <w:t>Baseline Activities</w:t>
      </w:r>
      <w:r w:rsidR="000C2515">
        <w:rPr>
          <w:rFonts w:eastAsia="Calibri"/>
        </w:rPr>
        <w:t xml:space="preserve">. </w:t>
      </w:r>
      <w:r w:rsidR="002A07A5" w:rsidRPr="4B6D24D6">
        <w:rPr>
          <w:rFonts w:eastAsia="Calibri"/>
        </w:rPr>
        <w:t>After providing informed consent, the</w:t>
      </w:r>
      <w:r w:rsidR="000D5477">
        <w:rPr>
          <w:rFonts w:eastAsia="Calibri"/>
        </w:rPr>
        <w:t xml:space="preserve"> study participants will be asked to complete the</w:t>
      </w:r>
      <w:r w:rsidR="002A07A5" w:rsidRPr="4B6D24D6">
        <w:rPr>
          <w:rFonts w:eastAsia="Calibri"/>
        </w:rPr>
        <w:t xml:space="preserve"> following baseline study procedures</w:t>
      </w:r>
      <w:r w:rsidR="002A07A5" w:rsidRPr="00113D74">
        <w:rPr>
          <w:rFonts w:eastAsia="Calibri"/>
          <w:color w:val="000000" w:themeColor="text1"/>
        </w:rPr>
        <w:t>:</w:t>
      </w:r>
      <w:r w:rsidR="002A07A5" w:rsidRPr="4B6D24D6">
        <w:rPr>
          <w:rFonts w:eastAsia="Calibri"/>
        </w:rPr>
        <w:t xml:space="preserve"> </w:t>
      </w:r>
    </w:p>
    <w:p w14:paraId="43948EB4" w14:textId="3A625F1E" w:rsidR="002A07A5" w:rsidRPr="00AF3594" w:rsidRDefault="002A07A5" w:rsidP="000C0B93">
      <w:pPr>
        <w:pStyle w:val="Normal2"/>
        <w:numPr>
          <w:ilvl w:val="0"/>
          <w:numId w:val="130"/>
        </w:numPr>
        <w:spacing w:before="120" w:after="120"/>
        <w:rPr>
          <w:u w:val="single"/>
        </w:rPr>
      </w:pPr>
      <w:r w:rsidRPr="7E2D3347">
        <w:t>Participant profile and match verification (see</w:t>
      </w:r>
      <w:r>
        <w:t xml:space="preserve"> </w:t>
      </w:r>
      <w:hyperlink w:anchor="_Strategies_for_Recruitment" w:history="1">
        <w:r w:rsidRPr="00AA677A">
          <w:rPr>
            <w:rStyle w:val="Hyperlink"/>
            <w:u w:color="0563C1"/>
          </w:rPr>
          <w:t xml:space="preserve">Section </w:t>
        </w:r>
        <w:r w:rsidR="005071B7">
          <w:rPr>
            <w:rStyle w:val="Hyperlink"/>
            <w:u w:color="0563C1"/>
          </w:rPr>
          <w:t>5.6 Strategies for Recruitment and Retention</w:t>
        </w:r>
      </w:hyperlink>
      <w:r w:rsidRPr="0019457F">
        <w:t>)</w:t>
      </w:r>
    </w:p>
    <w:p w14:paraId="35335A3F" w14:textId="6AE7E075" w:rsidR="002A07A5" w:rsidRPr="00AF3594" w:rsidRDefault="26855DAC" w:rsidP="000C0B93">
      <w:pPr>
        <w:pStyle w:val="Normal2"/>
        <w:numPr>
          <w:ilvl w:val="0"/>
          <w:numId w:val="130"/>
        </w:numPr>
        <w:spacing w:before="120" w:after="120"/>
      </w:pPr>
      <w:r>
        <w:t xml:space="preserve">Baseline questionnaire divided into four modules to capture behavioral, medical, residential history, social and identifying information (social security number will be requested but not required) (see </w:t>
      </w:r>
      <w:hyperlink w:anchor="_Clinical_Evaluations" w:history="1">
        <w:r w:rsidRPr="003A72F2">
          <w:rPr>
            <w:rStyle w:val="Hyperlink"/>
          </w:rPr>
          <w:t>Section 7.2 Clinical Evaluations</w:t>
        </w:r>
      </w:hyperlink>
      <w:r>
        <w:t>)</w:t>
      </w:r>
    </w:p>
    <w:p w14:paraId="0E19E7F9" w14:textId="58F1CAEF" w:rsidR="002A07A5" w:rsidRPr="00AF3594" w:rsidRDefault="002A07A5" w:rsidP="000C0B93">
      <w:pPr>
        <w:pStyle w:val="Normal2"/>
        <w:numPr>
          <w:ilvl w:val="0"/>
          <w:numId w:val="130"/>
        </w:numPr>
        <w:spacing w:before="120" w:after="120"/>
      </w:pPr>
      <w:r w:rsidRPr="00AF3594">
        <w:t>Blood</w:t>
      </w:r>
      <w:r w:rsidR="00C93AD5">
        <w:t xml:space="preserve">, </w:t>
      </w:r>
      <w:r w:rsidRPr="00AF3594">
        <w:t>urine</w:t>
      </w:r>
      <w:r w:rsidR="00C93AD5">
        <w:t xml:space="preserve"> and </w:t>
      </w:r>
      <w:r w:rsidRPr="00AF3594">
        <w:t xml:space="preserve">mouthwash specimen collection and associated </w:t>
      </w:r>
      <w:r w:rsidR="003A1664">
        <w:t>questionnaire</w:t>
      </w:r>
      <w:r w:rsidRPr="00AF3594">
        <w:t xml:space="preserve">s (see </w:t>
      </w:r>
      <w:hyperlink w:anchor="_Biospecimen_Evaluations" w:history="1">
        <w:r w:rsidRPr="00AF3594">
          <w:rPr>
            <w:color w:val="0070C0"/>
            <w:u w:val="single"/>
          </w:rPr>
          <w:t xml:space="preserve">Section </w:t>
        </w:r>
        <w:r w:rsidR="005071B7">
          <w:rPr>
            <w:color w:val="0070C0"/>
            <w:u w:val="single"/>
          </w:rPr>
          <w:t>7.3</w:t>
        </w:r>
        <w:r w:rsidRPr="00AF3594">
          <w:rPr>
            <w:color w:val="0070C0"/>
            <w:u w:val="single"/>
          </w:rPr>
          <w:t xml:space="preserve"> Biospecimen </w:t>
        </w:r>
        <w:r w:rsidR="005071B7">
          <w:rPr>
            <w:color w:val="0070C0"/>
            <w:u w:val="single"/>
          </w:rPr>
          <w:t>Evaluations</w:t>
        </w:r>
      </w:hyperlink>
      <w:r w:rsidRPr="00AF3594">
        <w:t>)</w:t>
      </w:r>
    </w:p>
    <w:p w14:paraId="7666B932" w14:textId="0CE9BBB5" w:rsidR="002A07A5" w:rsidRDefault="007C0AED" w:rsidP="000C0B93">
      <w:pPr>
        <w:pStyle w:val="Normal2"/>
        <w:numPr>
          <w:ilvl w:val="0"/>
          <w:numId w:val="130"/>
        </w:numPr>
        <w:spacing w:before="120" w:after="120"/>
      </w:pPr>
      <w:r>
        <w:t>HIPAA authorization for the c</w:t>
      </w:r>
      <w:r w:rsidR="002A07A5">
        <w:t>ollection of EHR</w:t>
      </w:r>
      <w:r w:rsidR="007171BC">
        <w:t xml:space="preserve"> and other IHCS</w:t>
      </w:r>
      <w:r w:rsidR="002A07A5">
        <w:t xml:space="preserve"> data (see </w:t>
      </w:r>
      <w:hyperlink w:anchor="_Clinical_Evaluations" w:history="1">
        <w:r w:rsidR="005071B7" w:rsidRPr="005071B7">
          <w:rPr>
            <w:rStyle w:val="Hyperlink"/>
          </w:rPr>
          <w:t>Section 7.2 Clinical Evaluations</w:t>
        </w:r>
      </w:hyperlink>
      <w:r>
        <w:rPr>
          <w:color w:val="000000" w:themeColor="text1"/>
        </w:rPr>
        <w:t xml:space="preserve">) and acquisition </w:t>
      </w:r>
      <w:r w:rsidR="002A07A5" w:rsidRPr="00AF3594">
        <w:t>of tissue</w:t>
      </w:r>
      <w:r w:rsidR="00542D88">
        <w:t>s</w:t>
      </w:r>
      <w:r w:rsidR="002A07A5" w:rsidRPr="00AF3594">
        <w:t xml:space="preserve"> for prevalent cancer precursors (see </w:t>
      </w:r>
      <w:hyperlink w:anchor="_Biospecimen_Evaluations" w:history="1">
        <w:r w:rsidR="005071B7" w:rsidRPr="00AF3594">
          <w:rPr>
            <w:color w:val="0070C0"/>
            <w:u w:val="single"/>
          </w:rPr>
          <w:t xml:space="preserve">Section </w:t>
        </w:r>
        <w:r w:rsidR="005071B7">
          <w:rPr>
            <w:color w:val="0070C0"/>
            <w:u w:val="single"/>
          </w:rPr>
          <w:t>7.3</w:t>
        </w:r>
        <w:r w:rsidR="005071B7" w:rsidRPr="00AF3594">
          <w:rPr>
            <w:color w:val="0070C0"/>
            <w:u w:val="single"/>
          </w:rPr>
          <w:t xml:space="preserve"> Biospecimen </w:t>
        </w:r>
        <w:r w:rsidR="005071B7">
          <w:rPr>
            <w:color w:val="0070C0"/>
            <w:u w:val="single"/>
          </w:rPr>
          <w:t>Evaluations</w:t>
        </w:r>
      </w:hyperlink>
      <w:r w:rsidR="002A07A5" w:rsidRPr="00AF3594">
        <w:t>)</w:t>
      </w:r>
    </w:p>
    <w:p w14:paraId="196D541E" w14:textId="3A7CE549" w:rsidR="001152E0" w:rsidRDefault="00466E01" w:rsidP="000C0B93">
      <w:pPr>
        <w:pStyle w:val="Normal2"/>
        <w:numPr>
          <w:ilvl w:val="0"/>
          <w:numId w:val="132"/>
        </w:numPr>
        <w:spacing w:before="120" w:after="120"/>
        <w:ind w:left="360"/>
      </w:pPr>
      <w:r w:rsidRPr="00113D74">
        <w:rPr>
          <w:rFonts w:eastAsia="Calibri"/>
          <w:b/>
          <w:bCs/>
        </w:rPr>
        <w:t xml:space="preserve">Passive </w:t>
      </w:r>
      <w:r w:rsidR="008076E9">
        <w:rPr>
          <w:rFonts w:eastAsia="Calibri"/>
          <w:b/>
          <w:bCs/>
        </w:rPr>
        <w:t xml:space="preserve">Follow-up </w:t>
      </w:r>
      <w:r w:rsidRPr="00113D74">
        <w:rPr>
          <w:rFonts w:eastAsia="Calibri"/>
          <w:b/>
          <w:bCs/>
        </w:rPr>
        <w:t>Activities</w:t>
      </w:r>
      <w:r w:rsidR="001152E0">
        <w:t>:</w:t>
      </w:r>
    </w:p>
    <w:p w14:paraId="1F8C2667" w14:textId="58A72662" w:rsidR="009F0446" w:rsidRPr="005E2283" w:rsidRDefault="3D0EBE83" w:rsidP="000C0B93">
      <w:pPr>
        <w:pStyle w:val="Normal2"/>
        <w:numPr>
          <w:ilvl w:val="0"/>
          <w:numId w:val="133"/>
        </w:numPr>
        <w:spacing w:before="120" w:after="120"/>
      </w:pPr>
      <w:r>
        <w:lastRenderedPageBreak/>
        <w:t>EHR updates – EHR data will be</w:t>
      </w:r>
      <w:r w:rsidR="00EA6CB0">
        <w:t xml:space="preserve"> </w:t>
      </w:r>
      <w:r w:rsidR="00A625CC">
        <w:t xml:space="preserve">released by the IHCS and any other health care providers to NCI </w:t>
      </w:r>
      <w:r w:rsidR="00EA6CB0">
        <w:t>at least once a year</w:t>
      </w:r>
      <w:r>
        <w:t xml:space="preserve"> as long as the participant remains in the IHCS (see </w:t>
      </w:r>
      <w:hyperlink w:anchor="_Clinical_Evaluations" w:history="1">
        <w:r w:rsidRPr="003A72F2">
          <w:rPr>
            <w:rStyle w:val="Hyperlink"/>
          </w:rPr>
          <w:t>Section 7.2 Clinical Evaluations</w:t>
        </w:r>
      </w:hyperlink>
      <w:r>
        <w:t>). Cancer, mortality</w:t>
      </w:r>
      <w:r w:rsidR="0055429B">
        <w:t>, and other health</w:t>
      </w:r>
      <w:r>
        <w:t xml:space="preserve"> outcomes, as well as exposure information (e.g., weight), will be ascertained from the EHR. </w:t>
      </w:r>
    </w:p>
    <w:p w14:paraId="3F58145F" w14:textId="1F78623C" w:rsidR="00D45E95" w:rsidRDefault="00D2195D" w:rsidP="000C0B93">
      <w:pPr>
        <w:pStyle w:val="Normal2"/>
        <w:numPr>
          <w:ilvl w:val="0"/>
          <w:numId w:val="133"/>
        </w:numPr>
        <w:spacing w:before="120" w:after="120"/>
      </w:pPr>
      <w:r>
        <w:t xml:space="preserve">Clinical tissue specimen collection </w:t>
      </w:r>
      <w:r w:rsidR="00462C35">
        <w:t>–</w:t>
      </w:r>
      <w:r>
        <w:t xml:space="preserve"> </w:t>
      </w:r>
      <w:r w:rsidR="00462C35">
        <w:t>Precursor and cancerous lesions will be requested from the participating IHCS</w:t>
      </w:r>
      <w:r>
        <w:t xml:space="preserve"> </w:t>
      </w:r>
      <w:r w:rsidR="00C62923">
        <w:t>or affiliated facilities</w:t>
      </w:r>
      <w:r w:rsidR="005C58A5">
        <w:t>.</w:t>
      </w:r>
    </w:p>
    <w:p w14:paraId="5EAA0127" w14:textId="5DCA31DA" w:rsidR="009F0446" w:rsidRPr="005E2283" w:rsidRDefault="3D0EBE83" w:rsidP="000C0B93">
      <w:pPr>
        <w:pStyle w:val="Normal2"/>
        <w:numPr>
          <w:ilvl w:val="0"/>
          <w:numId w:val="133"/>
        </w:numPr>
        <w:spacing w:before="120" w:after="120"/>
      </w:pPr>
      <w:r>
        <w:t xml:space="preserve">Data linkages – For all participants (including those that leave the IHCS), personal identifiable information, including name and SSN, will be linked to data from US state cancer registries and the </w:t>
      </w:r>
      <w:r w:rsidR="00D0225B">
        <w:t>National Death Index (</w:t>
      </w:r>
      <w:hyperlink r:id="rId15">
        <w:r w:rsidRPr="3D0EBE83">
          <w:rPr>
            <w:rStyle w:val="Hyperlink"/>
          </w:rPr>
          <w:t>NDI</w:t>
        </w:r>
      </w:hyperlink>
      <w:r w:rsidR="00D0225B">
        <w:rPr>
          <w:rStyle w:val="Hyperlink"/>
        </w:rPr>
        <w:t>)</w:t>
      </w:r>
      <w:r>
        <w:t xml:space="preserve"> to ascertain </w:t>
      </w:r>
      <w:r w:rsidR="0055429B">
        <w:t>endpoints</w:t>
      </w:r>
      <w:r>
        <w:t xml:space="preserve">, including cancer and vital status. Linkage with state registries will be facilitated, where applicable, by the </w:t>
      </w:r>
      <w:hyperlink r:id="rId16">
        <w:r>
          <w:t>Virtual Pooled Registry Cancer Linkage System (VPR-CLS)</w:t>
        </w:r>
      </w:hyperlink>
      <w:r>
        <w:t>, an initiative from the North American Association of Central Cancer Registries (NAACCR) and the NCI Division of Cancer Control and Population Sciences to provide a central and streamlined application process for cancer surveillance data linkages. Other data linkages may include geocoding to environmental monitoring databases</w:t>
      </w:r>
      <w:r w:rsidR="001217BF">
        <w:t xml:space="preserve"> and </w:t>
      </w:r>
      <w:r w:rsidR="00CF4863">
        <w:t xml:space="preserve">demographic </w:t>
      </w:r>
      <w:r w:rsidR="001217BF">
        <w:t xml:space="preserve">and health </w:t>
      </w:r>
      <w:r w:rsidR="00CF4863">
        <w:t xml:space="preserve">data, </w:t>
      </w:r>
      <w:r w:rsidR="001217BF">
        <w:t xml:space="preserve">such as </w:t>
      </w:r>
      <w:r w:rsidR="00EF1E52">
        <w:t>C</w:t>
      </w:r>
      <w:r>
        <w:t>ensus</w:t>
      </w:r>
      <w:r w:rsidR="001217BF">
        <w:t>,</w:t>
      </w:r>
      <w:r>
        <w:t xml:space="preserve"> Medicare, Human Immunodeficiency Virus (HIV) registries, pharmacies</w:t>
      </w:r>
      <w:r w:rsidR="00D30161">
        <w:t>,</w:t>
      </w:r>
      <w:r>
        <w:t xml:space="preserve"> and imaging centers. </w:t>
      </w:r>
    </w:p>
    <w:p w14:paraId="6F285583" w14:textId="5915A3E9" w:rsidR="002A07A5" w:rsidRPr="00AF3594" w:rsidRDefault="003D65FE" w:rsidP="000C0B93">
      <w:pPr>
        <w:pStyle w:val="Normal2"/>
        <w:numPr>
          <w:ilvl w:val="0"/>
          <w:numId w:val="126"/>
        </w:numPr>
        <w:spacing w:before="120" w:after="120"/>
        <w:ind w:left="360"/>
      </w:pPr>
      <w:r w:rsidRPr="00113D74">
        <w:rPr>
          <w:b/>
          <w:bCs/>
        </w:rPr>
        <w:t xml:space="preserve">Active </w:t>
      </w:r>
      <w:r w:rsidR="008076E9">
        <w:rPr>
          <w:b/>
          <w:bCs/>
        </w:rPr>
        <w:t>follow-up</w:t>
      </w:r>
      <w:r w:rsidRPr="00113D74">
        <w:rPr>
          <w:b/>
          <w:bCs/>
        </w:rPr>
        <w:t xml:space="preserve"> activities</w:t>
      </w:r>
      <w:r w:rsidR="002A07A5" w:rsidRPr="00242711">
        <w:t>:</w:t>
      </w:r>
      <w:r w:rsidR="002A07A5" w:rsidRPr="00AF3594">
        <w:t xml:space="preserve"> </w:t>
      </w:r>
    </w:p>
    <w:p w14:paraId="57ADF8C1" w14:textId="797BDAFD" w:rsidR="0015149D" w:rsidRDefault="7BDF7C93" w:rsidP="000C0B93">
      <w:pPr>
        <w:pStyle w:val="Normal2"/>
        <w:numPr>
          <w:ilvl w:val="0"/>
          <w:numId w:val="127"/>
        </w:numPr>
        <w:spacing w:before="120" w:after="120"/>
      </w:pPr>
      <w:r>
        <w:t xml:space="preserve">Serial questionnaires on changes in health status, endpoints as well as existing and new exposures, including diet (Diet History Questionnaire (DHQ) III), quality of life (Patient-Reported Outcomes Measurement Information System (PROMIS) Survey) and lifelong cancer screening behaviors (see </w:t>
      </w:r>
      <w:hyperlink w:anchor="_Clinical_Evaluations">
        <w:r w:rsidRPr="7BDF7C93">
          <w:rPr>
            <w:rStyle w:val="Hyperlink"/>
          </w:rPr>
          <w:t>Section 7.2 Clinical Evaluations</w:t>
        </w:r>
      </w:hyperlink>
      <w:r w:rsidRPr="7BDF7C93">
        <w:rPr>
          <w:rStyle w:val="Hyperlink"/>
          <w:u w:val="none"/>
        </w:rPr>
        <w:t>).</w:t>
      </w:r>
    </w:p>
    <w:p w14:paraId="482CE48C" w14:textId="45CB5897" w:rsidR="0015149D" w:rsidRDefault="7BDF7C93" w:rsidP="000C0B93">
      <w:pPr>
        <w:pStyle w:val="Normal2"/>
        <w:numPr>
          <w:ilvl w:val="0"/>
          <w:numId w:val="127"/>
        </w:numPr>
        <w:spacing w:before="120" w:after="120"/>
      </w:pPr>
      <w:r>
        <w:t xml:space="preserve">Serial biospecimen collections from time to time as needed (see </w:t>
      </w:r>
      <w:hyperlink w:anchor="_Biospecimen_Evaluations">
        <w:r w:rsidRPr="7BDF7C93">
          <w:rPr>
            <w:color w:val="0070C0"/>
            <w:u w:val="single"/>
          </w:rPr>
          <w:t>Section 7.3 Biospecimen Evaluations</w:t>
        </w:r>
      </w:hyperlink>
      <w:r>
        <w:t>).</w:t>
      </w:r>
    </w:p>
    <w:p w14:paraId="64612FEE" w14:textId="3989C421" w:rsidR="000463AA" w:rsidRPr="00A83913" w:rsidRDefault="7BDF7C93" w:rsidP="000463AA">
      <w:pPr>
        <w:pStyle w:val="Normal2"/>
        <w:numPr>
          <w:ilvl w:val="0"/>
          <w:numId w:val="127"/>
        </w:numPr>
        <w:spacing w:before="120" w:after="120"/>
      </w:pPr>
      <w:r>
        <w:t>EHR updates – For participants who leave the IHCS, we will request that they provide the EHR data through the participant application.</w:t>
      </w:r>
    </w:p>
    <w:p w14:paraId="6A1E6229" w14:textId="1A288857" w:rsidR="002A07A5" w:rsidRPr="00A83913" w:rsidRDefault="7BDF7C93" w:rsidP="000C0B93">
      <w:pPr>
        <w:pStyle w:val="Normal2"/>
        <w:numPr>
          <w:ilvl w:val="0"/>
          <w:numId w:val="127"/>
        </w:numPr>
        <w:spacing w:before="120" w:after="120"/>
      </w:pPr>
      <w:r>
        <w:t xml:space="preserve">Additional assessments – Participants will be asked to use their own devices and/or be provided with a device, such as wearable devices or applications for mobile devices. During follow-up other possible technology-assisted assessment tools may include those that measure heart rate, pulse oximetry, ambient air pollutants, and other assessments. </w:t>
      </w:r>
    </w:p>
    <w:p w14:paraId="26815637" w14:textId="507340D4" w:rsidR="002A07A5" w:rsidRPr="00AF3594" w:rsidRDefault="00E02907" w:rsidP="000C0B93">
      <w:pPr>
        <w:pStyle w:val="Normal2"/>
        <w:numPr>
          <w:ilvl w:val="0"/>
          <w:numId w:val="124"/>
        </w:numPr>
        <w:spacing w:before="120" w:after="120"/>
        <w:ind w:left="360"/>
        <w:rPr>
          <w:rFonts w:eastAsia="Calibri"/>
        </w:rPr>
      </w:pPr>
      <w:r w:rsidRPr="00113D74">
        <w:rPr>
          <w:rFonts w:eastAsia="Calibri"/>
          <w:b/>
          <w:bCs/>
        </w:rPr>
        <w:t xml:space="preserve">Ancillary </w:t>
      </w:r>
      <w:r w:rsidR="0000319C" w:rsidRPr="00113D74">
        <w:rPr>
          <w:rFonts w:eastAsia="Calibri"/>
          <w:b/>
          <w:bCs/>
        </w:rPr>
        <w:t>activities</w:t>
      </w:r>
      <w:r w:rsidR="00656FEF">
        <w:rPr>
          <w:rFonts w:eastAsia="Calibri"/>
          <w:b/>
          <w:bCs/>
        </w:rPr>
        <w:t>.</w:t>
      </w:r>
      <w:r w:rsidR="0000319C">
        <w:rPr>
          <w:rFonts w:eastAsia="Calibri"/>
        </w:rPr>
        <w:t xml:space="preserve"> </w:t>
      </w:r>
      <w:r w:rsidR="00D50403">
        <w:rPr>
          <w:rFonts w:eastAsia="Calibri"/>
        </w:rPr>
        <w:t>During follow-up</w:t>
      </w:r>
      <w:r w:rsidR="004E194D">
        <w:rPr>
          <w:rFonts w:eastAsia="Calibri"/>
        </w:rPr>
        <w:t xml:space="preserve">, </w:t>
      </w:r>
      <w:r w:rsidR="002A07A5" w:rsidRPr="00B24DC8">
        <w:rPr>
          <w:rFonts w:eastAsia="Calibri"/>
        </w:rPr>
        <w:t>ancillary efforts</w:t>
      </w:r>
      <w:r w:rsidR="002A07A5" w:rsidRPr="00AF3594">
        <w:rPr>
          <w:rFonts w:eastAsia="Calibri"/>
        </w:rPr>
        <w:t xml:space="preserve"> may include collect</w:t>
      </w:r>
      <w:r w:rsidR="00CC6FCB">
        <w:rPr>
          <w:rFonts w:eastAsia="Calibri"/>
        </w:rPr>
        <w:t>ion of</w:t>
      </w:r>
      <w:r w:rsidR="002A07A5" w:rsidRPr="00AF3594">
        <w:rPr>
          <w:rFonts w:eastAsia="Calibri"/>
        </w:rPr>
        <w:t xml:space="preserve"> biospecimens or measurements not specified in this protocol. Any ancillary studies will be submitted to the IRB for review and approval. Possible examples</w:t>
      </w:r>
      <w:r w:rsidR="00F40C02">
        <w:rPr>
          <w:rFonts w:eastAsia="Calibri"/>
        </w:rPr>
        <w:t xml:space="preserve"> </w:t>
      </w:r>
      <w:r w:rsidR="002A07A5" w:rsidRPr="00AF3594">
        <w:rPr>
          <w:rFonts w:eastAsia="Calibri"/>
        </w:rPr>
        <w:t>include:</w:t>
      </w:r>
    </w:p>
    <w:p w14:paraId="4AD53094" w14:textId="73E5F2D0" w:rsidR="002A07A5" w:rsidRPr="00AF3594" w:rsidRDefault="002A07A5" w:rsidP="000C0B93">
      <w:pPr>
        <w:pStyle w:val="Normal2"/>
        <w:numPr>
          <w:ilvl w:val="0"/>
          <w:numId w:val="125"/>
        </w:numPr>
        <w:spacing w:before="120" w:after="120"/>
      </w:pPr>
      <w:r w:rsidRPr="00AF3594">
        <w:t>Other biospecimen collections (e.g.</w:t>
      </w:r>
      <w:r w:rsidR="00582992">
        <w:t>,</w:t>
      </w:r>
      <w:r w:rsidRPr="00AF3594">
        <w:t xml:space="preserve"> cerebral spinal fluid, cervical swab)</w:t>
      </w:r>
    </w:p>
    <w:p w14:paraId="6FB58B3C" w14:textId="6F640171" w:rsidR="002A07A5" w:rsidRPr="00AF3594" w:rsidRDefault="002A07A5" w:rsidP="000C0B93">
      <w:pPr>
        <w:pStyle w:val="Normal2"/>
        <w:numPr>
          <w:ilvl w:val="0"/>
          <w:numId w:val="125"/>
        </w:numPr>
        <w:spacing w:before="120" w:after="120"/>
      </w:pPr>
      <w:r w:rsidRPr="00AF3594">
        <w:t>Intensive sampling from a targeted subset of study participants</w:t>
      </w:r>
    </w:p>
    <w:p w14:paraId="4E514E25" w14:textId="43CF471B" w:rsidR="008141B5" w:rsidRDefault="002A07A5" w:rsidP="000C0B93">
      <w:pPr>
        <w:pStyle w:val="Normal2"/>
        <w:numPr>
          <w:ilvl w:val="0"/>
          <w:numId w:val="125"/>
        </w:numPr>
        <w:spacing w:before="120" w:after="120"/>
      </w:pPr>
      <w:r>
        <w:t xml:space="preserve">Physical measurements such as </w:t>
      </w:r>
      <w:r w:rsidR="00087F9B">
        <w:t>waist and hip circumference</w:t>
      </w:r>
    </w:p>
    <w:p w14:paraId="245243EE" w14:textId="32760AB3" w:rsidR="002A07A5" w:rsidRPr="00AF3594" w:rsidRDefault="008141B5" w:rsidP="000C0B93">
      <w:pPr>
        <w:pStyle w:val="Normal2"/>
        <w:numPr>
          <w:ilvl w:val="0"/>
          <w:numId w:val="125"/>
        </w:numPr>
        <w:spacing w:before="120" w:after="120"/>
      </w:pPr>
      <w:r>
        <w:t>Additional questionnaires (e.g., workplace and environmental exposures)</w:t>
      </w:r>
    </w:p>
    <w:p w14:paraId="20E11E0B" w14:textId="77777777" w:rsidR="00605205" w:rsidRDefault="00605205" w:rsidP="000C0B93">
      <w:pPr>
        <w:pStyle w:val="Heading2"/>
        <w:contextualSpacing/>
      </w:pPr>
      <w:bookmarkStart w:id="219" w:name="_Enrollment_Workflow"/>
      <w:bookmarkStart w:id="220" w:name="_Screening_activities_performed_1"/>
      <w:bookmarkStart w:id="221" w:name="_3whwml4" w:colFirst="0" w:colLast="0"/>
      <w:bookmarkStart w:id="222" w:name="_2bn6wsx" w:colFirst="0" w:colLast="0"/>
      <w:bookmarkStart w:id="223" w:name="_EHR_Data"/>
      <w:bookmarkStart w:id="224" w:name="_3.3_Electronic_Health"/>
      <w:bookmarkStart w:id="225" w:name="_Electronic_Health_Record"/>
      <w:bookmarkStart w:id="226" w:name="_Toc208233969"/>
      <w:bookmarkEnd w:id="219"/>
      <w:bookmarkEnd w:id="220"/>
      <w:bookmarkEnd w:id="221"/>
      <w:bookmarkEnd w:id="222"/>
      <w:bookmarkEnd w:id="223"/>
      <w:bookmarkEnd w:id="224"/>
      <w:bookmarkEnd w:id="225"/>
      <w:r>
        <w:t>Concomitant Therapy</w:t>
      </w:r>
      <w:bookmarkEnd w:id="226"/>
    </w:p>
    <w:p w14:paraId="3392CB10" w14:textId="383741FA" w:rsidR="0081799D" w:rsidRDefault="0081799D" w:rsidP="000C0B93">
      <w:pPr>
        <w:pStyle w:val="Normal2"/>
        <w:spacing w:before="120" w:after="120"/>
        <w:ind w:left="0"/>
      </w:pPr>
      <w:r w:rsidRPr="0081799D">
        <w:t>This section is not applicable</w:t>
      </w:r>
      <w:r>
        <w:t xml:space="preserve"> to our </w:t>
      </w:r>
      <w:r w:rsidR="00F53EBA">
        <w:t xml:space="preserve">observational </w:t>
      </w:r>
      <w:r>
        <w:t xml:space="preserve">study. </w:t>
      </w:r>
    </w:p>
    <w:p w14:paraId="6E13467B" w14:textId="240D8316" w:rsidR="00FA246B" w:rsidRDefault="5F3D3250" w:rsidP="000C0B93">
      <w:pPr>
        <w:pStyle w:val="Heading1"/>
        <w:contextualSpacing/>
      </w:pPr>
      <w:bookmarkStart w:id="227" w:name="_Toc208233970"/>
      <w:bookmarkEnd w:id="201"/>
      <w:bookmarkEnd w:id="202"/>
      <w:bookmarkEnd w:id="203"/>
      <w:bookmarkEnd w:id="204"/>
      <w:bookmarkEnd w:id="205"/>
      <w:r>
        <w:lastRenderedPageBreak/>
        <w:t>STUDY POPULATION</w:t>
      </w:r>
      <w:bookmarkEnd w:id="227"/>
    </w:p>
    <w:p w14:paraId="61298D75" w14:textId="1CE21958" w:rsidR="00117286" w:rsidRPr="0081799D" w:rsidRDefault="00FA246B" w:rsidP="000C0B93">
      <w:pPr>
        <w:pStyle w:val="Heading2"/>
        <w:contextualSpacing/>
      </w:pPr>
      <w:bookmarkStart w:id="228" w:name="_Inclusion_Criteria"/>
      <w:bookmarkStart w:id="229" w:name="_Toc250632162"/>
      <w:bookmarkStart w:id="230" w:name="_Toc281240075"/>
      <w:bookmarkStart w:id="231" w:name="_Toc281240317"/>
      <w:bookmarkStart w:id="232" w:name="_Toc288125059"/>
      <w:bookmarkStart w:id="233" w:name="_Toc484520831"/>
      <w:bookmarkStart w:id="234" w:name="_Ref11145748"/>
      <w:bookmarkStart w:id="235" w:name="_Toc208233971"/>
      <w:bookmarkEnd w:id="228"/>
      <w:r w:rsidRPr="009D266D">
        <w:t>Inclusion Criteria</w:t>
      </w:r>
      <w:bookmarkStart w:id="236" w:name="_Toc250632163"/>
      <w:bookmarkStart w:id="237" w:name="_Toc281240076"/>
      <w:bookmarkStart w:id="238" w:name="_Toc281240318"/>
      <w:bookmarkEnd w:id="229"/>
      <w:bookmarkEnd w:id="230"/>
      <w:bookmarkEnd w:id="231"/>
      <w:bookmarkEnd w:id="232"/>
      <w:bookmarkEnd w:id="233"/>
      <w:bookmarkEnd w:id="234"/>
      <w:bookmarkEnd w:id="235"/>
    </w:p>
    <w:p w14:paraId="73F24370" w14:textId="254F9E2B" w:rsidR="00117286" w:rsidRPr="0081799D" w:rsidRDefault="3346E25D" w:rsidP="000C0B93">
      <w:pPr>
        <w:pStyle w:val="Normal2"/>
        <w:spacing w:before="120" w:after="120"/>
        <w:ind w:left="0"/>
        <w:rPr>
          <w:rFonts w:eastAsia="Calibri"/>
        </w:rPr>
      </w:pPr>
      <w:r w:rsidRPr="3346E25D">
        <w:rPr>
          <w:rFonts w:eastAsia="Calibri"/>
        </w:rPr>
        <w:t>Due to the minimal risk nature of this protocol, all individuals interested and able to participate in Connect for Cancer Prevention, who meet the eligibility criteria at time of initial study invitation, will be able to participate. In order to be eligible to participate in this study, an individual must meet all of the following criteria:</w:t>
      </w:r>
    </w:p>
    <w:p w14:paraId="3AB84997" w14:textId="77777777" w:rsidR="002928B5" w:rsidRPr="0052669E" w:rsidRDefault="002928B5" w:rsidP="000C0B93">
      <w:pPr>
        <w:pStyle w:val="Normal2"/>
        <w:numPr>
          <w:ilvl w:val="0"/>
          <w:numId w:val="123"/>
        </w:numPr>
        <w:spacing w:before="120" w:after="120"/>
        <w:ind w:left="720"/>
      </w:pPr>
      <w:r w:rsidRPr="0052669E">
        <w:t>Patient</w:t>
      </w:r>
      <w:r>
        <w:t>s</w:t>
      </w:r>
      <w:r w:rsidRPr="0052669E">
        <w:t xml:space="preserve"> or member</w:t>
      </w:r>
      <w:r>
        <w:t>s</w:t>
      </w:r>
      <w:r w:rsidRPr="0052669E">
        <w:t xml:space="preserve"> of participating IHCS at the time of enrollment </w:t>
      </w:r>
    </w:p>
    <w:p w14:paraId="23FA09D0" w14:textId="6AC90069" w:rsidR="00530062" w:rsidRDefault="59A18847" w:rsidP="000C0B93">
      <w:pPr>
        <w:pStyle w:val="Normal2"/>
        <w:numPr>
          <w:ilvl w:val="0"/>
          <w:numId w:val="123"/>
        </w:numPr>
        <w:spacing w:before="120" w:after="120"/>
        <w:ind w:left="720"/>
      </w:pPr>
      <w:r>
        <w:t xml:space="preserve">Age between 30 and 70 years old at study invitation </w:t>
      </w:r>
    </w:p>
    <w:p w14:paraId="5664871D" w14:textId="77777777" w:rsidR="00492560" w:rsidRDefault="00492560" w:rsidP="5F3D3250">
      <w:pPr>
        <w:pStyle w:val="Normal2"/>
        <w:spacing w:before="120" w:after="120"/>
        <w:ind w:left="0"/>
      </w:pPr>
    </w:p>
    <w:p w14:paraId="328FCA4A" w14:textId="05D84F3D" w:rsidR="5F3D3250" w:rsidRDefault="5F3D3250" w:rsidP="5F3D3250">
      <w:pPr>
        <w:pStyle w:val="Normal2"/>
        <w:spacing w:before="120" w:after="120"/>
        <w:ind w:left="0"/>
      </w:pPr>
      <w:r>
        <w:t>If an individual is determined to be ineligible at the time of enrollment due to age, the individual will be allowed to re-enroll at a later time once the recruit meets the age requirement. This includes recruits that did not meet the original age requirement of 40-65 years of age but now meet the updated age range of 30-70.</w:t>
      </w:r>
    </w:p>
    <w:p w14:paraId="385DF7D6" w14:textId="55B4122D" w:rsidR="00FA246B" w:rsidRPr="00F72B30" w:rsidRDefault="3A5A10DB" w:rsidP="000C0B93">
      <w:pPr>
        <w:pStyle w:val="Heading2"/>
        <w:contextualSpacing/>
      </w:pPr>
      <w:bookmarkStart w:id="239" w:name="_Exclusion_Criteria"/>
      <w:bookmarkStart w:id="240" w:name="_Toc288125060"/>
      <w:bookmarkStart w:id="241" w:name="_Toc484520832"/>
      <w:bookmarkStart w:id="242" w:name="_Ref11145760"/>
      <w:bookmarkStart w:id="243" w:name="_Toc208233972"/>
      <w:bookmarkEnd w:id="239"/>
      <w:r>
        <w:t>Exclusion Criteria</w:t>
      </w:r>
      <w:bookmarkEnd w:id="236"/>
      <w:bookmarkEnd w:id="237"/>
      <w:bookmarkEnd w:id="238"/>
      <w:bookmarkEnd w:id="240"/>
      <w:bookmarkEnd w:id="241"/>
      <w:bookmarkEnd w:id="242"/>
      <w:bookmarkEnd w:id="243"/>
    </w:p>
    <w:p w14:paraId="52579992" w14:textId="068E7285" w:rsidR="0071230B" w:rsidRDefault="5F3D3250" w:rsidP="000C0B93">
      <w:pPr>
        <w:pStyle w:val="Normal2"/>
        <w:spacing w:before="120" w:after="120"/>
        <w:ind w:left="0"/>
      </w:pPr>
      <w:bookmarkStart w:id="244" w:name="_Toc281240077"/>
      <w:bookmarkStart w:id="245" w:name="_Toc281240319"/>
      <w:bookmarkStart w:id="246" w:name="_Toc288125061"/>
      <w:bookmarkStart w:id="247" w:name="_Toc484520833"/>
      <w:r>
        <w:t>An individual who meets any of the following criteria at time of initial study invitation will be excluded from participation in this study:</w:t>
      </w:r>
    </w:p>
    <w:p w14:paraId="05AB51D5" w14:textId="7A73AEFC" w:rsidR="0071230B" w:rsidRDefault="7E27AD47" w:rsidP="000C0B93">
      <w:pPr>
        <w:pStyle w:val="Normal2"/>
        <w:numPr>
          <w:ilvl w:val="0"/>
          <w:numId w:val="101"/>
        </w:numPr>
        <w:spacing w:before="120" w:after="120"/>
        <w:ind w:left="720"/>
      </w:pPr>
      <w:r>
        <w:t>Individuals with a confirmed history of invasive cancer (other than non-melanoma skin cancer)</w:t>
      </w:r>
    </w:p>
    <w:p w14:paraId="49F3B8F6" w14:textId="28B43F90" w:rsidR="00F44A97" w:rsidRDefault="3346E25D" w:rsidP="000C0B93">
      <w:pPr>
        <w:pStyle w:val="Normal2"/>
        <w:numPr>
          <w:ilvl w:val="0"/>
          <w:numId w:val="101"/>
        </w:numPr>
        <w:spacing w:before="120" w:after="120"/>
        <w:ind w:left="720"/>
      </w:pPr>
      <w:r>
        <w:t>Individuals with known cognitive impairment documented in their medical record</w:t>
      </w:r>
    </w:p>
    <w:p w14:paraId="508FCDA9" w14:textId="3DD85F57" w:rsidR="3346E25D" w:rsidRDefault="3346E25D" w:rsidP="3346E25D">
      <w:pPr>
        <w:pStyle w:val="Normal2"/>
        <w:spacing w:before="120" w:after="120" w:line="259" w:lineRule="auto"/>
        <w:ind w:left="0"/>
      </w:pPr>
    </w:p>
    <w:p w14:paraId="4AC948D6" w14:textId="1A933DBC" w:rsidR="5F3D3250" w:rsidRDefault="55E84572" w:rsidP="7E27AD47">
      <w:pPr>
        <w:pStyle w:val="Normal2"/>
        <w:spacing w:before="120" w:after="120" w:line="259" w:lineRule="auto"/>
        <w:ind w:left="0"/>
      </w:pPr>
      <w:r>
        <w:t xml:space="preserve">Knowledge of history of invasive cancer at the time of study invitation is based on partner health care system-specific algorithms that utilize ICD codes from their patients’/members’ electronic medical record (EMR).  These eligibility algorithms feed the pool of eligible recruits for Connect. In rare cases, the EMR may not include a charted cancer diagnosis due to errors in the EMR, recent cancer diagnosis, delays in transferring EMR data from a previous or consulting healthcare system, among other issues. Thus, it is possible that a person with an undocumented history of invasive cancer could be considered eligible and invited to join Connect.  In situations where a participant was invited to the study, enrolled and consented to participate, and was later found to have a cancer history, we will allow the participant to remain in the study. While participants with an undocumented prior history of cancer at the time of invitation would be excluded from some analyses focused on the primary aims of Connect, these participants would still contribute data valuable to cancer survivorship primary aims as well as secondary aims related to other non-cancer outcomes.  Allowing such a participant to continue in the study presents minimal risk and is consistent with the minimal risks experienced by other Connect participants. </w:t>
      </w:r>
    </w:p>
    <w:p w14:paraId="13A3288D" w14:textId="2566748F" w:rsidR="00B41C27" w:rsidRDefault="4306B5D8" w:rsidP="000C0B93">
      <w:pPr>
        <w:pStyle w:val="Heading2"/>
        <w:contextualSpacing/>
      </w:pPr>
      <w:bookmarkStart w:id="248" w:name="_Toc208233973"/>
      <w:r>
        <w:t>Inclusion of Vulnerable Participants</w:t>
      </w:r>
      <w:bookmarkEnd w:id="248"/>
    </w:p>
    <w:p w14:paraId="66926B69" w14:textId="57881CD8" w:rsidR="0081799D" w:rsidRPr="0081799D" w:rsidRDefault="0081799D" w:rsidP="000C0B93">
      <w:pPr>
        <w:pStyle w:val="Normal2"/>
        <w:spacing w:before="120" w:after="120"/>
        <w:ind w:left="0"/>
      </w:pPr>
      <w:r w:rsidRPr="0081799D">
        <w:t>This section is not applicable</w:t>
      </w:r>
      <w:r>
        <w:t xml:space="preserve"> to our study. </w:t>
      </w:r>
      <w:r w:rsidR="00A83913">
        <w:t>Children are not included in Connect for Cancer Prevention because cancer incidence is very rare.</w:t>
      </w:r>
    </w:p>
    <w:p w14:paraId="7B1FC018" w14:textId="77777777" w:rsidR="004506DB" w:rsidRPr="00006AC4" w:rsidRDefault="004506DB" w:rsidP="000C0B93">
      <w:pPr>
        <w:pStyle w:val="Heading3"/>
        <w:contextualSpacing/>
      </w:pPr>
      <w:bookmarkStart w:id="249" w:name="_Participation_of_Employees"/>
      <w:bookmarkStart w:id="250" w:name="_Toc208233974"/>
      <w:bookmarkEnd w:id="249"/>
      <w:r w:rsidRPr="00006AC4">
        <w:t>Participation of Employees</w:t>
      </w:r>
      <w:bookmarkEnd w:id="250"/>
      <w:r w:rsidRPr="00006AC4">
        <w:t xml:space="preserve"> </w:t>
      </w:r>
    </w:p>
    <w:p w14:paraId="4963B4A9" w14:textId="77777777" w:rsidR="00C24339" w:rsidRDefault="00C24339" w:rsidP="000C0B93">
      <w:pPr>
        <w:contextualSpacing/>
        <w:rPr>
          <w:highlight w:val="green"/>
        </w:rPr>
      </w:pPr>
      <w:r w:rsidRPr="00011F8E">
        <w:t>NIH employees will not be specifically targeted for enrollment</w:t>
      </w:r>
      <w:r>
        <w:t>; this section is not applicable.</w:t>
      </w:r>
      <w:r w:rsidRPr="00011F8E">
        <w:t xml:space="preserve"> </w:t>
      </w:r>
    </w:p>
    <w:p w14:paraId="1116834D" w14:textId="3287EAE2" w:rsidR="00C24339" w:rsidRPr="00011F8E" w:rsidRDefault="00C24339" w:rsidP="000C0B93">
      <w:pPr>
        <w:contextualSpacing/>
      </w:pPr>
      <w:r w:rsidRPr="00011F8E">
        <w:lastRenderedPageBreak/>
        <w:t xml:space="preserve">The recruitment strategies of the IHCS may include recruitment of IHCS employees. If so the IHCS </w:t>
      </w:r>
      <w:r w:rsidR="00041B9C">
        <w:t xml:space="preserve">investigators </w:t>
      </w:r>
      <w:r w:rsidRPr="00011F8E">
        <w:t>will address specific procedures and safeguards</w:t>
      </w:r>
      <w:r w:rsidR="00CC6FCB">
        <w:t xml:space="preserve"> for their recruitment</w:t>
      </w:r>
      <w:r w:rsidR="00041B9C">
        <w:t xml:space="preserve"> in their </w:t>
      </w:r>
      <w:r w:rsidR="00041B9C" w:rsidRPr="00011F8E">
        <w:t>site amendment</w:t>
      </w:r>
      <w:r w:rsidR="00041B9C">
        <w:t>s</w:t>
      </w:r>
      <w:r w:rsidRPr="00011F8E">
        <w:t>.</w:t>
      </w:r>
    </w:p>
    <w:p w14:paraId="5C009C26" w14:textId="23502E35" w:rsidR="0037230C" w:rsidRDefault="0037230C" w:rsidP="000C0B93">
      <w:pPr>
        <w:pStyle w:val="Heading2"/>
        <w:contextualSpacing/>
      </w:pPr>
      <w:bookmarkStart w:id="251" w:name="_Ref11145801"/>
      <w:bookmarkStart w:id="252" w:name="_Toc208233975"/>
      <w:r>
        <w:t>Lifestyle Considerations</w:t>
      </w:r>
      <w:bookmarkEnd w:id="251"/>
      <w:bookmarkEnd w:id="252"/>
    </w:p>
    <w:p w14:paraId="6EF6B01B" w14:textId="77777777" w:rsidR="00914214" w:rsidRPr="0081799D" w:rsidRDefault="00914214" w:rsidP="000C0B93">
      <w:pPr>
        <w:pStyle w:val="Normal2"/>
        <w:spacing w:before="120" w:after="120"/>
        <w:ind w:left="0"/>
      </w:pPr>
      <w:r w:rsidRPr="0081799D">
        <w:t>This section is not applicable</w:t>
      </w:r>
      <w:r>
        <w:t xml:space="preserve"> to our study. </w:t>
      </w:r>
    </w:p>
    <w:p w14:paraId="56095B2E" w14:textId="321DFA38" w:rsidR="0037230C" w:rsidRPr="00E37F20" w:rsidRDefault="009F425C" w:rsidP="000C0B93">
      <w:pPr>
        <w:pStyle w:val="Heading2"/>
        <w:contextualSpacing/>
      </w:pPr>
      <w:bookmarkStart w:id="253" w:name="_Toc208233976"/>
      <w:r w:rsidRPr="00E37F20">
        <w:t>Screen Failures</w:t>
      </w:r>
      <w:bookmarkEnd w:id="253"/>
    </w:p>
    <w:p w14:paraId="43150B03" w14:textId="02ECBE4A" w:rsidR="009F425C" w:rsidRPr="00E37F20" w:rsidRDefault="00914214" w:rsidP="000C0B93">
      <w:pPr>
        <w:pStyle w:val="Normal2"/>
        <w:spacing w:before="120" w:after="120"/>
        <w:ind w:left="0"/>
      </w:pPr>
      <w:r w:rsidRPr="00E37F20">
        <w:t xml:space="preserve">This section is not applicable to our study. </w:t>
      </w:r>
    </w:p>
    <w:p w14:paraId="79497DC4" w14:textId="35669CBD" w:rsidR="00117286" w:rsidRPr="00E37F20" w:rsidRDefault="008A1FEA" w:rsidP="000C0B93">
      <w:pPr>
        <w:pStyle w:val="Heading2"/>
        <w:contextualSpacing/>
      </w:pPr>
      <w:bookmarkStart w:id="254" w:name="_Strategies_for_Recruitment"/>
      <w:bookmarkStart w:id="255" w:name="_Ref11144352"/>
      <w:bookmarkStart w:id="256" w:name="_Toc208233977"/>
      <w:bookmarkEnd w:id="254"/>
      <w:r w:rsidRPr="00E37F20">
        <w:t xml:space="preserve">Strategies for </w:t>
      </w:r>
      <w:r w:rsidR="006F7228" w:rsidRPr="00E37F20">
        <w:t xml:space="preserve">Recruitment </w:t>
      </w:r>
      <w:bookmarkEnd w:id="244"/>
      <w:bookmarkEnd w:id="245"/>
      <w:bookmarkEnd w:id="246"/>
      <w:bookmarkEnd w:id="247"/>
      <w:r w:rsidRPr="00E37F20">
        <w:t>and Retention</w:t>
      </w:r>
      <w:bookmarkStart w:id="257" w:name="_Toc250632164"/>
      <w:bookmarkStart w:id="258" w:name="_Toc281240078"/>
      <w:bookmarkStart w:id="259" w:name="_Toc281240320"/>
      <w:bookmarkStart w:id="260" w:name="_Toc288125062"/>
      <w:bookmarkStart w:id="261" w:name="_Toc484520834"/>
      <w:bookmarkEnd w:id="255"/>
      <w:bookmarkEnd w:id="256"/>
    </w:p>
    <w:p w14:paraId="7628952E" w14:textId="4F67EDF1" w:rsidR="007D2358" w:rsidRPr="00E37F20" w:rsidRDefault="00E952EB" w:rsidP="000C0B93">
      <w:pPr>
        <w:pStyle w:val="Normal2"/>
        <w:numPr>
          <w:ilvl w:val="0"/>
          <w:numId w:val="104"/>
        </w:numPr>
        <w:spacing w:before="120" w:after="120"/>
        <w:ind w:left="360"/>
        <w:rPr>
          <w:rFonts w:eastAsia="Calibri"/>
        </w:rPr>
      </w:pPr>
      <w:r w:rsidRPr="00E37F20">
        <w:t xml:space="preserve">Enrollment in Connect for Cancer Prevention is voluntary and not </w:t>
      </w:r>
      <w:r w:rsidR="00A83913" w:rsidRPr="00E37F20">
        <w:t>time sensitive</w:t>
      </w:r>
      <w:r w:rsidRPr="00E37F20">
        <w:rPr>
          <w:rFonts w:eastAsia="Calibri"/>
        </w:rPr>
        <w:t xml:space="preserve">. </w:t>
      </w:r>
    </w:p>
    <w:p w14:paraId="5B54D1AF" w14:textId="5BD8C191" w:rsidR="00E952EB" w:rsidRPr="000A3B1F" w:rsidRDefault="7D405423" w:rsidP="000C0B93">
      <w:pPr>
        <w:pStyle w:val="Normal2"/>
        <w:numPr>
          <w:ilvl w:val="0"/>
          <w:numId w:val="104"/>
        </w:numPr>
        <w:spacing w:before="120" w:after="120"/>
        <w:ind w:left="360"/>
        <w:rPr>
          <w:rFonts w:eastAsia="Calibri"/>
        </w:rPr>
      </w:pPr>
      <w:r w:rsidRPr="7D405423">
        <w:rPr>
          <w:b/>
          <w:bCs/>
        </w:rPr>
        <w:t>Enrollment sites</w:t>
      </w:r>
      <w:r w:rsidRPr="7D405423">
        <w:rPr>
          <w:rFonts w:eastAsia="Calibri"/>
        </w:rPr>
        <w:t xml:space="preserve">. </w:t>
      </w:r>
      <w:r>
        <w:t>Participants will be identified and recruited by participating IHCS and followed up by the IHCS and the Connect Coordinating Center at DCEG/NCI through the participant application (</w:t>
      </w:r>
      <w:hyperlink w:anchor="_Human_Data_Sharing">
        <w:r w:rsidRPr="7D405423">
          <w:rPr>
            <w:rStyle w:val="Hyperlink"/>
          </w:rPr>
          <w:t>Section 5.2.1 Human Data Sharing Plan</w:t>
        </w:r>
      </w:hyperlink>
      <w:r>
        <w:t xml:space="preserve"> and </w:t>
      </w:r>
      <w:hyperlink w:anchor="_Confidentiality_and_Privacy">
        <w:r w:rsidRPr="7D405423">
          <w:rPr>
            <w:rStyle w:val="Hyperlink"/>
          </w:rPr>
          <w:t>Section 9.3 Confidentiality and Privacy</w:t>
        </w:r>
      </w:hyperlink>
      <w:r>
        <w:t>).</w:t>
      </w:r>
      <w:r w:rsidRPr="7D405423">
        <w:rPr>
          <w:rFonts w:eastAsia="Calibri"/>
        </w:rPr>
        <w:t xml:space="preserve"> Although more sites may be added in the future, four initial awards were established to set up recruitment at nine individual IHCSs at initial launch (see </w:t>
      </w:r>
      <w:hyperlink w:anchor="Figure3">
        <w:r w:rsidRPr="7D405423">
          <w:rPr>
            <w:rStyle w:val="Hyperlink"/>
            <w:rFonts w:eastAsia="Calibri"/>
          </w:rPr>
          <w:t xml:space="preserve">Figure 3 </w:t>
        </w:r>
        <w:r w:rsidRPr="7D405423">
          <w:rPr>
            <w:rStyle w:val="Hyperlink"/>
          </w:rPr>
          <w:t>Location of DCEG Coordinating Center, Participating IHCS and Support Services</w:t>
        </w:r>
      </w:hyperlink>
      <w:r w:rsidRPr="7D405423">
        <w:rPr>
          <w:rFonts w:eastAsia="Calibri"/>
        </w:rPr>
        <w:t xml:space="preserve"> and </w:t>
      </w:r>
      <w:hyperlink w:anchor="_Appendix_1:_Connect">
        <w:r w:rsidRPr="7D405423">
          <w:rPr>
            <w:rStyle w:val="Hyperlink"/>
            <w:rFonts w:eastAsia="Calibri"/>
          </w:rPr>
          <w:t>Appendix 1 Study Governance Structure</w:t>
        </w:r>
      </w:hyperlink>
      <w:r w:rsidRPr="7D405423">
        <w:rPr>
          <w:rFonts w:eastAsia="Calibri"/>
        </w:rPr>
        <w:t>):</w:t>
      </w:r>
    </w:p>
    <w:p w14:paraId="5FFD0A74" w14:textId="77777777" w:rsidR="00E952EB" w:rsidRPr="0052669E" w:rsidRDefault="00E952EB" w:rsidP="000C0B93">
      <w:pPr>
        <w:pStyle w:val="Normal2"/>
        <w:numPr>
          <w:ilvl w:val="0"/>
          <w:numId w:val="105"/>
        </w:numPr>
        <w:spacing w:before="120" w:after="120"/>
      </w:pPr>
      <w:r w:rsidRPr="0052669E">
        <w:t>Henry Ford Health System with HealthPartners and Marshfield Clinic Health System</w:t>
      </w:r>
    </w:p>
    <w:p w14:paraId="0986E2DB" w14:textId="77777777" w:rsidR="00E952EB" w:rsidRPr="0052669E" w:rsidRDefault="00E952EB" w:rsidP="000C0B93">
      <w:pPr>
        <w:pStyle w:val="Normal2"/>
        <w:numPr>
          <w:ilvl w:val="0"/>
          <w:numId w:val="105"/>
        </w:numPr>
        <w:spacing w:before="120" w:after="120"/>
      </w:pPr>
      <w:r w:rsidRPr="0052669E">
        <w:t>Kaiser Permanente Colorado with Kaiser Permanente Georgia, Kaiser Permanente Hawaii and Kaiser Permanente Northwest</w:t>
      </w:r>
    </w:p>
    <w:p w14:paraId="16B98F74" w14:textId="77777777" w:rsidR="00E952EB" w:rsidRPr="0052669E" w:rsidRDefault="00E952EB" w:rsidP="000C0B93">
      <w:pPr>
        <w:pStyle w:val="Normal2"/>
        <w:numPr>
          <w:ilvl w:val="0"/>
          <w:numId w:val="105"/>
        </w:numPr>
        <w:spacing w:before="120" w:after="120"/>
      </w:pPr>
      <w:r w:rsidRPr="0052669E">
        <w:t>Sanford Health</w:t>
      </w:r>
    </w:p>
    <w:p w14:paraId="67C108D7" w14:textId="2B4DA735" w:rsidR="00E952EB" w:rsidRDefault="7D405423" w:rsidP="000C0B93">
      <w:pPr>
        <w:pStyle w:val="Normal2"/>
        <w:numPr>
          <w:ilvl w:val="0"/>
          <w:numId w:val="105"/>
        </w:numPr>
        <w:spacing w:before="120" w:after="120"/>
      </w:pPr>
      <w:r>
        <w:t xml:space="preserve">The University of Chicago </w:t>
      </w:r>
    </w:p>
    <w:p w14:paraId="1E76349A" w14:textId="6D4CF3B4" w:rsidR="00E952EB" w:rsidRPr="0052669E" w:rsidRDefault="7D405423" w:rsidP="00FB2E57">
      <w:pPr>
        <w:pStyle w:val="Normal2"/>
        <w:numPr>
          <w:ilvl w:val="0"/>
          <w:numId w:val="107"/>
        </w:numPr>
        <w:spacing w:before="120" w:after="120"/>
      </w:pPr>
      <w:r w:rsidRPr="7D405423">
        <w:t>In September 2023, the Cancer Prevention Research Institute of Texas (CPRIT) awarded funding for recruitment of eligible participants from Baylor, Scott and White Health (BSWH) following the Connect protocol and infrastructure, creating the tenth Connect site. It is expected that 25,000 participants will be recruited from BSWH.</w:t>
      </w:r>
      <w:r w:rsidR="00FB2E57">
        <w:t xml:space="preserve"> </w:t>
      </w:r>
      <w:r w:rsidRPr="7D405423">
        <w:rPr>
          <w:rFonts w:eastAsia="Calibri"/>
        </w:rPr>
        <w:t>The support service contract will assist with field activities, such as developing Standard Operating Procedures (SOPs) and the manual of operating procedures (MOOPs), as well as training research staff to implement the MOOPs. The support services contractor will also provide help desk support, conduct linkages and aid efforts to follow participants who leave the IHCS.</w:t>
      </w:r>
    </w:p>
    <w:p w14:paraId="46066FCC" w14:textId="2B666457" w:rsidR="00E952EB" w:rsidRPr="0052669E" w:rsidRDefault="004F2F4B" w:rsidP="7D405423">
      <w:pPr>
        <w:pStyle w:val="Normal3"/>
        <w:spacing w:before="120" w:after="120"/>
        <w:ind w:left="0"/>
        <w:contextualSpacing/>
      </w:pPr>
      <w:r>
        <w:rPr>
          <w:noProof/>
        </w:rPr>
        <w:lastRenderedPageBreak/>
        <w:drawing>
          <wp:inline distT="0" distB="0" distL="0" distR="0" wp14:anchorId="53C1454C" wp14:editId="3C693C68">
            <wp:extent cx="5991039" cy="3819287"/>
            <wp:effectExtent l="0" t="0" r="0" b="0"/>
            <wp:docPr id="1367511235" name="Picture 136751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91039" cy="3819287"/>
                    </a:xfrm>
                    <a:prstGeom prst="rect">
                      <a:avLst/>
                    </a:prstGeom>
                  </pic:spPr>
                </pic:pic>
              </a:graphicData>
            </a:graphic>
          </wp:inline>
        </w:drawing>
      </w:r>
    </w:p>
    <w:p w14:paraId="7FFBBFFE" w14:textId="2589587F" w:rsidR="00E952EB" w:rsidRPr="00CB3597" w:rsidRDefault="00E952EB" w:rsidP="000C0B93">
      <w:pPr>
        <w:pStyle w:val="FigureHeadStyle"/>
        <w:spacing w:before="120" w:after="120"/>
      </w:pPr>
      <w:r w:rsidRPr="00CB3597">
        <w:t>Location of DCEG Coordinating Center, Participating IHCS</w:t>
      </w:r>
      <w:r w:rsidR="00917FE7">
        <w:t>,</w:t>
      </w:r>
      <w:r w:rsidRPr="00CB3597">
        <w:t xml:space="preserve"> and Support</w:t>
      </w:r>
      <w:r w:rsidR="00CB3597" w:rsidRPr="00CB3597">
        <w:t xml:space="preserve"> </w:t>
      </w:r>
      <w:r w:rsidRPr="00CB3597">
        <w:t>Services</w:t>
      </w:r>
    </w:p>
    <w:p w14:paraId="7DBCC3FC" w14:textId="628B3221" w:rsidR="00430091" w:rsidRPr="0011407F" w:rsidRDefault="46682B72" w:rsidP="00507AE4">
      <w:pPr>
        <w:pStyle w:val="Normal2"/>
        <w:numPr>
          <w:ilvl w:val="0"/>
          <w:numId w:val="108"/>
        </w:numPr>
        <w:ind w:left="360"/>
        <w:rPr>
          <w:rFonts w:eastAsia="Calibri"/>
        </w:rPr>
      </w:pPr>
      <w:r w:rsidRPr="46682B72">
        <w:rPr>
          <w:b/>
          <w:bCs/>
        </w:rPr>
        <w:t>Recruitment targets</w:t>
      </w:r>
      <w:r w:rsidRPr="46682B72">
        <w:rPr>
          <w:rFonts w:eastAsia="Calibri"/>
        </w:rPr>
        <w:t>. Participants (n=200,000) will be recruited on a rolling basis for at least five years, depending on recruitment proportions. It is expected that 10% of recruitment targets will be met in year 1 and the remaining individuals recruited evenly over the remaining four years.</w:t>
      </w:r>
    </w:p>
    <w:p w14:paraId="70F882E8" w14:textId="23B792A1" w:rsidR="00507AE4" w:rsidRPr="0011407F" w:rsidRDefault="00507AE4" w:rsidP="00507AE4">
      <w:pPr>
        <w:pStyle w:val="Bulletpoints"/>
        <w:numPr>
          <w:ilvl w:val="0"/>
          <w:numId w:val="114"/>
        </w:numPr>
        <w:ind w:left="360"/>
        <w:contextualSpacing/>
      </w:pPr>
      <w:r w:rsidRPr="0011407F">
        <w:rPr>
          <w:b/>
          <w:bCs/>
        </w:rPr>
        <w:t>Participant Application</w:t>
      </w:r>
      <w:r w:rsidRPr="0011407F">
        <w:t xml:space="preserve">. </w:t>
      </w:r>
      <w:r w:rsidR="007876D1">
        <w:t>A</w:t>
      </w:r>
      <w:r w:rsidR="007876D1" w:rsidRPr="0011407F">
        <w:t xml:space="preserve"> </w:t>
      </w:r>
      <w:r w:rsidR="0011407F" w:rsidRPr="0011407F">
        <w:t xml:space="preserve">secure, web-enabled progressive application </w:t>
      </w:r>
      <w:r w:rsidR="00CC6EBA" w:rsidRPr="0011407F">
        <w:t>is being developed by DCEG</w:t>
      </w:r>
      <w:r w:rsidR="0011407F" w:rsidRPr="0011407F">
        <w:t xml:space="preserve"> to provide study activities and communication to participants. </w:t>
      </w:r>
    </w:p>
    <w:p w14:paraId="5219E6D6" w14:textId="1ED322E0" w:rsidR="00917FE7" w:rsidRPr="005E2283" w:rsidRDefault="00917FE7" w:rsidP="00507AE4">
      <w:pPr>
        <w:pStyle w:val="Bulletpoints"/>
        <w:numPr>
          <w:ilvl w:val="0"/>
          <w:numId w:val="114"/>
        </w:numPr>
        <w:ind w:left="360"/>
        <w:contextualSpacing/>
      </w:pPr>
      <w:r w:rsidRPr="002547A6">
        <w:rPr>
          <w:b/>
          <w:bCs/>
        </w:rPr>
        <w:t>Study Websites</w:t>
      </w:r>
      <w:r>
        <w:t>. T</w:t>
      </w:r>
      <w:r w:rsidRPr="005E2283">
        <w:t xml:space="preserve">he study will deploy a </w:t>
      </w:r>
      <w:r>
        <w:t xml:space="preserve">public-facing and participant-facing </w:t>
      </w:r>
      <w:r w:rsidRPr="005E2283">
        <w:t>website that may include information</w:t>
      </w:r>
      <w:r>
        <w:t xml:space="preserve"> (final content will be shared in an </w:t>
      </w:r>
      <w:r w:rsidR="0011407F">
        <w:t xml:space="preserve">IRB </w:t>
      </w:r>
      <w:r>
        <w:t>amendment)</w:t>
      </w:r>
      <w:r w:rsidRPr="005E2283">
        <w:t>, such as:</w:t>
      </w:r>
    </w:p>
    <w:p w14:paraId="46B98D83" w14:textId="77777777" w:rsidR="00917FE7" w:rsidRPr="005E2283" w:rsidRDefault="00917FE7" w:rsidP="00507AE4">
      <w:pPr>
        <w:pStyle w:val="Bulletpoints"/>
        <w:ind w:left="1080"/>
        <w:contextualSpacing/>
      </w:pPr>
      <w:r w:rsidRPr="005E2283">
        <w:t>Branding and videos about the study</w:t>
      </w:r>
    </w:p>
    <w:p w14:paraId="5776B866" w14:textId="77777777" w:rsidR="00917FE7" w:rsidRPr="005E2283" w:rsidRDefault="00917FE7" w:rsidP="00507AE4">
      <w:pPr>
        <w:pStyle w:val="Bulletpoints"/>
        <w:ind w:left="1080"/>
        <w:contextualSpacing/>
      </w:pPr>
      <w:r w:rsidRPr="005E2283">
        <w:t>Answers to frequently asked questions</w:t>
      </w:r>
    </w:p>
    <w:p w14:paraId="008D0AC8" w14:textId="77777777" w:rsidR="00917FE7" w:rsidRPr="005E2283" w:rsidRDefault="00917FE7" w:rsidP="00507AE4">
      <w:pPr>
        <w:pStyle w:val="Bulletpoints"/>
        <w:ind w:left="1080"/>
        <w:contextualSpacing/>
      </w:pPr>
      <w:r w:rsidRPr="005E2283">
        <w:t>Messages from NCI and IHCS study leadership</w:t>
      </w:r>
    </w:p>
    <w:p w14:paraId="3DE35972" w14:textId="77777777" w:rsidR="00917FE7" w:rsidRDefault="00917FE7" w:rsidP="00507AE4">
      <w:pPr>
        <w:pStyle w:val="Bulletpoints"/>
        <w:ind w:left="1080"/>
        <w:contextualSpacing/>
      </w:pPr>
      <w:r w:rsidRPr="005E2283">
        <w:t>Testimonials from self-identified participants and community leaders</w:t>
      </w:r>
    </w:p>
    <w:p w14:paraId="55EB4C7F" w14:textId="77777777" w:rsidR="00917FE7" w:rsidRDefault="00917FE7" w:rsidP="00507AE4">
      <w:pPr>
        <w:pStyle w:val="Normal2"/>
        <w:numPr>
          <w:ilvl w:val="0"/>
          <w:numId w:val="117"/>
        </w:numPr>
        <w:ind w:left="360"/>
        <w:rPr>
          <w:rFonts w:eastAsia="Calibri"/>
        </w:rPr>
      </w:pPr>
      <w:r w:rsidRPr="00006AC4">
        <w:rPr>
          <w:b/>
          <w:bCs/>
        </w:rPr>
        <w:t>Recruitment materials</w:t>
      </w:r>
      <w:r>
        <w:t xml:space="preserve">. </w:t>
      </w:r>
      <w:r>
        <w:rPr>
          <w:rFonts w:eastAsia="Calibri"/>
        </w:rPr>
        <w:t xml:space="preserve">The recruitment materials will convey a main value proposition, </w:t>
      </w:r>
      <w:r w:rsidRPr="00BA6F6E">
        <w:rPr>
          <w:rFonts w:eastAsia="Calibri"/>
        </w:rPr>
        <w:t>“Help prevent cancer for tomorrow”</w:t>
      </w:r>
      <w:r>
        <w:rPr>
          <w:rFonts w:eastAsia="Calibri"/>
        </w:rPr>
        <w:t xml:space="preserve">, with defined variations on specific language and images to accommodate different target populations (e.g., male, rural participants). </w:t>
      </w:r>
      <w:r w:rsidRPr="4B6D24D6">
        <w:rPr>
          <w:rFonts w:eastAsia="Calibri"/>
        </w:rPr>
        <w:t xml:space="preserve">All recruitment materials will be submitted to the IRB for approval prior to dissemination. </w:t>
      </w:r>
      <w:r>
        <w:rPr>
          <w:rFonts w:eastAsia="Calibri"/>
        </w:rPr>
        <w:t>The Connect for Cancer Prevention Patient Advisory Board, ad-hoc focus groups,</w:t>
      </w:r>
      <w:r w:rsidRPr="4B6D24D6">
        <w:rPr>
          <w:rFonts w:eastAsia="Calibri"/>
        </w:rPr>
        <w:t xml:space="preserve"> and/or stakeholders from the IHCS will be consulted on development of recruitment </w:t>
      </w:r>
      <w:r>
        <w:rPr>
          <w:rFonts w:eastAsia="Calibri"/>
        </w:rPr>
        <w:t xml:space="preserve">language and </w:t>
      </w:r>
      <w:r w:rsidRPr="4B6D24D6">
        <w:rPr>
          <w:rFonts w:eastAsia="Calibri"/>
        </w:rPr>
        <w:t xml:space="preserve">materials. </w:t>
      </w:r>
      <w:r>
        <w:rPr>
          <w:rFonts w:eastAsia="Calibri"/>
        </w:rPr>
        <w:t xml:space="preserve">The </w:t>
      </w:r>
      <w:r w:rsidRPr="4B6D24D6">
        <w:rPr>
          <w:rFonts w:eastAsia="Calibri"/>
        </w:rPr>
        <w:t xml:space="preserve">IHCS sites will use IRB-approved recruitment </w:t>
      </w:r>
      <w:r>
        <w:rPr>
          <w:rFonts w:eastAsia="Calibri"/>
        </w:rPr>
        <w:t xml:space="preserve">language and images with </w:t>
      </w:r>
      <w:r>
        <w:rPr>
          <w:rFonts w:eastAsia="Calibri"/>
        </w:rPr>
        <w:lastRenderedPageBreak/>
        <w:t xml:space="preserve">modifications for </w:t>
      </w:r>
      <w:r w:rsidRPr="4B6D24D6">
        <w:rPr>
          <w:rFonts w:eastAsia="Calibri"/>
        </w:rPr>
        <w:t>co-brand</w:t>
      </w:r>
      <w:r>
        <w:rPr>
          <w:rFonts w:eastAsia="Calibri"/>
        </w:rPr>
        <w:t>ing</w:t>
      </w:r>
      <w:r w:rsidRPr="4B6D24D6">
        <w:rPr>
          <w:rFonts w:eastAsia="Calibri"/>
        </w:rPr>
        <w:t xml:space="preserve"> to maintain </w:t>
      </w:r>
      <w:r>
        <w:rPr>
          <w:rFonts w:eastAsia="Calibri"/>
        </w:rPr>
        <w:t>a consistent</w:t>
      </w:r>
      <w:r w:rsidRPr="4B6D24D6">
        <w:rPr>
          <w:rFonts w:eastAsia="Calibri"/>
        </w:rPr>
        <w:t xml:space="preserve"> messaging</w:t>
      </w:r>
      <w:r>
        <w:rPr>
          <w:rFonts w:eastAsia="Calibri"/>
        </w:rPr>
        <w:t xml:space="preserve"> and</w:t>
      </w:r>
      <w:r w:rsidRPr="4B6D24D6">
        <w:rPr>
          <w:rFonts w:eastAsia="Calibri"/>
        </w:rPr>
        <w:t xml:space="preserve"> look and feel of </w:t>
      </w:r>
      <w:r>
        <w:rPr>
          <w:rFonts w:eastAsia="Calibri"/>
        </w:rPr>
        <w:t>all</w:t>
      </w:r>
      <w:r w:rsidRPr="4B6D24D6">
        <w:rPr>
          <w:rFonts w:eastAsia="Calibri"/>
        </w:rPr>
        <w:t xml:space="preserve"> study materials. </w:t>
      </w:r>
    </w:p>
    <w:p w14:paraId="6F3A27DF" w14:textId="5480DE56" w:rsidR="00917FE7" w:rsidRPr="00917FE7" w:rsidRDefault="3A5A10DB" w:rsidP="00507AE4">
      <w:pPr>
        <w:pStyle w:val="ListParagraph"/>
        <w:numPr>
          <w:ilvl w:val="0"/>
          <w:numId w:val="108"/>
        </w:numPr>
        <w:tabs>
          <w:tab w:val="left" w:pos="900"/>
        </w:tabs>
        <w:ind w:left="360"/>
        <w:rPr>
          <w:rFonts w:eastAsia="Calibri"/>
        </w:rPr>
      </w:pPr>
      <w:r w:rsidRPr="3A5A10DB">
        <w:rPr>
          <w:b/>
          <w:bCs/>
        </w:rPr>
        <w:t>Enrollment Workflow</w:t>
      </w:r>
      <w:r>
        <w:t xml:space="preserve">. </w:t>
      </w:r>
      <w:r w:rsidRPr="3A5A10DB">
        <w:rPr>
          <w:rFonts w:eastAsia="Calibri"/>
        </w:rPr>
        <w:t xml:space="preserve">The enrollment journey for potential participants in Connect for Cancer Prevention, as currently envisioned, is illustrated in </w:t>
      </w:r>
      <w:hyperlink w:anchor="Figure4" w:history="1">
        <w:r w:rsidRPr="0098517F">
          <w:rPr>
            <w:rStyle w:val="Hyperlink"/>
            <w:rFonts w:eastAsia="Calibri"/>
          </w:rPr>
          <w:t>Figure 4. Description of Enrollment Workflow and Data Collection Pre- and Post-consent</w:t>
        </w:r>
      </w:hyperlink>
      <w:r w:rsidRPr="3A5A10DB">
        <w:rPr>
          <w:rFonts w:eastAsia="Calibri"/>
        </w:rPr>
        <w:t>. Initial outreach to individuals will occur through two strategies: active and passive recruitment.</w:t>
      </w:r>
    </w:p>
    <w:p w14:paraId="19B12280" w14:textId="6EDE7DC1" w:rsidR="00E952EB" w:rsidRPr="00D23894" w:rsidRDefault="3A5A10DB" w:rsidP="00D23894">
      <w:pPr>
        <w:pStyle w:val="Normal2"/>
        <w:numPr>
          <w:ilvl w:val="0"/>
          <w:numId w:val="109"/>
        </w:numPr>
        <w:ind w:left="360"/>
        <w:rPr>
          <w:rFonts w:eastAsia="Calibri"/>
        </w:rPr>
      </w:pPr>
      <w:r w:rsidRPr="3A5A10DB">
        <w:rPr>
          <w:rFonts w:eastAsia="Calibri"/>
          <w:b/>
          <w:bCs/>
        </w:rPr>
        <w:t>Active recruitment outreach</w:t>
      </w:r>
      <w:r w:rsidRPr="3A5A10DB">
        <w:rPr>
          <w:rFonts w:eastAsia="Calibri"/>
        </w:rPr>
        <w:t xml:space="preserve">. The primary recruitment strategy will be active recruitment of individuals who are pre-screened for eligibility by the IHCS (see </w:t>
      </w:r>
      <w:hyperlink w:anchor="_Screening_activities_performed" w:history="1">
        <w:r w:rsidRPr="0098517F">
          <w:rPr>
            <w:rStyle w:val="Hyperlink"/>
            <w:rFonts w:eastAsia="Calibri"/>
          </w:rPr>
          <w:t>Section 7.1.1 Screening Activities Performed Prior to Obtaining Informed Consent</w:t>
        </w:r>
      </w:hyperlink>
      <w:r w:rsidRPr="3A5A10DB">
        <w:rPr>
          <w:rFonts w:eastAsia="Calibri"/>
        </w:rPr>
        <w:t xml:space="preserve">). Eligible individuals will be identified by each of the IHCSs based on the study inclusion and exclusion criteria (see </w:t>
      </w:r>
      <w:hyperlink w:anchor="_Inclusion_Criteria" w:history="1">
        <w:r w:rsidRPr="0098517F">
          <w:rPr>
            <w:rStyle w:val="Hyperlink"/>
            <w:rFonts w:eastAsia="Calibri"/>
          </w:rPr>
          <w:t>Section 5.1 Inclusion Criteria</w:t>
        </w:r>
      </w:hyperlink>
      <w:r w:rsidR="00D23894">
        <w:rPr>
          <w:rStyle w:val="Hyperlink"/>
          <w:rFonts w:eastAsia="Calibri"/>
          <w:color w:val="auto"/>
          <w:u w:val="none"/>
        </w:rPr>
        <w:t xml:space="preserve"> </w:t>
      </w:r>
      <w:r w:rsidR="00D23894" w:rsidRPr="00D23894">
        <w:rPr>
          <w:rStyle w:val="Hyperlink"/>
          <w:rFonts w:eastAsia="Calibri"/>
          <w:color w:val="auto"/>
          <w:u w:val="none"/>
        </w:rPr>
        <w:t>and</w:t>
      </w:r>
      <w:r w:rsidR="00D23894">
        <w:rPr>
          <w:rStyle w:val="Hyperlink"/>
          <w:rFonts w:eastAsia="Calibri"/>
          <w:color w:val="auto"/>
          <w:u w:val="none"/>
        </w:rPr>
        <w:t xml:space="preserve"> </w:t>
      </w:r>
      <w:hyperlink w:anchor="_Exclusion_Criteria" w:history="1">
        <w:r w:rsidRPr="00D23894">
          <w:rPr>
            <w:rStyle w:val="Hyperlink"/>
            <w:rFonts w:eastAsia="Calibri"/>
          </w:rPr>
          <w:t>Section 5.2 Exclusion Criteria</w:t>
        </w:r>
      </w:hyperlink>
      <w:r w:rsidRPr="00D23894">
        <w:rPr>
          <w:rFonts w:eastAsia="Calibri"/>
        </w:rPr>
        <w:t xml:space="preserve">) using verified algorithms. Eligible individuals will be selected for invitation to participate using different strategies based on criteria appropriate to each IHCS, including, but not limited to: </w:t>
      </w:r>
    </w:p>
    <w:p w14:paraId="3B853A1A" w14:textId="77777777" w:rsidR="00E952EB" w:rsidRPr="0052669E" w:rsidRDefault="00E952EB" w:rsidP="00507AE4">
      <w:pPr>
        <w:pStyle w:val="Normal2"/>
        <w:numPr>
          <w:ilvl w:val="0"/>
          <w:numId w:val="110"/>
        </w:numPr>
      </w:pPr>
      <w:r w:rsidRPr="0052669E">
        <w:t>Demographic distribution of target population</w:t>
      </w:r>
    </w:p>
    <w:p w14:paraId="0112DABB" w14:textId="77777777" w:rsidR="00E952EB" w:rsidRPr="0052669E" w:rsidRDefault="00E952EB" w:rsidP="00507AE4">
      <w:pPr>
        <w:pStyle w:val="Normal2"/>
        <w:numPr>
          <w:ilvl w:val="0"/>
          <w:numId w:val="110"/>
        </w:numPr>
      </w:pPr>
      <w:r>
        <w:t>U</w:t>
      </w:r>
      <w:r w:rsidRPr="0052669E">
        <w:t>pcoming clinical appointments</w:t>
      </w:r>
    </w:p>
    <w:p w14:paraId="4B5DDEE5" w14:textId="77777777" w:rsidR="00E952EB" w:rsidRPr="0052669E" w:rsidRDefault="00E952EB" w:rsidP="00507AE4">
      <w:pPr>
        <w:pStyle w:val="Normal2"/>
        <w:numPr>
          <w:ilvl w:val="0"/>
          <w:numId w:val="110"/>
        </w:numPr>
      </w:pPr>
      <w:r>
        <w:t>C</w:t>
      </w:r>
      <w:r w:rsidRPr="0052669E">
        <w:t>ancer screening</w:t>
      </w:r>
      <w:r>
        <w:t xml:space="preserve"> schedule</w:t>
      </w:r>
    </w:p>
    <w:p w14:paraId="6B3CE26A" w14:textId="77777777" w:rsidR="00E952EB" w:rsidRPr="0052669E" w:rsidRDefault="00E952EB" w:rsidP="00507AE4">
      <w:pPr>
        <w:pStyle w:val="Normal2"/>
        <w:numPr>
          <w:ilvl w:val="0"/>
          <w:numId w:val="110"/>
        </w:numPr>
      </w:pPr>
      <w:r w:rsidRPr="0052669E">
        <w:t>Past diagnosis of cancer precursors</w:t>
      </w:r>
    </w:p>
    <w:p w14:paraId="19C6DF0B" w14:textId="77777777" w:rsidR="00E952EB" w:rsidRPr="0052669E" w:rsidRDefault="00E952EB" w:rsidP="00507AE4">
      <w:pPr>
        <w:pStyle w:val="Normal2"/>
        <w:numPr>
          <w:ilvl w:val="0"/>
          <w:numId w:val="110"/>
        </w:numPr>
      </w:pPr>
      <w:r w:rsidRPr="0052669E">
        <w:t>Geographic proximity to IHCS clinics</w:t>
      </w:r>
    </w:p>
    <w:p w14:paraId="7D675713" w14:textId="7F2351EE" w:rsidR="00E952EB" w:rsidRPr="0052669E" w:rsidRDefault="00E952EB" w:rsidP="00507AE4">
      <w:pPr>
        <w:pStyle w:val="Normal2"/>
        <w:numPr>
          <w:ilvl w:val="0"/>
          <w:numId w:val="110"/>
        </w:numPr>
      </w:pPr>
      <w:r>
        <w:t xml:space="preserve">Employees of some of the IHCS, </w:t>
      </w:r>
      <w:r w:rsidRPr="002E0A71">
        <w:t>follow</w:t>
      </w:r>
      <w:r>
        <w:t>ing the</w:t>
      </w:r>
      <w:r w:rsidRPr="002E0A71">
        <w:t xml:space="preserve"> local requirements</w:t>
      </w:r>
      <w:r w:rsidR="00A037AF">
        <w:t xml:space="preserve"> (see </w:t>
      </w:r>
      <w:hyperlink w:anchor="_Participation_of_Employees" w:history="1">
        <w:r w:rsidR="00A037AF" w:rsidRPr="005D1248">
          <w:rPr>
            <w:rStyle w:val="Hyperlink"/>
          </w:rPr>
          <w:t>Section 5.3.1 Participation of Employees</w:t>
        </w:r>
      </w:hyperlink>
      <w:r w:rsidR="00A037AF">
        <w:t>)</w:t>
      </w:r>
    </w:p>
    <w:p w14:paraId="008468F2" w14:textId="29298FDD" w:rsidR="00E952EB" w:rsidRDefault="00E952EB" w:rsidP="00507AE4">
      <w:pPr>
        <w:pStyle w:val="Normal2"/>
        <w:numPr>
          <w:ilvl w:val="0"/>
          <w:numId w:val="110"/>
        </w:numPr>
        <w:contextualSpacing w:val="0"/>
      </w:pPr>
      <w:r>
        <w:t>Participation in existing research projects at the IHCS or who have indicated an interest in research via the IHCS</w:t>
      </w:r>
    </w:p>
    <w:p w14:paraId="2287775A" w14:textId="7803E5C4" w:rsidR="00917FE7" w:rsidRDefault="3D0EBE83" w:rsidP="000C0B93">
      <w:pPr>
        <w:pStyle w:val="Normal2"/>
        <w:spacing w:before="120" w:after="120"/>
        <w:ind w:left="360"/>
        <w:contextualSpacing w:val="0"/>
        <w:rPr>
          <w:rFonts w:eastAsia="Calibri"/>
        </w:rPr>
      </w:pPr>
      <w:r w:rsidRPr="3D0EBE83">
        <w:rPr>
          <w:rFonts w:eastAsia="Calibri"/>
        </w:rPr>
        <w:t xml:space="preserve">The IHCS study staff will send a study invitation that will contain a unique token or Personal Identification Number (PIN) and a link to the secure, participant-facing study website, hosted by NCI. The study website will display information about the study objectives, requirements, eligibility criteria, and list of participating IHCS. </w:t>
      </w:r>
    </w:p>
    <w:p w14:paraId="4388D3A2" w14:textId="02523FBD" w:rsidR="00917FE7" w:rsidRDefault="00917FE7" w:rsidP="0011407F">
      <w:pPr>
        <w:pStyle w:val="Normal2"/>
        <w:ind w:left="360"/>
        <w:contextualSpacing w:val="0"/>
        <w:rPr>
          <w:rFonts w:eastAsia="Calibri"/>
        </w:rPr>
      </w:pPr>
      <w:r w:rsidRPr="2983AFFB">
        <w:rPr>
          <w:rFonts w:eastAsia="Calibri"/>
        </w:rPr>
        <w:t xml:space="preserve">In the pre-consent step, interested individuals will be asked to create a secure account (i.e., log in) on the study website before being directed to the consent process (see </w:t>
      </w:r>
      <w:hyperlink w:anchor="_Consent/Assent_Procedures_and" w:history="1">
        <w:r w:rsidRPr="0098517F">
          <w:rPr>
            <w:rStyle w:val="Hyperlink"/>
            <w:rFonts w:eastAsia="Calibri"/>
          </w:rPr>
          <w:t>Section 9.1.1 Consent and Assent Process and Documentation</w:t>
        </w:r>
      </w:hyperlink>
      <w:r w:rsidRPr="2983AFFB">
        <w:rPr>
          <w:rFonts w:eastAsia="Calibri"/>
        </w:rPr>
        <w:t>). IP addresses and account</w:t>
      </w:r>
      <w:r>
        <w:t xml:space="preserve"> information </w:t>
      </w:r>
      <w:r w:rsidRPr="2983AFFB">
        <w:rPr>
          <w:rFonts w:eastAsia="Calibri"/>
        </w:rPr>
        <w:t xml:space="preserve">will </w:t>
      </w:r>
      <w:r w:rsidRPr="2983AFFB">
        <w:rPr>
          <w:rFonts w:eastAsia="Calibri"/>
          <w:u w:val="single"/>
        </w:rPr>
        <w:t>not</w:t>
      </w:r>
      <w:r w:rsidRPr="2983AFFB">
        <w:rPr>
          <w:rFonts w:eastAsia="Calibri"/>
        </w:rPr>
        <w:t xml:space="preserve"> be stored by NCI prior to consent. </w:t>
      </w:r>
    </w:p>
    <w:p w14:paraId="1347F186" w14:textId="688B4042" w:rsidR="000656E8" w:rsidRPr="000656E8" w:rsidRDefault="620DD98A" w:rsidP="0011407F">
      <w:pPr>
        <w:pStyle w:val="Normal2"/>
        <w:numPr>
          <w:ilvl w:val="0"/>
          <w:numId w:val="111"/>
        </w:numPr>
        <w:ind w:left="360"/>
      </w:pPr>
      <w:r w:rsidRPr="620DD98A">
        <w:rPr>
          <w:b/>
          <w:bCs/>
        </w:rPr>
        <w:t xml:space="preserve">Active recruitment </w:t>
      </w:r>
      <w:r w:rsidR="000656E8">
        <w:rPr>
          <w:b/>
          <w:bCs/>
        </w:rPr>
        <w:t xml:space="preserve">outreach </w:t>
      </w:r>
      <w:r w:rsidRPr="620DD98A">
        <w:rPr>
          <w:b/>
          <w:bCs/>
        </w:rPr>
        <w:t>of underrepresented populations</w:t>
      </w:r>
      <w:r>
        <w:t xml:space="preserve">. </w:t>
      </w:r>
      <w:r w:rsidRPr="620DD98A">
        <w:rPr>
          <w:rFonts w:eastAsia="Calibri"/>
        </w:rPr>
        <w:t xml:space="preserve">Efforts will be made to recruit IHCS members and patients who are in underrepresented populations within the health system’s catchment areas (e.g., non-white individuals, living in medically underserved areas). Such efforts </w:t>
      </w:r>
      <w:r w:rsidR="007876D1">
        <w:rPr>
          <w:rFonts w:eastAsia="Calibri"/>
        </w:rPr>
        <w:t>can</w:t>
      </w:r>
      <w:r w:rsidR="007876D1" w:rsidRPr="620DD98A">
        <w:rPr>
          <w:rFonts w:eastAsia="Calibri"/>
        </w:rPr>
        <w:t xml:space="preserve"> </w:t>
      </w:r>
      <w:r w:rsidRPr="620DD98A">
        <w:rPr>
          <w:rFonts w:eastAsia="Calibri"/>
        </w:rPr>
        <w:t xml:space="preserve">include research coordinators traveling to clinics in underserved areas, tailored recruitment materials and community outreach activities. </w:t>
      </w:r>
    </w:p>
    <w:p w14:paraId="7FBAC31A" w14:textId="412D1A97" w:rsidR="00E952EB" w:rsidRPr="00274CE0" w:rsidRDefault="000656E8" w:rsidP="0011407F">
      <w:pPr>
        <w:pStyle w:val="Normal2"/>
        <w:numPr>
          <w:ilvl w:val="0"/>
          <w:numId w:val="111"/>
        </w:numPr>
        <w:ind w:left="360"/>
      </w:pPr>
      <w:r w:rsidRPr="000656E8">
        <w:rPr>
          <w:rFonts w:eastAsia="Calibri"/>
          <w:b/>
          <w:bCs/>
        </w:rPr>
        <w:t>Active recruitment</w:t>
      </w:r>
      <w:r>
        <w:rPr>
          <w:rFonts w:eastAsia="Calibri"/>
          <w:b/>
          <w:bCs/>
        </w:rPr>
        <w:t>, pre-consent</w:t>
      </w:r>
      <w:r w:rsidRPr="000656E8">
        <w:rPr>
          <w:rFonts w:eastAsia="Calibri"/>
          <w:b/>
          <w:bCs/>
        </w:rPr>
        <w:t xml:space="preserve"> reminders</w:t>
      </w:r>
      <w:r>
        <w:rPr>
          <w:rFonts w:eastAsia="Calibri"/>
        </w:rPr>
        <w:t>: The IHCS staff will send reminders to a potential participant after receiving an invitation to join Connect for Cancer Prevention. U</w:t>
      </w:r>
      <w:r>
        <w:t xml:space="preserve">p to 10 reminder contacts will be made </w:t>
      </w:r>
      <w:r w:rsidRPr="2983AFFB">
        <w:rPr>
          <w:rFonts w:eastAsia="Calibri"/>
        </w:rPr>
        <w:t>defined based on the mode of communication and the IHCS policy</w:t>
      </w:r>
      <w:r>
        <w:t xml:space="preserve">. The number of reminders will allow the time, days, and modality to vary and </w:t>
      </w:r>
      <w:r w:rsidRPr="2983AFFB">
        <w:rPr>
          <w:rFonts w:eastAsia="Calibri"/>
        </w:rPr>
        <w:t>ensure a successful contact attempt</w:t>
      </w:r>
      <w:r w:rsidR="003518F5">
        <w:rPr>
          <w:rFonts w:eastAsia="Calibri"/>
        </w:rPr>
        <w:t>.</w:t>
      </w:r>
      <w:r w:rsidRPr="2983AFFB">
        <w:rPr>
          <w:rFonts w:eastAsia="Calibri"/>
        </w:rPr>
        <w:t xml:space="preserve"> </w:t>
      </w:r>
      <w:r w:rsidR="620DD98A" w:rsidRPr="620DD98A">
        <w:rPr>
          <w:rFonts w:eastAsia="Calibri"/>
        </w:rPr>
        <w:t>Modes of approaching potential participants for recruitment will be any combination of:</w:t>
      </w:r>
    </w:p>
    <w:p w14:paraId="3ADBC93C" w14:textId="77777777" w:rsidR="00E952EB" w:rsidRPr="005E2283" w:rsidRDefault="00E952EB" w:rsidP="000C0B93">
      <w:pPr>
        <w:pStyle w:val="Normal2"/>
        <w:numPr>
          <w:ilvl w:val="0"/>
          <w:numId w:val="112"/>
        </w:numPr>
        <w:spacing w:before="120" w:after="120"/>
      </w:pPr>
      <w:r w:rsidRPr="005E2283">
        <w:t>Email</w:t>
      </w:r>
    </w:p>
    <w:p w14:paraId="1CC3E854" w14:textId="77777777" w:rsidR="00E952EB" w:rsidRPr="005E2283" w:rsidRDefault="00E952EB" w:rsidP="000C0B93">
      <w:pPr>
        <w:pStyle w:val="Normal2"/>
        <w:numPr>
          <w:ilvl w:val="0"/>
          <w:numId w:val="112"/>
        </w:numPr>
        <w:spacing w:before="120" w:after="120"/>
      </w:pPr>
      <w:r w:rsidRPr="005E2283">
        <w:t>Phone call</w:t>
      </w:r>
    </w:p>
    <w:p w14:paraId="22B496B7" w14:textId="77777777" w:rsidR="00E952EB" w:rsidRPr="005E2283" w:rsidRDefault="00E952EB" w:rsidP="000C0B93">
      <w:pPr>
        <w:pStyle w:val="Normal2"/>
        <w:numPr>
          <w:ilvl w:val="0"/>
          <w:numId w:val="112"/>
        </w:numPr>
        <w:spacing w:before="120" w:after="120"/>
      </w:pPr>
      <w:r w:rsidRPr="005E2283">
        <w:t>Patient portal</w:t>
      </w:r>
    </w:p>
    <w:p w14:paraId="0506A6CD" w14:textId="77777777" w:rsidR="00E952EB" w:rsidRPr="005E2283" w:rsidRDefault="00E952EB" w:rsidP="000C0B93">
      <w:pPr>
        <w:pStyle w:val="Normal2"/>
        <w:numPr>
          <w:ilvl w:val="0"/>
          <w:numId w:val="112"/>
        </w:numPr>
        <w:spacing w:before="120" w:after="120"/>
      </w:pPr>
      <w:r w:rsidRPr="005E2283">
        <w:lastRenderedPageBreak/>
        <w:t xml:space="preserve">Postal mail </w:t>
      </w:r>
    </w:p>
    <w:p w14:paraId="6B39C26A" w14:textId="58084D0E" w:rsidR="00E952EB" w:rsidRPr="005E2283" w:rsidRDefault="00E952EB" w:rsidP="000C0B93">
      <w:pPr>
        <w:pStyle w:val="Normal2"/>
        <w:numPr>
          <w:ilvl w:val="0"/>
          <w:numId w:val="112"/>
        </w:numPr>
        <w:spacing w:before="120" w:after="120"/>
      </w:pPr>
      <w:r w:rsidRPr="005E2283">
        <w:t>Text (</w:t>
      </w:r>
      <w:r w:rsidR="0092363B">
        <w:t>S</w:t>
      </w:r>
      <w:r w:rsidR="0092363B" w:rsidRPr="0092363B">
        <w:t xml:space="preserve">hort </w:t>
      </w:r>
      <w:r w:rsidR="0092363B">
        <w:t>M</w:t>
      </w:r>
      <w:r w:rsidR="0092363B" w:rsidRPr="0092363B">
        <w:t xml:space="preserve">essage </w:t>
      </w:r>
      <w:r w:rsidR="0092363B">
        <w:t>S</w:t>
      </w:r>
      <w:r w:rsidR="0092363B" w:rsidRPr="0092363B">
        <w:t>ervice</w:t>
      </w:r>
      <w:r w:rsidR="0092363B">
        <w:t xml:space="preserve"> (</w:t>
      </w:r>
      <w:r w:rsidRPr="005E2283">
        <w:t>SMS</w:t>
      </w:r>
      <w:r w:rsidR="0092363B">
        <w:t>)</w:t>
      </w:r>
      <w:r w:rsidRPr="005E2283">
        <w:t xml:space="preserve"> and other messaging services)</w:t>
      </w:r>
    </w:p>
    <w:p w14:paraId="21E44256" w14:textId="77777777" w:rsidR="00E952EB" w:rsidRDefault="00E952EB" w:rsidP="000C0B93">
      <w:pPr>
        <w:pStyle w:val="Normal2"/>
        <w:numPr>
          <w:ilvl w:val="0"/>
          <w:numId w:val="112"/>
        </w:numPr>
        <w:spacing w:before="120" w:after="120"/>
      </w:pPr>
      <w:r w:rsidRPr="005E2283">
        <w:t>Interactive Voice Response (IVR)</w:t>
      </w:r>
    </w:p>
    <w:p w14:paraId="4CD1B163" w14:textId="77777777" w:rsidR="00E952EB" w:rsidRDefault="00E952EB" w:rsidP="000C0B93">
      <w:pPr>
        <w:pStyle w:val="Normal2"/>
        <w:numPr>
          <w:ilvl w:val="0"/>
          <w:numId w:val="112"/>
        </w:numPr>
        <w:spacing w:before="120" w:after="120"/>
      </w:pPr>
      <w:r>
        <w:t>In person contact</w:t>
      </w:r>
    </w:p>
    <w:p w14:paraId="238EFC22" w14:textId="09320FF5" w:rsidR="00E952EB" w:rsidRDefault="45DC1BA4" w:rsidP="000C0B93">
      <w:pPr>
        <w:pStyle w:val="Normal2"/>
        <w:numPr>
          <w:ilvl w:val="0"/>
          <w:numId w:val="112"/>
        </w:numPr>
        <w:spacing w:before="120" w:after="120"/>
      </w:pPr>
      <w:r>
        <w:t>Telemedicine/virtual clinical visits</w:t>
      </w:r>
    </w:p>
    <w:p w14:paraId="63F9BBD7" w14:textId="14E22ECF" w:rsidR="45DC1BA4" w:rsidRDefault="45DC1BA4" w:rsidP="45DC1BA4">
      <w:pPr>
        <w:pStyle w:val="Normal2"/>
        <w:spacing w:before="120" w:after="120"/>
        <w:ind w:left="360"/>
      </w:pPr>
      <w:r>
        <w:t>During the enrollment process, potential participants will be asked how they found out about the study in the participant-facing MyConnect app and/or when speaking to study staff. We will use these data for internal purposes to review recruitment materials as well as for scientific publications on recruitment strategy outcomes (i.e., enrollment success) overall and by age, race, and geographical region (via deidentified, categorized data provided by the sites).</w:t>
      </w:r>
    </w:p>
    <w:p w14:paraId="61C0B69E" w14:textId="7D741BFC" w:rsidR="45DC1BA4" w:rsidRDefault="45DC1BA4" w:rsidP="45DC1BA4">
      <w:pPr>
        <w:pStyle w:val="Normal2"/>
        <w:numPr>
          <w:ilvl w:val="0"/>
          <w:numId w:val="113"/>
        </w:numPr>
        <w:ind w:left="360"/>
        <w:rPr>
          <w:b/>
          <w:bCs/>
        </w:rPr>
      </w:pPr>
      <w:r w:rsidRPr="45DC1BA4">
        <w:rPr>
          <w:b/>
          <w:bCs/>
        </w:rPr>
        <w:t>Active recruitment opt out.</w:t>
      </w:r>
      <w:r>
        <w:t xml:space="preserve"> Eligible individuals invited as part of the active recruitment strategies can opt out of the reminders in at least three ways (1) during a phone call reminder from site staff, (2) by calling the site or Connect Support Center themselves or (3) by completing a form on the Connect Support Center website. The study staff/interviewers will ask disinterested individuals why they want to opt out of the study recruitment. During the conversion, the study staff/interviewer will attempt to identify, and code opt out reason(s). The form on Connect Support Center website (linked provided in the recruitment materials) will also query reasons for opting out. Reasons for opting out data will be used to analyze reasons participation might vary by key demographic factors, including age, race, and geographic region. Results from these analyses will be used for internal purposes to revise recruitment materials and for scientific publication purposes.</w:t>
      </w:r>
    </w:p>
    <w:p w14:paraId="259449CD" w14:textId="1DECB1EF" w:rsidR="00E952EB" w:rsidRPr="005E2283" w:rsidRDefault="45DC1BA4" w:rsidP="003518F5">
      <w:pPr>
        <w:pStyle w:val="Normal2"/>
        <w:numPr>
          <w:ilvl w:val="0"/>
          <w:numId w:val="113"/>
        </w:numPr>
        <w:ind w:left="360"/>
      </w:pPr>
      <w:r w:rsidRPr="45DC1BA4">
        <w:rPr>
          <w:b/>
          <w:bCs/>
        </w:rPr>
        <w:t xml:space="preserve">Passive recruitment outreach. </w:t>
      </w:r>
      <w:r>
        <w:t>The secondary recruitment strategy will be self-referral of IHCS members and patients. Strategies will be employed to cast a wide net for passive recruitment and direct interested people to the study website to view eligibility criteria, enroll in the study or contact study staff by email or phone for more information. Modes of recruitment may vary by IHCS site and may include:</w:t>
      </w:r>
    </w:p>
    <w:p w14:paraId="44E0028E" w14:textId="77777777" w:rsidR="00E952EB" w:rsidRDefault="00E952EB" w:rsidP="003518F5">
      <w:pPr>
        <w:pStyle w:val="Bulletpoints"/>
        <w:numPr>
          <w:ilvl w:val="0"/>
          <w:numId w:val="115"/>
        </w:numPr>
        <w:ind w:left="1260"/>
        <w:contextualSpacing/>
      </w:pPr>
      <w:r>
        <w:t>Written advertising within IHCS facilities (e.g., posters, brochures, flyers, banners)</w:t>
      </w:r>
    </w:p>
    <w:p w14:paraId="60CEED8E" w14:textId="5CE63F89" w:rsidR="00E952EB" w:rsidRDefault="00E952EB" w:rsidP="003518F5">
      <w:pPr>
        <w:pStyle w:val="Bulletpoints"/>
        <w:numPr>
          <w:ilvl w:val="0"/>
          <w:numId w:val="115"/>
        </w:numPr>
        <w:ind w:left="1260"/>
        <w:contextualSpacing/>
      </w:pPr>
      <w:r>
        <w:t xml:space="preserve">Video on IHCS </w:t>
      </w:r>
      <w:r w:rsidR="00D12C04">
        <w:t xml:space="preserve">display </w:t>
      </w:r>
      <w:r>
        <w:t>screens</w:t>
      </w:r>
      <w:r w:rsidR="00D12C04">
        <w:t xml:space="preserve"> at the IHCS sites and </w:t>
      </w:r>
      <w:r w:rsidR="007A188E">
        <w:t xml:space="preserve">before </w:t>
      </w:r>
      <w:r w:rsidR="001F3C5A">
        <w:t>telemedicine</w:t>
      </w:r>
      <w:r w:rsidR="007A188E">
        <w:t xml:space="preserve"> visits</w:t>
      </w:r>
    </w:p>
    <w:p w14:paraId="082054DF" w14:textId="28E6CE42" w:rsidR="00E410B3" w:rsidRPr="005E2283" w:rsidRDefault="00E410B3" w:rsidP="000C0B93">
      <w:pPr>
        <w:pStyle w:val="Bulletpoints"/>
        <w:numPr>
          <w:ilvl w:val="0"/>
          <w:numId w:val="115"/>
        </w:numPr>
        <w:spacing w:before="120" w:after="120"/>
        <w:ind w:left="1260"/>
        <w:contextualSpacing/>
      </w:pPr>
      <w:r>
        <w:t>Voice recordings before telemedicine visits</w:t>
      </w:r>
    </w:p>
    <w:p w14:paraId="7D7C56F8" w14:textId="77777777" w:rsidR="00E952EB" w:rsidRPr="005E2283" w:rsidRDefault="00E952EB" w:rsidP="000C0B93">
      <w:pPr>
        <w:pStyle w:val="Bulletpoints"/>
        <w:numPr>
          <w:ilvl w:val="0"/>
          <w:numId w:val="115"/>
        </w:numPr>
        <w:spacing w:before="120" w:after="120"/>
        <w:ind w:left="1260"/>
        <w:contextualSpacing/>
      </w:pPr>
      <w:r w:rsidRPr="005E2283">
        <w:t>Social media</w:t>
      </w:r>
    </w:p>
    <w:p w14:paraId="26216800" w14:textId="77777777" w:rsidR="00E952EB" w:rsidRPr="005E2283" w:rsidRDefault="00E952EB" w:rsidP="000C0B93">
      <w:pPr>
        <w:pStyle w:val="Bulletpoints"/>
        <w:numPr>
          <w:ilvl w:val="0"/>
          <w:numId w:val="115"/>
        </w:numPr>
        <w:spacing w:before="120" w:after="120"/>
        <w:ind w:left="1260"/>
        <w:contextualSpacing/>
      </w:pPr>
      <w:r w:rsidRPr="005E2283">
        <w:t>Radio, TV, print, web advertising</w:t>
      </w:r>
    </w:p>
    <w:p w14:paraId="6A9F7DDF" w14:textId="77777777" w:rsidR="00E952EB" w:rsidRPr="005E2283" w:rsidRDefault="00E952EB" w:rsidP="000C0B93">
      <w:pPr>
        <w:pStyle w:val="Bulletpoints"/>
        <w:numPr>
          <w:ilvl w:val="0"/>
          <w:numId w:val="115"/>
        </w:numPr>
        <w:spacing w:before="120" w:after="120"/>
        <w:ind w:left="1260"/>
        <w:contextualSpacing/>
      </w:pPr>
      <w:r>
        <w:t>Physician, patient and community ambassadors and referrals to the study</w:t>
      </w:r>
    </w:p>
    <w:p w14:paraId="03ACC4DC" w14:textId="77777777" w:rsidR="00E952EB" w:rsidRPr="005E2283" w:rsidRDefault="00E952EB" w:rsidP="000C0B93">
      <w:pPr>
        <w:pStyle w:val="Bulletpoints"/>
        <w:numPr>
          <w:ilvl w:val="0"/>
          <w:numId w:val="115"/>
        </w:numPr>
        <w:spacing w:before="120" w:after="120"/>
        <w:ind w:left="1260"/>
        <w:contextualSpacing/>
      </w:pPr>
      <w:r w:rsidRPr="005E2283">
        <w:t>Tabling at community events</w:t>
      </w:r>
      <w:r>
        <w:t>, including those</w:t>
      </w:r>
      <w:r w:rsidRPr="005E2283">
        <w:t xml:space="preserve"> hosted by </w:t>
      </w:r>
      <w:r>
        <w:t xml:space="preserve">a </w:t>
      </w:r>
      <w:r w:rsidRPr="005E2283">
        <w:t>participating IHCS</w:t>
      </w:r>
    </w:p>
    <w:p w14:paraId="1608CE2B" w14:textId="77777777" w:rsidR="00E952EB" w:rsidRPr="005E2283" w:rsidRDefault="00E952EB" w:rsidP="000C0B93">
      <w:pPr>
        <w:pStyle w:val="Bulletpoints"/>
        <w:numPr>
          <w:ilvl w:val="0"/>
          <w:numId w:val="115"/>
        </w:numPr>
        <w:spacing w:before="120" w:after="120"/>
        <w:ind w:left="1260"/>
        <w:contextualSpacing/>
      </w:pPr>
      <w:r w:rsidRPr="005E2283">
        <w:t>Announcements in IHCS newsletters/websites</w:t>
      </w:r>
    </w:p>
    <w:p w14:paraId="6AD9FB78" w14:textId="77777777" w:rsidR="00E952EB" w:rsidRPr="005E2283" w:rsidRDefault="00E952EB" w:rsidP="000C0B93">
      <w:pPr>
        <w:pStyle w:val="Bulletpoints"/>
        <w:numPr>
          <w:ilvl w:val="0"/>
          <w:numId w:val="115"/>
        </w:numPr>
        <w:spacing w:before="120" w:after="120"/>
        <w:ind w:left="1260"/>
        <w:contextualSpacing/>
      </w:pPr>
      <w:r>
        <w:t>“</w:t>
      </w:r>
      <w:r w:rsidRPr="005E2283">
        <w:t>Snowball</w:t>
      </w:r>
      <w:r>
        <w:t>”</w:t>
      </w:r>
      <w:r w:rsidRPr="005E2283">
        <w:t xml:space="preserve"> participation (formally inviting family and friends of participants)</w:t>
      </w:r>
    </w:p>
    <w:p w14:paraId="47911F1B" w14:textId="032FA5A6" w:rsidR="00E952EB" w:rsidRPr="005E2283" w:rsidRDefault="00E952EB" w:rsidP="000C0B93">
      <w:pPr>
        <w:pStyle w:val="Bulletpoints"/>
        <w:numPr>
          <w:ilvl w:val="0"/>
          <w:numId w:val="115"/>
        </w:numPr>
        <w:spacing w:before="120" w:after="120"/>
        <w:ind w:left="1267"/>
        <w:contextualSpacing/>
      </w:pPr>
      <w:r>
        <w:t xml:space="preserve">Informing employees via study </w:t>
      </w:r>
      <w:r w:rsidR="00EE4517">
        <w:t>screensavers</w:t>
      </w:r>
      <w:r>
        <w:t>, newsletters and employee events</w:t>
      </w:r>
    </w:p>
    <w:p w14:paraId="25633A08" w14:textId="77777777" w:rsidR="00E952EB" w:rsidRPr="002547A6" w:rsidRDefault="00E952EB" w:rsidP="000C0B93">
      <w:pPr>
        <w:pStyle w:val="Bulletpoints"/>
        <w:numPr>
          <w:ilvl w:val="0"/>
          <w:numId w:val="115"/>
        </w:numPr>
        <w:spacing w:before="120" w:after="120"/>
        <w:ind w:left="1267"/>
        <w:contextualSpacing/>
        <w:rPr>
          <w:rFonts w:eastAsia="Times New Roman"/>
        </w:rPr>
      </w:pPr>
      <w:r w:rsidRPr="005E2283">
        <w:t>Word of mouth</w:t>
      </w:r>
    </w:p>
    <w:p w14:paraId="6AB61BF8" w14:textId="65A9F176" w:rsidR="00E952EB" w:rsidRDefault="769FDE8C" w:rsidP="000C0B93">
      <w:pPr>
        <w:pStyle w:val="Bulletpoints"/>
        <w:numPr>
          <w:ilvl w:val="0"/>
          <w:numId w:val="115"/>
        </w:numPr>
        <w:spacing w:before="120" w:after="120"/>
        <w:ind w:left="1267"/>
        <w:contextualSpacing/>
        <w:rPr>
          <w:rFonts w:eastAsia="Times New Roman"/>
        </w:rPr>
      </w:pPr>
      <w:r>
        <w:t xml:space="preserve">Placing information in after-visit summary (e.g., dot.phrase in Epic Systems Corporation (Epic)) </w:t>
      </w:r>
      <w:r w:rsidRPr="769FDE8C">
        <w:rPr>
          <w:rFonts w:eastAsia="Times New Roman"/>
        </w:rPr>
        <w:t>given to patients at the end of a clinical visit</w:t>
      </w:r>
    </w:p>
    <w:p w14:paraId="72B69C78" w14:textId="7A1A7956" w:rsidR="7C7F01E1" w:rsidRDefault="5F3D3250" w:rsidP="5F3D3250">
      <w:pPr>
        <w:pStyle w:val="Bulletpoints"/>
        <w:spacing w:before="120" w:after="120"/>
        <w:ind w:left="1267"/>
        <w:contextualSpacing/>
        <w:rPr>
          <w:rFonts w:eastAsia="Times New Roman"/>
        </w:rPr>
      </w:pPr>
      <w:r w:rsidRPr="5F3D3250">
        <w:rPr>
          <w:rFonts w:eastAsia="Times New Roman"/>
        </w:rPr>
        <w:t>Following up with recruits who express interest in the study via a lead generation form filled out by the individual at in-person recruitment events</w:t>
      </w:r>
    </w:p>
    <w:p w14:paraId="65FF40AE" w14:textId="625703A5" w:rsidR="5F3D3250" w:rsidRDefault="435EB521" w:rsidP="5F3D3250">
      <w:pPr>
        <w:pStyle w:val="Bulletpoints"/>
        <w:spacing w:before="120" w:after="120"/>
        <w:ind w:left="1267"/>
        <w:contextualSpacing/>
        <w:rPr>
          <w:rFonts w:eastAsia="Times New Roman"/>
        </w:rPr>
      </w:pPr>
      <w:r w:rsidRPr="435EB521">
        <w:rPr>
          <w:rFonts w:eastAsia="Times New Roman"/>
        </w:rPr>
        <w:t>Partnering with community businesses to encourage customers to join Connect by providing them with a small coupon, free item, or other token for enrolling in the study</w:t>
      </w:r>
    </w:p>
    <w:p w14:paraId="43A12AFC" w14:textId="31482800" w:rsidR="00917FE7" w:rsidRDefault="769FDE8C" w:rsidP="75337C75">
      <w:pPr>
        <w:pStyle w:val="Bulletpoints"/>
        <w:numPr>
          <w:ilvl w:val="0"/>
          <w:numId w:val="0"/>
        </w:numPr>
        <w:ind w:left="360"/>
        <w:contextualSpacing/>
        <w:rPr>
          <w:rFonts w:eastAsia="Times New Roman"/>
        </w:rPr>
      </w:pPr>
      <w:r>
        <w:lastRenderedPageBreak/>
        <w:t xml:space="preserve">Passive recruits who self-refer into the study can contact study staff or go directly to the public-facing study website to join the study. Similar to active participants, </w:t>
      </w:r>
      <w:r w:rsidRPr="769FDE8C">
        <w:rPr>
          <w:rFonts w:eastAsia="Times New Roman"/>
        </w:rPr>
        <w:t>potential participants will be asked how they found out about the study. For passive recruits who express interest and leave contact information with study staff to follow-up with more information about the study (such as via a lead generation form), study staff will make no more than the allotted 10 contact attempts to reach out to the recruit using approved recruitment materials and scripting. Recruit contact information and data will be securely stored in the site’s study management system. At the recruit’s request, site staff will destroy the data if the recruit states they are no longer interested or if they are unable to reach the recruit after the allowed number of contacts.</w:t>
      </w:r>
    </w:p>
    <w:p w14:paraId="0A1256B0" w14:textId="41E6B223" w:rsidR="00D63415" w:rsidRPr="00D77592" w:rsidRDefault="00D63415" w:rsidP="003518F5">
      <w:pPr>
        <w:pStyle w:val="Normal2"/>
        <w:numPr>
          <w:ilvl w:val="0"/>
          <w:numId w:val="141"/>
        </w:numPr>
        <w:ind w:left="360"/>
      </w:pPr>
      <w:r w:rsidRPr="00E37F20">
        <w:rPr>
          <w:b/>
          <w:bCs/>
        </w:rPr>
        <w:t>Participant profile</w:t>
      </w:r>
      <w:r w:rsidRPr="00E37F20">
        <w:rPr>
          <w:rFonts w:eastAsia="Calibri"/>
        </w:rPr>
        <w:t xml:space="preserve">. After obtaining informed consent (see </w:t>
      </w:r>
      <w:hyperlink w:anchor="_Informed_Consent_Process" w:history="1">
        <w:r w:rsidRPr="00E37F20">
          <w:rPr>
            <w:rStyle w:val="Hyperlink"/>
            <w:rFonts w:eastAsia="Calibri"/>
          </w:rPr>
          <w:t>Section 9.1 Informed Consent Process</w:t>
        </w:r>
      </w:hyperlink>
      <w:r w:rsidRPr="00E37F20">
        <w:rPr>
          <w:rFonts w:eastAsia="Calibri"/>
        </w:rPr>
        <w:t>) and HIPAA authorization, consented individuals will be asked to complete the participant profile on the participant application to verify the identity</w:t>
      </w:r>
      <w:r w:rsidRPr="4B6D24D6">
        <w:rPr>
          <w:rFonts w:eastAsia="Calibri"/>
        </w:rPr>
        <w:t xml:space="preserve"> by the IHCS</w:t>
      </w:r>
      <w:r>
        <w:rPr>
          <w:rFonts w:eastAsia="Calibri"/>
        </w:rPr>
        <w:t xml:space="preserve"> (</w:t>
      </w:r>
      <w:r w:rsidRPr="4B6D24D6">
        <w:rPr>
          <w:rFonts w:eastAsia="Calibri"/>
        </w:rPr>
        <w:t>i.e., match verification), to maintain contact with participant</w:t>
      </w:r>
      <w:r>
        <w:rPr>
          <w:rFonts w:eastAsia="Calibri"/>
        </w:rPr>
        <w:t>s</w:t>
      </w:r>
      <w:r w:rsidRPr="4B6D24D6">
        <w:rPr>
          <w:rFonts w:eastAsia="Calibri"/>
        </w:rPr>
        <w:t xml:space="preserve"> throughout the study </w:t>
      </w:r>
      <w:r>
        <w:rPr>
          <w:rFonts w:eastAsia="Calibri"/>
        </w:rPr>
        <w:t>and to</w:t>
      </w:r>
      <w:r w:rsidRPr="4B6D24D6">
        <w:rPr>
          <w:rFonts w:eastAsia="Calibri"/>
        </w:rPr>
        <w:t xml:space="preserve"> trac</w:t>
      </w:r>
      <w:r>
        <w:rPr>
          <w:rFonts w:eastAsia="Calibri"/>
        </w:rPr>
        <w:t>e</w:t>
      </w:r>
      <w:r w:rsidRPr="4B6D24D6">
        <w:rPr>
          <w:rFonts w:eastAsia="Calibri"/>
        </w:rPr>
        <w:t xml:space="preserve"> and link to health registries </w:t>
      </w:r>
      <w:r>
        <w:rPr>
          <w:rFonts w:eastAsia="Calibri"/>
        </w:rPr>
        <w:t>(</w:t>
      </w:r>
      <w:r w:rsidRPr="4B6D24D6">
        <w:rPr>
          <w:rFonts w:eastAsia="Calibri"/>
        </w:rPr>
        <w:t xml:space="preserve">such as cancer registries and the </w:t>
      </w:r>
      <w:r w:rsidRPr="0092363B">
        <w:rPr>
          <w:rFonts w:eastAsia="Calibri"/>
        </w:rPr>
        <w:t xml:space="preserve">National Death Index </w:t>
      </w:r>
      <w:r>
        <w:rPr>
          <w:rFonts w:eastAsia="Calibri"/>
        </w:rPr>
        <w:t>(</w:t>
      </w:r>
      <w:r w:rsidRPr="4B6D24D6">
        <w:rPr>
          <w:rFonts w:eastAsia="Calibri"/>
        </w:rPr>
        <w:t>NDI</w:t>
      </w:r>
      <w:r>
        <w:rPr>
          <w:rFonts w:eastAsia="Calibri"/>
        </w:rPr>
        <w:t>))</w:t>
      </w:r>
      <w:r w:rsidRPr="4B6D24D6">
        <w:rPr>
          <w:rFonts w:eastAsia="Calibri"/>
        </w:rPr>
        <w:t>, which are essential to ascertain</w:t>
      </w:r>
      <w:r w:rsidR="00843526">
        <w:rPr>
          <w:rFonts w:eastAsia="Calibri"/>
        </w:rPr>
        <w:t xml:space="preserve"> the primary endpoints </w:t>
      </w:r>
      <w:r w:rsidR="00A22D80">
        <w:rPr>
          <w:rFonts w:eastAsia="Calibri"/>
        </w:rPr>
        <w:t>(</w:t>
      </w:r>
      <w:r w:rsidR="00C317DF">
        <w:rPr>
          <w:rFonts w:eastAsia="Calibri"/>
        </w:rPr>
        <w:t xml:space="preserve">incident cancers, </w:t>
      </w:r>
      <w:r w:rsidR="00F80704">
        <w:rPr>
          <w:rFonts w:eastAsia="Calibri"/>
        </w:rPr>
        <w:t>vital status, cause of death</w:t>
      </w:r>
      <w:r w:rsidR="00A22D80">
        <w:rPr>
          <w:rFonts w:eastAsia="Calibri"/>
        </w:rPr>
        <w:t>)</w:t>
      </w:r>
      <w:r w:rsidR="00F80704">
        <w:rPr>
          <w:rFonts w:eastAsia="Calibri"/>
        </w:rPr>
        <w:t xml:space="preserve"> and other health outcomes</w:t>
      </w:r>
      <w:r w:rsidRPr="4B6D24D6">
        <w:rPr>
          <w:rFonts w:eastAsia="Calibri"/>
        </w:rPr>
        <w:t xml:space="preserve"> for this study</w:t>
      </w:r>
      <w:r>
        <w:rPr>
          <w:rFonts w:eastAsia="Calibri"/>
        </w:rPr>
        <w:t xml:space="preserve">. </w:t>
      </w:r>
      <w:r w:rsidRPr="00235A8D">
        <w:rPr>
          <w:rFonts w:eastAsia="Calibri"/>
        </w:rPr>
        <w:t xml:space="preserve">The </w:t>
      </w:r>
      <w:r w:rsidRPr="00006AC4">
        <w:rPr>
          <w:rFonts w:eastAsia="Calibri"/>
        </w:rPr>
        <w:t>participant profile</w:t>
      </w:r>
      <w:r w:rsidRPr="00D77592">
        <w:rPr>
          <w:rFonts w:eastAsia="Calibri"/>
          <w:b/>
          <w:bCs/>
        </w:rPr>
        <w:t xml:space="preserve"> </w:t>
      </w:r>
      <w:r w:rsidRPr="00AF3594">
        <w:rPr>
          <w:rFonts w:eastAsia="Calibri"/>
        </w:rPr>
        <w:t>include</w:t>
      </w:r>
      <w:r>
        <w:rPr>
          <w:rFonts w:eastAsia="Calibri"/>
        </w:rPr>
        <w:t>s:</w:t>
      </w:r>
    </w:p>
    <w:p w14:paraId="7C945BE6" w14:textId="77777777" w:rsidR="00D63415" w:rsidRPr="00242711" w:rsidRDefault="00D63415" w:rsidP="003518F5">
      <w:pPr>
        <w:pStyle w:val="Bulletpoints"/>
        <w:numPr>
          <w:ilvl w:val="0"/>
          <w:numId w:val="142"/>
        </w:numPr>
        <w:contextualSpacing/>
      </w:pPr>
      <w:r>
        <w:t>N</w:t>
      </w:r>
      <w:r w:rsidRPr="00242711">
        <w:t>ame</w:t>
      </w:r>
      <w:r>
        <w:t xml:space="preserve"> (first, middle, last)</w:t>
      </w:r>
    </w:p>
    <w:p w14:paraId="62968F12" w14:textId="77777777" w:rsidR="00D63415" w:rsidRDefault="00D63415" w:rsidP="000C0B93">
      <w:pPr>
        <w:pStyle w:val="Bulletpoints"/>
        <w:numPr>
          <w:ilvl w:val="0"/>
          <w:numId w:val="142"/>
        </w:numPr>
        <w:spacing w:before="120" w:after="120"/>
        <w:contextualSpacing/>
      </w:pPr>
      <w:r>
        <w:t>D</w:t>
      </w:r>
      <w:r w:rsidRPr="00242711">
        <w:t>ate of birth</w:t>
      </w:r>
    </w:p>
    <w:p w14:paraId="44FBA3F1" w14:textId="77777777" w:rsidR="00D63415" w:rsidRDefault="00D63415" w:rsidP="000C0B93">
      <w:pPr>
        <w:pStyle w:val="Bulletpoints"/>
        <w:numPr>
          <w:ilvl w:val="0"/>
          <w:numId w:val="142"/>
        </w:numPr>
        <w:spacing w:before="120" w:after="120"/>
        <w:contextualSpacing/>
      </w:pPr>
      <w:r>
        <w:t>S</w:t>
      </w:r>
      <w:r w:rsidRPr="00242711">
        <w:t>ex at birth</w:t>
      </w:r>
    </w:p>
    <w:p w14:paraId="04CD3ECE" w14:textId="77777777" w:rsidR="00D63415" w:rsidRDefault="00D63415" w:rsidP="000C0B93">
      <w:pPr>
        <w:pStyle w:val="Bulletpoints"/>
        <w:numPr>
          <w:ilvl w:val="0"/>
          <w:numId w:val="142"/>
        </w:numPr>
        <w:spacing w:before="120" w:after="120"/>
        <w:contextualSpacing/>
      </w:pPr>
      <w:r>
        <w:t>Contact information</w:t>
      </w:r>
    </w:p>
    <w:p w14:paraId="50EF07AD" w14:textId="77777777" w:rsidR="00D63415" w:rsidRDefault="75337C75" w:rsidP="000C0B93">
      <w:pPr>
        <w:pStyle w:val="Bulletpoints"/>
        <w:numPr>
          <w:ilvl w:val="1"/>
          <w:numId w:val="48"/>
        </w:numPr>
        <w:spacing w:before="120" w:after="120"/>
        <w:ind w:left="1440"/>
        <w:contextualSpacing/>
      </w:pPr>
      <w:r>
        <w:t>Preferred and alternative E-mail</w:t>
      </w:r>
    </w:p>
    <w:p w14:paraId="7D066371" w14:textId="77777777" w:rsidR="00D63415" w:rsidRDefault="75337C75" w:rsidP="000C0B93">
      <w:pPr>
        <w:pStyle w:val="Bulletpoints"/>
        <w:numPr>
          <w:ilvl w:val="1"/>
          <w:numId w:val="48"/>
        </w:numPr>
        <w:spacing w:before="120" w:after="120"/>
        <w:ind w:left="1440"/>
        <w:contextualSpacing/>
      </w:pPr>
      <w:r>
        <w:t>Home and/or mobile phone numbers with voicemail and text preferences</w:t>
      </w:r>
    </w:p>
    <w:p w14:paraId="7921DFF5" w14:textId="77777777" w:rsidR="00D63415" w:rsidRDefault="75337C75" w:rsidP="000C0B93">
      <w:pPr>
        <w:pStyle w:val="Bulletpoints"/>
        <w:numPr>
          <w:ilvl w:val="1"/>
          <w:numId w:val="48"/>
        </w:numPr>
        <w:spacing w:before="120" w:after="120"/>
        <w:ind w:left="1440"/>
        <w:contextualSpacing/>
      </w:pPr>
      <w:r>
        <w:t>Primary mailing address</w:t>
      </w:r>
    </w:p>
    <w:p w14:paraId="2399A83A" w14:textId="0193D543" w:rsidR="00D63415" w:rsidRDefault="3D0EBE83" w:rsidP="000C0B93">
      <w:pPr>
        <w:pStyle w:val="Bulletpoints"/>
        <w:numPr>
          <w:ilvl w:val="0"/>
          <w:numId w:val="143"/>
        </w:numPr>
        <w:spacing w:before="120" w:after="120"/>
        <w:contextualSpacing/>
      </w:pPr>
      <w:r>
        <w:t>Previous cancer diagnosis (yes/no; type and year of diagnosis) – EHR will be the gold standard for determin</w:t>
      </w:r>
      <w:r w:rsidR="004C1108">
        <w:t>ing</w:t>
      </w:r>
      <w:r>
        <w:t xml:space="preserve"> study eligibility criteria.</w:t>
      </w:r>
    </w:p>
    <w:p w14:paraId="49D87E3C" w14:textId="59D449C8" w:rsidR="00E952EB" w:rsidRPr="0052669E" w:rsidRDefault="00741062" w:rsidP="000C0B93">
      <w:pPr>
        <w:contextualSpacing/>
      </w:pPr>
      <w:bookmarkStart w:id="262" w:name="Figure4"/>
      <w:r>
        <w:rPr>
          <w:noProof/>
        </w:rPr>
        <w:lastRenderedPageBreak/>
        <w:drawing>
          <wp:inline distT="0" distB="0" distL="0" distR="0" wp14:anchorId="401F68BB" wp14:editId="799ED013">
            <wp:extent cx="5905502" cy="5398234"/>
            <wp:effectExtent l="0" t="0" r="0" b="0"/>
            <wp:docPr id="783906029" name="Picture 7"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5905502" cy="5398234"/>
                    </a:xfrm>
                    <a:prstGeom prst="rect">
                      <a:avLst/>
                    </a:prstGeom>
                  </pic:spPr>
                </pic:pic>
              </a:graphicData>
            </a:graphic>
          </wp:inline>
        </w:drawing>
      </w:r>
      <w:bookmarkEnd w:id="262"/>
    </w:p>
    <w:p w14:paraId="116F8DF1" w14:textId="77777777" w:rsidR="00E952EB" w:rsidRPr="00741062" w:rsidRDefault="00E952EB" w:rsidP="000C0B93">
      <w:pPr>
        <w:pStyle w:val="FigureHeadStyle"/>
        <w:spacing w:before="120" w:after="120"/>
      </w:pPr>
      <w:r w:rsidRPr="00741062">
        <w:t>Description of Enrollment Workflow and Data Collection Pre- and Post-Consent</w:t>
      </w:r>
    </w:p>
    <w:p w14:paraId="63E6A6D1" w14:textId="0D99115D" w:rsidR="00E952EB" w:rsidRDefault="00E952EB" w:rsidP="000C0B93">
      <w:pPr>
        <w:pStyle w:val="Normal2"/>
        <w:numPr>
          <w:ilvl w:val="0"/>
          <w:numId w:val="144"/>
        </w:numPr>
        <w:spacing w:before="120" w:after="120"/>
        <w:ind w:left="360"/>
        <w:rPr>
          <w:rFonts w:eastAsia="Calibri"/>
        </w:rPr>
      </w:pPr>
      <w:r w:rsidRPr="00006AC4">
        <w:rPr>
          <w:rFonts w:eastAsia="Calibri"/>
          <w:b/>
          <w:bCs/>
        </w:rPr>
        <w:t>Biospecimens and EHR data</w:t>
      </w:r>
      <w:r w:rsidR="00271A4C">
        <w:rPr>
          <w:rFonts w:eastAsia="Calibri"/>
          <w:b/>
          <w:bCs/>
        </w:rPr>
        <w:t xml:space="preserve">. </w:t>
      </w:r>
      <w:r w:rsidR="00271A4C" w:rsidRPr="00006AC4">
        <w:rPr>
          <w:rFonts w:eastAsia="Calibri"/>
        </w:rPr>
        <w:t>These</w:t>
      </w:r>
      <w:r w:rsidRPr="4B6D24D6">
        <w:rPr>
          <w:rFonts w:eastAsia="Calibri"/>
        </w:rPr>
        <w:t xml:space="preserve"> will </w:t>
      </w:r>
      <w:r w:rsidR="006D1658">
        <w:rPr>
          <w:rFonts w:eastAsia="Calibri"/>
        </w:rPr>
        <w:t>only</w:t>
      </w:r>
      <w:r w:rsidR="006D1658" w:rsidRPr="4B6D24D6">
        <w:rPr>
          <w:rFonts w:eastAsia="Calibri"/>
        </w:rPr>
        <w:t xml:space="preserve"> </w:t>
      </w:r>
      <w:r w:rsidRPr="4B6D24D6">
        <w:rPr>
          <w:rFonts w:eastAsia="Calibri"/>
        </w:rPr>
        <w:t xml:space="preserve">be collected after IHCS match verification, though </w:t>
      </w:r>
      <w:r>
        <w:rPr>
          <w:rFonts w:eastAsia="Calibri"/>
        </w:rPr>
        <w:t xml:space="preserve">consented individuals who were active recruits </w:t>
      </w:r>
      <w:r w:rsidR="006D1658">
        <w:rPr>
          <w:rFonts w:eastAsia="Calibri"/>
        </w:rPr>
        <w:t>will be able to</w:t>
      </w:r>
      <w:r w:rsidR="006D1658" w:rsidRPr="4B6D24D6">
        <w:rPr>
          <w:rFonts w:eastAsia="Calibri"/>
        </w:rPr>
        <w:t xml:space="preserve"> </w:t>
      </w:r>
      <w:r w:rsidRPr="4B6D24D6">
        <w:rPr>
          <w:rFonts w:eastAsia="Calibri"/>
        </w:rPr>
        <w:t>complete their baseline questionnaire</w:t>
      </w:r>
      <w:r>
        <w:rPr>
          <w:rFonts w:eastAsia="Calibri"/>
        </w:rPr>
        <w:t xml:space="preserve"> modules</w:t>
      </w:r>
      <w:r w:rsidRPr="4B6D24D6">
        <w:rPr>
          <w:rFonts w:eastAsia="Calibri"/>
        </w:rPr>
        <w:t xml:space="preserve"> prior to match verification</w:t>
      </w:r>
      <w:r>
        <w:rPr>
          <w:rFonts w:eastAsia="Calibri"/>
        </w:rPr>
        <w:t>.</w:t>
      </w:r>
    </w:p>
    <w:p w14:paraId="1F1AF964" w14:textId="2035B993" w:rsidR="00E952EB" w:rsidRDefault="009A1C18" w:rsidP="000C0B93">
      <w:pPr>
        <w:pStyle w:val="Normal2"/>
        <w:numPr>
          <w:ilvl w:val="0"/>
          <w:numId w:val="144"/>
        </w:numPr>
        <w:spacing w:before="120" w:after="120"/>
        <w:ind w:left="360"/>
        <w:rPr>
          <w:rFonts w:eastAsia="Calibri"/>
        </w:rPr>
      </w:pPr>
      <w:r w:rsidRPr="00006AC4">
        <w:rPr>
          <w:b/>
          <w:bCs/>
        </w:rPr>
        <w:t>Data collection for passive recruits</w:t>
      </w:r>
      <w:r>
        <w:rPr>
          <w:rFonts w:eastAsia="Calibri"/>
        </w:rPr>
        <w:t xml:space="preserve">. </w:t>
      </w:r>
      <w:r w:rsidR="00E952EB">
        <w:rPr>
          <w:rFonts w:eastAsia="Calibri"/>
        </w:rPr>
        <w:t>Consented i</w:t>
      </w:r>
      <w:r w:rsidR="00E952EB">
        <w:t xml:space="preserve">ndividuals who enroll through passive recruitment methods will undergo match verification prior completing any study activities including baseline questionnaires. </w:t>
      </w:r>
      <w:r w:rsidR="00E952EB" w:rsidRPr="4B6D24D6">
        <w:rPr>
          <w:rFonts w:eastAsia="Calibri"/>
        </w:rPr>
        <w:t xml:space="preserve">When </w:t>
      </w:r>
      <w:r w:rsidR="00E952EB">
        <w:rPr>
          <w:rFonts w:eastAsia="Calibri"/>
        </w:rPr>
        <w:t>individuals</w:t>
      </w:r>
      <w:r w:rsidR="00E952EB" w:rsidRPr="4B6D24D6">
        <w:rPr>
          <w:rFonts w:eastAsia="Calibri"/>
        </w:rPr>
        <w:t xml:space="preserve"> establish their profiles, they will be reminded that non-verified </w:t>
      </w:r>
      <w:r w:rsidR="00E952EB">
        <w:rPr>
          <w:rFonts w:eastAsia="Calibri"/>
        </w:rPr>
        <w:t>individuals</w:t>
      </w:r>
      <w:r w:rsidR="00E952EB" w:rsidRPr="4B6D24D6">
        <w:rPr>
          <w:rFonts w:eastAsia="Calibri"/>
        </w:rPr>
        <w:t xml:space="preserve"> will be deemed ineligible</w:t>
      </w:r>
      <w:r w:rsidR="00E952EB">
        <w:rPr>
          <w:rFonts w:eastAsia="Calibri"/>
        </w:rPr>
        <w:t xml:space="preserve">, such as those </w:t>
      </w:r>
      <w:r w:rsidR="00E952EB" w:rsidRPr="4B6D24D6">
        <w:rPr>
          <w:rFonts w:eastAsia="Calibri"/>
        </w:rPr>
        <w:t xml:space="preserve">who cannot be verified as patients or members of the IHCS. </w:t>
      </w:r>
    </w:p>
    <w:p w14:paraId="41B9296B" w14:textId="1F691EBE" w:rsidR="00D63415" w:rsidRPr="00D63415" w:rsidRDefault="6B71AB80" w:rsidP="000C0B93">
      <w:pPr>
        <w:pStyle w:val="Normal2"/>
        <w:numPr>
          <w:ilvl w:val="0"/>
          <w:numId w:val="144"/>
        </w:numPr>
        <w:spacing w:before="120" w:after="120"/>
        <w:ind w:left="360"/>
      </w:pPr>
      <w:bookmarkStart w:id="263" w:name="_Hlk44359470"/>
      <w:r w:rsidRPr="6B71AB80">
        <w:rPr>
          <w:b/>
          <w:bCs/>
        </w:rPr>
        <w:t>Post-consent reminders</w:t>
      </w:r>
      <w:r w:rsidRPr="6B71AB80">
        <w:rPr>
          <w:rFonts w:eastAsia="Calibri"/>
        </w:rPr>
        <w:t xml:space="preserve">. </w:t>
      </w:r>
      <w:r>
        <w:t xml:space="preserve">Reminder contacts, after consent, will be made primarily through digital contact (e.g., SMS text messages, email, patient portals, push notifications through the participant application) by DCEG using the participant application. If these attempts fail, the IHCS staff could also follow-up with telephone calls, depending on IHCS site restrictions and prior successes. Because it is difficult to ascertain whether individuals received, opened, </w:t>
      </w:r>
      <w:r>
        <w:lastRenderedPageBreak/>
        <w:t xml:space="preserve">and read the digital contact, up to 10 reminders contacts will be made for each component of the study. The number of reminders will allow the time, days, and modality (e.g., email, mail, text, patient portal, phone) to vary and </w:t>
      </w:r>
      <w:r w:rsidRPr="6B71AB80">
        <w:rPr>
          <w:rFonts w:eastAsia="Calibri"/>
        </w:rPr>
        <w:t>ensure successful contact attempts.</w:t>
      </w:r>
    </w:p>
    <w:p w14:paraId="14A787F0" w14:textId="5AA3F609" w:rsidR="00D63415" w:rsidRDefault="00D63415" w:rsidP="000C0B93">
      <w:pPr>
        <w:pStyle w:val="Normal2"/>
        <w:numPr>
          <w:ilvl w:val="1"/>
          <w:numId w:val="144"/>
        </w:numPr>
        <w:spacing w:before="120" w:after="120"/>
        <w:ind w:left="1080"/>
      </w:pPr>
      <w:r>
        <w:t>For the user profile, reminders w</w:t>
      </w:r>
      <w:r w:rsidR="620DD98A">
        <w:t xml:space="preserve">ill be </w:t>
      </w:r>
      <w:r>
        <w:t>sen</w:t>
      </w:r>
      <w:r w:rsidR="003A4C51">
        <w:t>t</w:t>
      </w:r>
      <w:r w:rsidR="620DD98A">
        <w:t xml:space="preserve"> over the first year </w:t>
      </w:r>
      <w:r>
        <w:t>until</w:t>
      </w:r>
      <w:r w:rsidR="620DD98A">
        <w:t xml:space="preserve"> participants </w:t>
      </w:r>
      <w:r>
        <w:t>c</w:t>
      </w:r>
      <w:r w:rsidR="620DD98A">
        <w:t>omplete the user profile.</w:t>
      </w:r>
    </w:p>
    <w:p w14:paraId="5F229561" w14:textId="43056102" w:rsidR="003A4C51" w:rsidRDefault="003A4C51" w:rsidP="000C0B93">
      <w:pPr>
        <w:pStyle w:val="Normal2"/>
        <w:numPr>
          <w:ilvl w:val="1"/>
          <w:numId w:val="144"/>
        </w:numPr>
        <w:spacing w:before="120" w:after="120"/>
        <w:ind w:left="1080"/>
      </w:pPr>
      <w:r>
        <w:t>For baseline activities, every attempt will be made to bundle reminders across activities</w:t>
      </w:r>
      <w:r w:rsidR="000D4217">
        <w:t xml:space="preserve"> (e.g., one reminder during week 2 would prompt the participant to complete the remaining questionnaire modules and send in the mouthwash specimen) to minimize the number of reminders sent to the participant</w:t>
      </w:r>
      <w:r>
        <w:t xml:space="preserve">. </w:t>
      </w:r>
    </w:p>
    <w:bookmarkEnd w:id="263"/>
    <w:p w14:paraId="286C8746" w14:textId="3FFA4ACB" w:rsidR="00E952EB" w:rsidRDefault="620DD98A" w:rsidP="000C0B93">
      <w:pPr>
        <w:pStyle w:val="Normal2"/>
        <w:numPr>
          <w:ilvl w:val="0"/>
          <w:numId w:val="144"/>
        </w:numPr>
        <w:spacing w:before="120" w:after="120"/>
        <w:ind w:left="360"/>
      </w:pPr>
      <w:r w:rsidRPr="620DD98A">
        <w:rPr>
          <w:b/>
          <w:bCs/>
        </w:rPr>
        <w:t>Study subject status</w:t>
      </w:r>
      <w:r>
        <w:t xml:space="preserve">. Individuals who do not complete the user profile within one year will be considered </w:t>
      </w:r>
      <w:r w:rsidRPr="620DD98A">
        <w:rPr>
          <w:u w:val="single"/>
        </w:rPr>
        <w:t>ineligible</w:t>
      </w:r>
      <w:r>
        <w:t xml:space="preserve"> because they will not have sufficient data to go through match verification. Participants will be considered </w:t>
      </w:r>
      <w:r w:rsidR="00A83913" w:rsidRPr="620DD98A">
        <w:rPr>
          <w:u w:val="single"/>
        </w:rPr>
        <w:t>minimally enrolled</w:t>
      </w:r>
      <w:r>
        <w:t xml:space="preserve"> if they provide consent and HIPAA authorization, complete the user profile and can be verified by their IHCS, but do not complete baseline activities. </w:t>
      </w:r>
      <w:r w:rsidRPr="620DD98A">
        <w:rPr>
          <w:u w:val="single"/>
        </w:rPr>
        <w:t>Fully</w:t>
      </w:r>
      <w:r w:rsidR="00A83913">
        <w:rPr>
          <w:u w:val="single"/>
        </w:rPr>
        <w:t xml:space="preserve"> </w:t>
      </w:r>
      <w:r w:rsidRPr="620DD98A">
        <w:rPr>
          <w:u w:val="single"/>
        </w:rPr>
        <w:t>enrolled</w:t>
      </w:r>
      <w:r>
        <w:t xml:space="preserve"> participants are minimally-enrolled participants who </w:t>
      </w:r>
      <w:r w:rsidRPr="00D81D65">
        <w:t>complete all baseline questionnaire modules (</w:t>
      </w:r>
      <w:r w:rsidRPr="005F7829">
        <w:t xml:space="preserve">see </w:t>
      </w:r>
      <w:hyperlink w:anchor="_Clinical_Evaluations" w:history="1">
        <w:r w:rsidRPr="005F7829">
          <w:rPr>
            <w:rStyle w:val="Hyperlink"/>
          </w:rPr>
          <w:t xml:space="preserve">Section </w:t>
        </w:r>
        <w:r w:rsidR="00D81D65" w:rsidRPr="005F7829">
          <w:rPr>
            <w:rStyle w:val="Hyperlink"/>
          </w:rPr>
          <w:t>7.2 Clinical Evaluations</w:t>
        </w:r>
      </w:hyperlink>
      <w:r w:rsidRPr="00D81D65">
        <w:t xml:space="preserve">) and </w:t>
      </w:r>
      <w:r w:rsidR="000D4217">
        <w:t>blood, urine, and mouthwash</w:t>
      </w:r>
      <w:r w:rsidRPr="00D81D65">
        <w:t xml:space="preserve"> specimen donation (</w:t>
      </w:r>
      <w:r w:rsidR="00D81D65" w:rsidRPr="005F7829">
        <w:t xml:space="preserve">see </w:t>
      </w:r>
      <w:hyperlink w:anchor="_Clinical_Evaluations" w:history="1">
        <w:r w:rsidR="00D81D65" w:rsidRPr="005F7829">
          <w:rPr>
            <w:rStyle w:val="Hyperlink"/>
          </w:rPr>
          <w:t>Section 7.2 Clinical Evaluations</w:t>
        </w:r>
      </w:hyperlink>
      <w:r w:rsidRPr="00D81D65">
        <w:t>). Linkage</w:t>
      </w:r>
      <w:r>
        <w:t xml:space="preserve"> with EHR and other IHCS data and acquisition of tissue for prevalent cancer precursors will be obtained for minimally- and fully-enrolled participants.</w:t>
      </w:r>
    </w:p>
    <w:p w14:paraId="0195ED6F" w14:textId="5ADDD973" w:rsidR="003A44B2" w:rsidRPr="00AF3594" w:rsidRDefault="001C264F" w:rsidP="003518F5">
      <w:pPr>
        <w:pStyle w:val="Normal2"/>
        <w:numPr>
          <w:ilvl w:val="0"/>
          <w:numId w:val="118"/>
        </w:numPr>
        <w:ind w:left="360"/>
      </w:pPr>
      <w:r w:rsidRPr="00006AC4">
        <w:rPr>
          <w:b/>
          <w:bCs/>
        </w:rPr>
        <w:t xml:space="preserve">Long-term </w:t>
      </w:r>
      <w:r w:rsidR="000D4217">
        <w:rPr>
          <w:b/>
          <w:bCs/>
        </w:rPr>
        <w:t>retention</w:t>
      </w:r>
      <w:r>
        <w:t xml:space="preserve"> </w:t>
      </w:r>
      <w:r w:rsidRPr="0053727B">
        <w:rPr>
          <w:b/>
          <w:bCs/>
        </w:rPr>
        <w:t>strategies</w:t>
      </w:r>
      <w:r>
        <w:t xml:space="preserve">. </w:t>
      </w:r>
      <w:bookmarkStart w:id="264" w:name="_Hlk109903080"/>
      <w:r w:rsidR="003A44B2">
        <w:t xml:space="preserve">Long-term study engagement is vital to the success of this longitudinal study. The Connect for Cancer Prevention Participant Advisory Board </w:t>
      </w:r>
      <w:r w:rsidR="000D4217">
        <w:t xml:space="preserve">(see </w:t>
      </w:r>
      <w:hyperlink w:anchor="_Appendix_1:_Connect" w:history="1">
        <w:r w:rsidR="007A2D6E" w:rsidRPr="007A2D6E">
          <w:rPr>
            <w:rStyle w:val="Hyperlink"/>
            <w:rFonts w:eastAsia="Calibri"/>
          </w:rPr>
          <w:t>Appendix 1 Study Governance Structure</w:t>
        </w:r>
      </w:hyperlink>
      <w:r w:rsidR="000D4217">
        <w:t xml:space="preserve">) </w:t>
      </w:r>
      <w:r w:rsidR="003A44B2">
        <w:t xml:space="preserve">will provide guidance on engagement and retention strategies. Each IHCS will employ different strategies based on institution-specific </w:t>
      </w:r>
      <w:bookmarkEnd w:id="264"/>
      <w:r w:rsidR="003A44B2">
        <w:t xml:space="preserve">restrictions and experience with their patient population. The activities may include the following: </w:t>
      </w:r>
    </w:p>
    <w:p w14:paraId="6FC25E2A" w14:textId="77777777" w:rsidR="003A44B2" w:rsidRPr="00AF3594" w:rsidRDefault="003A44B2" w:rsidP="003518F5">
      <w:pPr>
        <w:pStyle w:val="Bulletpoints"/>
        <w:numPr>
          <w:ilvl w:val="0"/>
          <w:numId w:val="119"/>
        </w:numPr>
        <w:ind w:left="1080"/>
        <w:contextualSpacing/>
      </w:pPr>
      <w:r w:rsidRPr="00AF3594">
        <w:t>Community engagement</w:t>
      </w:r>
      <w:r>
        <w:t xml:space="preserve"> at the IHCSs</w:t>
      </w:r>
    </w:p>
    <w:p w14:paraId="0EA35CDC" w14:textId="77777777" w:rsidR="003A44B2" w:rsidRPr="00AF3594" w:rsidRDefault="75337C75" w:rsidP="003518F5">
      <w:pPr>
        <w:pStyle w:val="Bulletpoints"/>
        <w:numPr>
          <w:ilvl w:val="1"/>
          <w:numId w:val="48"/>
        </w:numPr>
        <w:ind w:left="1440"/>
        <w:contextualSpacing/>
      </w:pPr>
      <w:r>
        <w:t>Research lectures and seminars for community members</w:t>
      </w:r>
    </w:p>
    <w:p w14:paraId="2C2E1CA5" w14:textId="77777777" w:rsidR="003A44B2" w:rsidRPr="00AF3594" w:rsidRDefault="75337C75" w:rsidP="000C0B93">
      <w:pPr>
        <w:pStyle w:val="Bulletpoints"/>
        <w:numPr>
          <w:ilvl w:val="1"/>
          <w:numId w:val="48"/>
        </w:numPr>
        <w:spacing w:before="120" w:after="120"/>
        <w:ind w:left="1440"/>
        <w:contextualSpacing/>
      </w:pPr>
      <w:r>
        <w:t>Table at health fairs, block parties, festivals, etc. with printed and live educational content focused on strategies to improve overall health (e.g., magazines/handouts, live cooking demonstrations and tasting using healthy, community-tailored recipes, stretches or exercises, etc.)</w:t>
      </w:r>
    </w:p>
    <w:p w14:paraId="000DACAE" w14:textId="77777777" w:rsidR="003A44B2" w:rsidRDefault="75337C75" w:rsidP="000C0B93">
      <w:pPr>
        <w:pStyle w:val="Bulletpoints"/>
        <w:numPr>
          <w:ilvl w:val="1"/>
          <w:numId w:val="48"/>
        </w:numPr>
        <w:spacing w:before="120" w:after="120"/>
        <w:ind w:left="1440"/>
        <w:contextualSpacing/>
      </w:pPr>
      <w:r>
        <w:t>Highlight self-identified participant stories in different settings/media, including posts or videos on the study website, newsletters, social media or posters</w:t>
      </w:r>
    </w:p>
    <w:p w14:paraId="27A62E4F" w14:textId="77777777" w:rsidR="003A44B2" w:rsidRDefault="003A44B2" w:rsidP="000C0B93">
      <w:pPr>
        <w:pStyle w:val="Bulletpoints"/>
        <w:numPr>
          <w:ilvl w:val="1"/>
          <w:numId w:val="57"/>
        </w:numPr>
        <w:spacing w:before="120" w:after="120"/>
        <w:ind w:left="1080"/>
        <w:contextualSpacing/>
        <w:rPr>
          <w:color w:val="000000" w:themeColor="text1"/>
        </w:rPr>
      </w:pPr>
      <w:r w:rsidRPr="4B6D24D6">
        <w:rPr>
          <w:rFonts w:eastAsia="Times New Roman"/>
          <w:color w:val="000000" w:themeColor="text1"/>
        </w:rPr>
        <w:t>Leverag</w:t>
      </w:r>
      <w:r>
        <w:rPr>
          <w:rFonts w:eastAsia="Times New Roman"/>
          <w:color w:val="000000" w:themeColor="text1"/>
        </w:rPr>
        <w:t>e</w:t>
      </w:r>
      <w:r w:rsidRPr="4B6D24D6">
        <w:rPr>
          <w:rFonts w:eastAsia="Times New Roman"/>
          <w:color w:val="000000" w:themeColor="text1"/>
        </w:rPr>
        <w:t xml:space="preserve"> patient-</w:t>
      </w:r>
      <w:r>
        <w:rPr>
          <w:rFonts w:eastAsia="Times New Roman"/>
          <w:color w:val="000000" w:themeColor="text1"/>
        </w:rPr>
        <w:t>p</w:t>
      </w:r>
      <w:r w:rsidRPr="4B6D24D6">
        <w:rPr>
          <w:rFonts w:eastAsia="Times New Roman"/>
          <w:color w:val="000000" w:themeColor="text1"/>
        </w:rPr>
        <w:t>hysician relationship</w:t>
      </w:r>
      <w:r>
        <w:rPr>
          <w:rFonts w:eastAsia="Times New Roman"/>
          <w:color w:val="000000" w:themeColor="text1"/>
        </w:rPr>
        <w:t xml:space="preserve"> supported by</w:t>
      </w:r>
    </w:p>
    <w:p w14:paraId="2D4B4ECA" w14:textId="77777777" w:rsidR="003A44B2" w:rsidRDefault="003A44B2" w:rsidP="000C0B93">
      <w:pPr>
        <w:numPr>
          <w:ilvl w:val="2"/>
          <w:numId w:val="120"/>
        </w:numPr>
        <w:tabs>
          <w:tab w:val="left" w:pos="2970"/>
        </w:tabs>
        <w:ind w:left="1440"/>
        <w:contextualSpacing/>
        <w:rPr>
          <w:color w:val="000000" w:themeColor="text1"/>
          <w:szCs w:val="24"/>
        </w:rPr>
      </w:pPr>
      <w:r w:rsidRPr="4B6D24D6">
        <w:rPr>
          <w:rFonts w:eastAsia="Times New Roman"/>
          <w:color w:val="000000" w:themeColor="text1"/>
          <w:szCs w:val="24"/>
        </w:rPr>
        <w:t>Videos of IHCS physicians endorsing study</w:t>
      </w:r>
    </w:p>
    <w:p w14:paraId="3D1A6470" w14:textId="77777777" w:rsidR="003A44B2" w:rsidRDefault="003A44B2" w:rsidP="000C0B93">
      <w:pPr>
        <w:numPr>
          <w:ilvl w:val="2"/>
          <w:numId w:val="120"/>
        </w:numPr>
        <w:tabs>
          <w:tab w:val="left" w:pos="2970"/>
        </w:tabs>
        <w:ind w:left="1440"/>
        <w:contextualSpacing/>
        <w:rPr>
          <w:color w:val="000000" w:themeColor="text1"/>
          <w:szCs w:val="24"/>
        </w:rPr>
      </w:pPr>
      <w:r w:rsidRPr="4B6D24D6">
        <w:rPr>
          <w:rFonts w:eastAsia="Times New Roman"/>
          <w:color w:val="000000" w:themeColor="text1"/>
          <w:szCs w:val="24"/>
        </w:rPr>
        <w:t xml:space="preserve">Printed materials </w:t>
      </w:r>
      <w:r>
        <w:rPr>
          <w:rFonts w:eastAsia="Times New Roman"/>
          <w:color w:val="000000" w:themeColor="text1"/>
          <w:szCs w:val="24"/>
        </w:rPr>
        <w:t>(e.g.,</w:t>
      </w:r>
      <w:r w:rsidRPr="4B6D24D6">
        <w:rPr>
          <w:rFonts w:eastAsia="Times New Roman"/>
          <w:color w:val="000000" w:themeColor="text1"/>
          <w:szCs w:val="24"/>
        </w:rPr>
        <w:t xml:space="preserve"> invitation letter with signature of patient</w:t>
      </w:r>
      <w:r>
        <w:rPr>
          <w:rFonts w:eastAsia="Times New Roman"/>
          <w:color w:val="000000" w:themeColor="text1"/>
          <w:szCs w:val="24"/>
        </w:rPr>
        <w:t>’s</w:t>
      </w:r>
      <w:r w:rsidRPr="4B6D24D6">
        <w:rPr>
          <w:rFonts w:eastAsia="Times New Roman"/>
          <w:color w:val="000000" w:themeColor="text1"/>
          <w:szCs w:val="24"/>
        </w:rPr>
        <w:t xml:space="preserve"> physician</w:t>
      </w:r>
      <w:r>
        <w:rPr>
          <w:rFonts w:eastAsia="Times New Roman"/>
          <w:color w:val="000000" w:themeColor="text1"/>
          <w:szCs w:val="24"/>
        </w:rPr>
        <w:t>)</w:t>
      </w:r>
    </w:p>
    <w:p w14:paraId="388BFA59" w14:textId="77777777" w:rsidR="003A44B2" w:rsidRPr="0081799D" w:rsidRDefault="003A44B2" w:rsidP="003518F5">
      <w:pPr>
        <w:numPr>
          <w:ilvl w:val="2"/>
          <w:numId w:val="120"/>
        </w:numPr>
        <w:tabs>
          <w:tab w:val="left" w:pos="2970"/>
        </w:tabs>
        <w:spacing w:before="0" w:after="0"/>
        <w:ind w:left="1440"/>
        <w:contextualSpacing/>
        <w:rPr>
          <w:color w:val="000000" w:themeColor="text1"/>
          <w:szCs w:val="24"/>
        </w:rPr>
      </w:pPr>
      <w:r w:rsidRPr="4B6D24D6">
        <w:rPr>
          <w:rFonts w:eastAsia="Times New Roman"/>
          <w:color w:val="000000" w:themeColor="text1"/>
          <w:szCs w:val="24"/>
        </w:rPr>
        <w:t xml:space="preserve">Physician education about study </w:t>
      </w:r>
      <w:r>
        <w:rPr>
          <w:rFonts w:eastAsia="Times New Roman"/>
          <w:color w:val="000000" w:themeColor="text1"/>
          <w:szCs w:val="24"/>
        </w:rPr>
        <w:t>to support their</w:t>
      </w:r>
      <w:r w:rsidRPr="4B6D24D6">
        <w:rPr>
          <w:rFonts w:eastAsia="Times New Roman"/>
          <w:color w:val="000000" w:themeColor="text1"/>
          <w:szCs w:val="24"/>
        </w:rPr>
        <w:t xml:space="preserve"> endors</w:t>
      </w:r>
      <w:r>
        <w:rPr>
          <w:rFonts w:eastAsia="Times New Roman"/>
          <w:color w:val="000000" w:themeColor="text1"/>
          <w:szCs w:val="24"/>
        </w:rPr>
        <w:t xml:space="preserve">ement of the </w:t>
      </w:r>
      <w:r w:rsidRPr="4B6D24D6">
        <w:rPr>
          <w:rFonts w:eastAsia="Times New Roman"/>
          <w:color w:val="000000" w:themeColor="text1"/>
          <w:szCs w:val="24"/>
        </w:rPr>
        <w:t>study during patient encounters</w:t>
      </w:r>
    </w:p>
    <w:p w14:paraId="6D10041E" w14:textId="77777777" w:rsidR="003A44B2" w:rsidRDefault="003A44B2" w:rsidP="003518F5">
      <w:pPr>
        <w:pStyle w:val="Bulletpoints"/>
        <w:numPr>
          <w:ilvl w:val="1"/>
          <w:numId w:val="57"/>
        </w:numPr>
        <w:ind w:left="1080"/>
        <w:contextualSpacing/>
      </w:pPr>
      <w:r w:rsidRPr="00AF3594">
        <w:t>Participant feedback</w:t>
      </w:r>
      <w:r>
        <w:t xml:space="preserve"> s</w:t>
      </w:r>
      <w:r w:rsidRPr="00AF3594">
        <w:t>urvey of enrollment experience sent out to participants after consent and biospecimen collection</w:t>
      </w:r>
    </w:p>
    <w:p w14:paraId="1A7AE04C" w14:textId="77777777" w:rsidR="003A44B2" w:rsidRPr="00AF3594" w:rsidRDefault="75337C75" w:rsidP="000C0B93">
      <w:pPr>
        <w:pStyle w:val="Bulletpoints"/>
        <w:numPr>
          <w:ilvl w:val="1"/>
          <w:numId w:val="48"/>
        </w:numPr>
        <w:spacing w:before="120" w:after="120"/>
        <w:ind w:left="1440"/>
        <w:contextualSpacing/>
      </w:pPr>
      <w:r>
        <w:t>Survey participants about motivation and value for joining the study</w:t>
      </w:r>
    </w:p>
    <w:p w14:paraId="76FB7E93" w14:textId="77777777" w:rsidR="003A44B2" w:rsidRPr="00AF3594" w:rsidRDefault="75337C75" w:rsidP="000C0B93">
      <w:pPr>
        <w:pStyle w:val="Bulletpoints"/>
        <w:numPr>
          <w:ilvl w:val="1"/>
          <w:numId w:val="48"/>
        </w:numPr>
        <w:spacing w:before="120" w:after="120"/>
        <w:ind w:left="1440"/>
        <w:contextualSpacing/>
      </w:pPr>
      <w:r>
        <w:t>Follow-up contact immediately after baseline visit with an email or card to express appreciation to participants and may include messaging on the longitudinal nature of Connect for Cancer Prevention</w:t>
      </w:r>
    </w:p>
    <w:p w14:paraId="2933CBBC" w14:textId="77777777" w:rsidR="003A44B2" w:rsidRPr="00AF3594" w:rsidRDefault="003A44B2" w:rsidP="000C0B93">
      <w:pPr>
        <w:pStyle w:val="Bulletpoints"/>
        <w:numPr>
          <w:ilvl w:val="1"/>
          <w:numId w:val="57"/>
        </w:numPr>
        <w:spacing w:before="120" w:after="120"/>
        <w:ind w:left="1080"/>
        <w:contextualSpacing/>
      </w:pPr>
      <w:r w:rsidRPr="00AF3594">
        <w:t>General participant communication</w:t>
      </w:r>
    </w:p>
    <w:p w14:paraId="431BA85D" w14:textId="77777777" w:rsidR="003A44B2" w:rsidRPr="00AF3594" w:rsidRDefault="75337C75" w:rsidP="000C0B93">
      <w:pPr>
        <w:pStyle w:val="Bulletpoints"/>
        <w:numPr>
          <w:ilvl w:val="1"/>
          <w:numId w:val="48"/>
        </w:numPr>
        <w:spacing w:before="120" w:after="120"/>
        <w:ind w:left="1440"/>
        <w:contextualSpacing/>
      </w:pPr>
      <w:r>
        <w:lastRenderedPageBreak/>
        <w:t xml:space="preserve">Branded study materials, referral cards for friends and family, information regarding next steps, promotion of study website, application and other ways to stay connected </w:t>
      </w:r>
    </w:p>
    <w:p w14:paraId="1716D30D" w14:textId="77777777" w:rsidR="003A44B2" w:rsidRPr="00AF3594" w:rsidRDefault="75337C75" w:rsidP="000C0B93">
      <w:pPr>
        <w:pStyle w:val="Bulletpoints"/>
        <w:numPr>
          <w:ilvl w:val="1"/>
          <w:numId w:val="48"/>
        </w:numPr>
        <w:spacing w:before="120" w:after="120"/>
        <w:ind w:left="1440"/>
        <w:contextualSpacing/>
      </w:pPr>
      <w:r>
        <w:t>Newsletters highlighting study updates, achievements, lay summaries of research findings, descriptive overview of the cohort and other relevant information</w:t>
      </w:r>
    </w:p>
    <w:p w14:paraId="61AB5657" w14:textId="77777777" w:rsidR="003A44B2" w:rsidRPr="00AF3594" w:rsidRDefault="75337C75" w:rsidP="000C0B93">
      <w:pPr>
        <w:pStyle w:val="Bulletpoints"/>
        <w:numPr>
          <w:ilvl w:val="1"/>
          <w:numId w:val="48"/>
        </w:numPr>
        <w:spacing w:before="120" w:after="120"/>
        <w:ind w:left="1440"/>
        <w:contextualSpacing/>
      </w:pPr>
      <w:r>
        <w:t>Enrollment anniversary, birthday and holiday cards</w:t>
      </w:r>
    </w:p>
    <w:p w14:paraId="051C1F6D" w14:textId="77777777" w:rsidR="003A44B2" w:rsidRPr="00AF3594" w:rsidRDefault="75337C75" w:rsidP="000C0B93">
      <w:pPr>
        <w:pStyle w:val="Bulletpoints"/>
        <w:numPr>
          <w:ilvl w:val="1"/>
          <w:numId w:val="48"/>
        </w:numPr>
        <w:spacing w:before="120" w:after="120"/>
        <w:ind w:left="1440"/>
        <w:contextualSpacing/>
      </w:pPr>
      <w:r>
        <w:t xml:space="preserve">Study website and participant application updated with general health, screening and other cancer-related information </w:t>
      </w:r>
    </w:p>
    <w:p w14:paraId="22EE4794" w14:textId="1453A868" w:rsidR="003A44B2" w:rsidRPr="00AF3594" w:rsidRDefault="233B53DB" w:rsidP="000C0B93">
      <w:pPr>
        <w:pStyle w:val="Bulletpoints"/>
        <w:numPr>
          <w:ilvl w:val="1"/>
          <w:numId w:val="48"/>
        </w:numPr>
        <w:spacing w:before="120" w:after="120"/>
        <w:ind w:left="1440"/>
        <w:contextualSpacing/>
      </w:pPr>
      <w:r>
        <w:t>Snap (short, quick-response) questions to attract participants to the study application to view and complete study-related activities (e.g., questionnaire modules, digital health technology activities). These might include multiple-choice poll questions on a health- or wellness-related topic posted at regular intervals or a brief fact summary sourced from trusted, public domain sources (such as National Library of Medicine, NIH institutional websites, etc.)</w:t>
      </w:r>
    </w:p>
    <w:p w14:paraId="284FCB3A" w14:textId="29444B22" w:rsidR="233B53DB" w:rsidRDefault="13714647" w:rsidP="233B53DB">
      <w:pPr>
        <w:pStyle w:val="Bulletpoints"/>
        <w:numPr>
          <w:ilvl w:val="1"/>
          <w:numId w:val="57"/>
        </w:numPr>
        <w:spacing w:before="120" w:after="120"/>
        <w:ind w:left="1080"/>
        <w:contextualSpacing/>
      </w:pPr>
      <w:r>
        <w:t>Participant return of results</w:t>
      </w:r>
    </w:p>
    <w:p w14:paraId="4439CC94" w14:textId="77777777" w:rsidR="233B53DB" w:rsidRDefault="233B53DB" w:rsidP="233B53DB">
      <w:pPr>
        <w:pStyle w:val="Bulletpoints"/>
        <w:numPr>
          <w:ilvl w:val="1"/>
          <w:numId w:val="57"/>
        </w:numPr>
        <w:spacing w:before="120" w:after="120"/>
        <w:contextualSpacing/>
      </w:pPr>
      <w:r>
        <w:t>Relevant information obtained from participant’s response to questionnaires (e.g., dietary/nutrient intake, physical activity) compared to the cohort distribution and expert consensus recommendations, and accompanied with referral information</w:t>
      </w:r>
    </w:p>
    <w:p w14:paraId="1F97FA57" w14:textId="55B9B9FC" w:rsidR="233B53DB" w:rsidRDefault="233B53DB" w:rsidP="233B53DB">
      <w:pPr>
        <w:pStyle w:val="Bulletpoints"/>
        <w:numPr>
          <w:ilvl w:val="1"/>
          <w:numId w:val="57"/>
        </w:numPr>
        <w:contextualSpacing/>
      </w:pPr>
      <w:r>
        <w:t xml:space="preserve">Biological assay results, including but not limited to genetic ancestry (see </w:t>
      </w:r>
      <w:r w:rsidRPr="233B53DB">
        <w:rPr>
          <w:rStyle w:val="Hyperlink"/>
        </w:rPr>
        <w:t>Section 7.3.2 Samples for Genetic/Genomic Analysis</w:t>
      </w:r>
      <w:r>
        <w:t>)</w:t>
      </w:r>
      <w:r w:rsidRPr="233B53DB">
        <w:t xml:space="preserve"> </w:t>
      </w:r>
    </w:p>
    <w:p w14:paraId="4894D7EA" w14:textId="23BB1827" w:rsidR="233B53DB" w:rsidRDefault="0A6BB338" w:rsidP="233B53DB">
      <w:pPr>
        <w:pStyle w:val="Bulletpoints"/>
        <w:numPr>
          <w:ilvl w:val="1"/>
          <w:numId w:val="57"/>
        </w:numPr>
        <w:spacing w:before="120" w:after="120"/>
        <w:ind w:left="1080"/>
        <w:contextualSpacing/>
      </w:pPr>
      <w:r w:rsidRPr="0A6BB338">
        <w:t>Strategies for promotion inclusivity</w:t>
      </w:r>
    </w:p>
    <w:p w14:paraId="5E7D342D" w14:textId="1663E042" w:rsidR="233B53DB" w:rsidRDefault="13714647" w:rsidP="0A6BB338">
      <w:pPr>
        <w:pStyle w:val="Bulletpoints"/>
        <w:numPr>
          <w:ilvl w:val="2"/>
          <w:numId w:val="57"/>
        </w:numPr>
        <w:spacing w:before="120" w:after="120" w:line="259" w:lineRule="auto"/>
        <w:contextualSpacing/>
      </w:pPr>
      <w:r w:rsidRPr="13714647">
        <w:t>Internet access, ownership of mobile devices, and other technological resources are important in providing opportunities to participate in research studies that are digital in nature. To increase awareness of the federally sponsored Affordable Connectivity Program (ACP) among recruits and participants, recruitment sites may distribute resources (i.e., flyers) promoting ACP in recruitment invitation mailings, throughout follow up communications (i.e., emails, newsletters), and at biospecimen collection sites.</w:t>
      </w:r>
    </w:p>
    <w:p w14:paraId="413C38E0" w14:textId="2B20130F" w:rsidR="003A44B2" w:rsidRDefault="002340BE" w:rsidP="003518F5">
      <w:pPr>
        <w:pStyle w:val="Normal2"/>
        <w:numPr>
          <w:ilvl w:val="0"/>
          <w:numId w:val="122"/>
        </w:numPr>
        <w:ind w:left="360"/>
      </w:pPr>
      <w:r w:rsidRPr="00006AC4">
        <w:rPr>
          <w:b/>
          <w:bCs/>
        </w:rPr>
        <w:t>Updating contact information</w:t>
      </w:r>
      <w:r>
        <w:t xml:space="preserve">. </w:t>
      </w:r>
      <w:r w:rsidR="003A44B2">
        <w:t>Long-term efforts to maintain updated contact information on all participants will be done through the secure participant app</w:t>
      </w:r>
      <w:r w:rsidR="00643249">
        <w:t xml:space="preserve"> via app notifications, </w:t>
      </w:r>
      <w:r w:rsidR="003A44B2">
        <w:t>emails</w:t>
      </w:r>
      <w:r w:rsidR="000D4217">
        <w:t>,</w:t>
      </w:r>
      <w:r w:rsidR="00643249">
        <w:t xml:space="preserve"> or SMS</w:t>
      </w:r>
      <w:r w:rsidR="003A44B2">
        <w:t xml:space="preserve"> text messages</w:t>
      </w:r>
      <w:r w:rsidR="00C3495D">
        <w:t>. If an individual does not respond to internet-based contact, attempts could be made to contact them by regular mail or telephone. Contact information could also be updated from</w:t>
      </w:r>
      <w:r w:rsidR="00643249">
        <w:t xml:space="preserve"> </w:t>
      </w:r>
      <w:r w:rsidR="003A44B2">
        <w:t xml:space="preserve">data pulls from the IHCS EHR </w:t>
      </w:r>
      <w:r w:rsidR="000D4217">
        <w:t>searches of public listings or commercial databases such as LexisNexis Accurint</w:t>
      </w:r>
      <w:r w:rsidR="00C3495D">
        <w:t xml:space="preserve"> using name and social security number</w:t>
      </w:r>
      <w:r w:rsidR="003A44B2">
        <w:t>.</w:t>
      </w:r>
      <w:bookmarkStart w:id="265" w:name="_Questionnaires"/>
      <w:bookmarkStart w:id="266" w:name="_3.3_Questionnaires"/>
      <w:bookmarkEnd w:id="265"/>
      <w:bookmarkEnd w:id="266"/>
    </w:p>
    <w:p w14:paraId="0497BB99" w14:textId="59EA544D" w:rsidR="007A2A3F" w:rsidRDefault="007A2A3F" w:rsidP="000C0B93">
      <w:pPr>
        <w:pStyle w:val="Heading3"/>
        <w:contextualSpacing/>
      </w:pPr>
      <w:bookmarkStart w:id="267" w:name="_Toc11143916"/>
      <w:bookmarkStart w:id="268" w:name="_Toc11143926"/>
      <w:bookmarkStart w:id="269" w:name="_Toc208233978"/>
      <w:bookmarkEnd w:id="267"/>
      <w:bookmarkEnd w:id="268"/>
      <w:r>
        <w:t>Costs</w:t>
      </w:r>
      <w:bookmarkEnd w:id="269"/>
    </w:p>
    <w:p w14:paraId="3C97C82A" w14:textId="4EE17276" w:rsidR="00914214" w:rsidRDefault="00914214" w:rsidP="000C0B93">
      <w:pPr>
        <w:pStyle w:val="Normal2"/>
        <w:spacing w:before="120" w:after="120"/>
        <w:ind w:left="0"/>
      </w:pPr>
      <w:r w:rsidRPr="0081799D">
        <w:t>This section is not applicable</w:t>
      </w:r>
      <w:r>
        <w:t xml:space="preserve"> to our study. </w:t>
      </w:r>
    </w:p>
    <w:p w14:paraId="70FEAE8F" w14:textId="005CD659" w:rsidR="00A04212" w:rsidRPr="00A04212" w:rsidRDefault="00A04212" w:rsidP="000C0B93">
      <w:pPr>
        <w:pStyle w:val="Heading3"/>
        <w:contextualSpacing/>
      </w:pPr>
      <w:bookmarkStart w:id="270" w:name="_Toc208233979"/>
      <w:r>
        <w:t>Compensation</w:t>
      </w:r>
      <w:bookmarkEnd w:id="270"/>
    </w:p>
    <w:p w14:paraId="1AEF11DA" w14:textId="45D353EE" w:rsidR="002A07A5" w:rsidRDefault="7D405423" w:rsidP="000C0B93">
      <w:pPr>
        <w:pStyle w:val="Normal2"/>
        <w:spacing w:before="120" w:after="120"/>
        <w:ind w:left="0"/>
        <w:rPr>
          <w:rFonts w:eastAsia="Calibri"/>
        </w:rPr>
      </w:pPr>
      <w:r w:rsidRPr="7D405423">
        <w:rPr>
          <w:rFonts w:eastAsia="Calibri"/>
        </w:rPr>
        <w:t xml:space="preserve">Monetary and non-monetary compensation will be provided for completing study activities. At baseline, monetary compensation will include parking reimbursement (where applicable) plus compensation of $25 after completion of the four questionnaire modules and donation of the blood sample. Baseline compensation may be provided to participants that are unable to complete all required study activities (e.g., unable to donate biospecimens due to no longer being </w:t>
      </w:r>
      <w:r w:rsidRPr="7D405423">
        <w:rPr>
          <w:rFonts w:eastAsia="Calibri"/>
        </w:rPr>
        <w:lastRenderedPageBreak/>
        <w:t>a member of their IHCS, unable to complete all four questionnaire modules in MyConnect app due to technical issues) or provided a second time to participants that come back in to attempt a redraw for any reason (e.g. unable to donate all blood tube vials at one time or samples destroyed in transportation). This will be evaluated on a case-by-case basis. During each follow-up contact for biospecimen collection, compensation of no more than $25 will be provided. In addition, participants might be given the option to receive non-monetary compensation (e.g., data summaries from questionnaires such as diet composition) or branded study materials (e.g., pens, pins, tote bags).</w:t>
      </w:r>
      <w:bookmarkStart w:id="271" w:name="_Off-Study_Criteria"/>
      <w:bookmarkEnd w:id="271"/>
    </w:p>
    <w:p w14:paraId="014D66C2" w14:textId="764F705B" w:rsidR="00341AF7" w:rsidRDefault="00341AF7" w:rsidP="000C0B93">
      <w:pPr>
        <w:pStyle w:val="Normal2"/>
        <w:spacing w:before="120" w:after="120"/>
        <w:ind w:left="0"/>
        <w:rPr>
          <w:rFonts w:eastAsia="Calibri"/>
        </w:rPr>
      </w:pPr>
    </w:p>
    <w:p w14:paraId="0239D1DA" w14:textId="63CED402" w:rsidR="00035C00" w:rsidRDefault="7F0A4B87" w:rsidP="00341AF7">
      <w:pPr>
        <w:pStyle w:val="Heading3"/>
        <w:contextualSpacing/>
      </w:pPr>
      <w:bookmarkStart w:id="272" w:name="_Participant_return_of"/>
      <w:bookmarkStart w:id="273" w:name="_Toc208233980"/>
      <w:bookmarkStart w:id="274" w:name="_Hlk109903042"/>
      <w:bookmarkEnd w:id="272"/>
      <w:r>
        <w:t>Participant return of information</w:t>
      </w:r>
      <w:bookmarkEnd w:id="273"/>
    </w:p>
    <w:p w14:paraId="7BD50A3A" w14:textId="1B819A39" w:rsidR="00035C00" w:rsidRPr="00035C00" w:rsidRDefault="7F0A4B87" w:rsidP="00C00763">
      <w:r>
        <w:t xml:space="preserve">Individual participant information (including results from biospecimen assays) generated by Connect will be returned to participants via MyConnect. Participants will be notified by email and/or SMS that they have a new report to view and will be directed to login to their account in MyConnect. On the MyConnect My Reports page, the participant will be provided with a brief overview of the type of information or result being returned and given the option to opt-in or opt-out of viewing the report. If they initially decline to view the report, the participant will have the option to opt-in at a later date. For those that opt-in, the report will be displayed in MyConnect. The report will contain the information or results, supporting national guidelines and other resources, and contact information for the Connect Support Center. Participants will have the ability to download the report from MyConnect, if they choose. If participants decide later that they no longer want to view a report they opted in to see, they can choose to hide the report. They can always revert that decision at a later time, and there is no limit to how often someone can go back and forth on viewing the report. Medically actionable results will have additional requirements as described in section </w:t>
      </w:r>
      <w:hyperlink w:anchor="_Assessment_of_Potential" w:history="1">
        <w:r w:rsidRPr="7F0A4B87">
          <w:rPr>
            <w:rStyle w:val="Hyperlink"/>
          </w:rPr>
          <w:t>2.3.3 Assessment of Potential Risks and Benefits</w:t>
        </w:r>
      </w:hyperlink>
      <w:r>
        <w:t xml:space="preserve"> and </w:t>
      </w:r>
      <w:hyperlink w:anchor="_Management_of_Results_2" w:history="1">
        <w:r w:rsidRPr="7F0A4B87">
          <w:rPr>
            <w:rStyle w:val="Hyperlink"/>
          </w:rPr>
          <w:t>7.3.2.3 Management of Results</w:t>
        </w:r>
      </w:hyperlink>
      <w:r>
        <w:t>. Prior to returning information and results to participants, details of the type of results to be returned will be reviewed and approved by the NIH IRB in an amendment to the protocol. Content of the report for medically actionable results will be submitted to the IRB, when requested</w:t>
      </w:r>
    </w:p>
    <w:p w14:paraId="441FED03" w14:textId="7F5A5665" w:rsidR="00FD0386" w:rsidRDefault="00FD0386" w:rsidP="009F6DA2">
      <w:pPr>
        <w:pStyle w:val="Heading4"/>
      </w:pPr>
      <w:r>
        <w:t>Physical Activity Intensity Score</w:t>
      </w:r>
    </w:p>
    <w:p w14:paraId="666F2096" w14:textId="469E6ACE" w:rsidR="00FD0386" w:rsidRPr="00FD0386" w:rsidRDefault="7F0A4B87" w:rsidP="508F4A7F">
      <w:r>
        <w:t>Module 2 of the baseline survey (Medications, Reproductive Health, Exercise, and Sleep) contains multiple questions pertaining to physical activity. Individual responses will be used to derive a summary physical activity intensity score (in minutes per week), which has been consistently found to be associated with health outcomes and used in national guidelines. In MyConnect (in the method outlined in 5.6.3), participants will have the opportunity to view a report with their intensity score, national guidelines and resources and tips for engaging in physical activity, and contact information for the Connect Support Center if they have any questions. This information is not considered medically-actionable and is of low risk to return to participants.</w:t>
      </w:r>
    </w:p>
    <w:p w14:paraId="013BCC25" w14:textId="50C5822E" w:rsidR="00341AF7" w:rsidRPr="00A04212" w:rsidRDefault="7E27AD47" w:rsidP="00C00763">
      <w:pPr>
        <w:pStyle w:val="Heading4"/>
      </w:pPr>
      <w:r>
        <w:t xml:space="preserve">Diet History Questionnaire III </w:t>
      </w:r>
    </w:p>
    <w:p w14:paraId="0A4E405A" w14:textId="5D89162D" w:rsidR="05D5A170" w:rsidRDefault="7E27AD47" w:rsidP="05D5A170">
      <w:pPr>
        <w:rPr>
          <w:szCs w:val="24"/>
        </w:rPr>
      </w:pPr>
      <w:r>
        <w:t>The Diet History Questionnaire III (DHQ III) is a self-administered online tool, that was developed by the National Cancer Institute to comprehensively evaluate a wide array of food and beverage items and dietary supplements (</w:t>
      </w:r>
      <w:hyperlink r:id="rId19">
        <w:r w:rsidRPr="7E27AD47">
          <w:rPr>
            <w:rStyle w:val="Hyperlink"/>
          </w:rPr>
          <w:t>https://epi.grants.cancer.gov/dhq3/</w:t>
        </w:r>
      </w:hyperlink>
      <w:r>
        <w:t xml:space="preserve">). The DHQ is a tested and validated tool that has been used extensively across many epidemiologic studies to </w:t>
      </w:r>
      <w:r>
        <w:lastRenderedPageBreak/>
        <w:t>assess dietary patterns. In Connect, the DHQ III will be administered to participants in its standard format. Participants will be prompted to complete the DHQ III in the “To Do” section of MyConnect. Once a participant clicks “</w:t>
      </w:r>
      <w:r w:rsidR="00492560">
        <w:t>S</w:t>
      </w:r>
      <w:r>
        <w:t>tart” on MyConnect, the DHQ III may be administered in a different browser window or tab via the DHQ tool. Upon completion of the diet questionnaire, participants may elect to receive their results from the DHQ III by clicking on the “View report” tab (</w:t>
      </w:r>
      <w:r w:rsidRPr="7E27AD47">
        <w:rPr>
          <w:b/>
          <w:bCs/>
        </w:rPr>
        <w:t>Figure 5</w:t>
      </w:r>
      <w:r>
        <w:t xml:space="preserve">). Participants may receive either the DHQ Healthy Eating Index (HEI) or the DHQ Respondent Nutrition Report (RNR) Report generated by the DHQ tool. In the </w:t>
      </w:r>
      <w:hyperlink r:id="rId20" w:history="1">
        <w:r w:rsidRPr="7E27AD47">
          <w:rPr>
            <w:rStyle w:val="Hyperlink"/>
          </w:rPr>
          <w:t>DHQ III Report</w:t>
        </w:r>
      </w:hyperlink>
      <w:r>
        <w:t>, information about the participant’s usual nutritional patterns and recommendations based on US dietary guidelines will be generated as a PDF that may be saved by the participant on their local device. On the first page of the DHQ Report, participants are advised to talk with their healthcare provider if they have questions about their diet. More information about dietary guidance is available through hyperlinks in the DHQ Report. The Connect Support Center contact information will also be provided if participants have any questions. Upon exiting the online questionnaire and navigating away from the DHQ tool that provides the DHQ Report, the participant will no longer be able to access their DHQ Report on the DHQ tool.</w:t>
      </w:r>
      <w:r w:rsidR="00492560">
        <w:t xml:space="preserve"> </w:t>
      </w:r>
      <w:r w:rsidRPr="7E27AD47">
        <w:rPr>
          <w:rFonts w:eastAsia="Times New Roman"/>
        </w:rPr>
        <w:t>Participants will be able indefinitely access their DHQ Reports on the MyConnect MyReports page (</w:t>
      </w:r>
      <w:r w:rsidR="00A21D2B">
        <w:rPr>
          <w:rFonts w:eastAsia="Times New Roman"/>
        </w:rPr>
        <w:t xml:space="preserve">see </w:t>
      </w:r>
      <w:hyperlink w:anchor="_Participant_return_of" w:history="1">
        <w:r w:rsidRPr="00A21D2B">
          <w:rPr>
            <w:rStyle w:val="Hyperlink"/>
            <w:rFonts w:eastAsia="Times New Roman"/>
          </w:rPr>
          <w:t>5.6.3 Participant return of information</w:t>
        </w:r>
      </w:hyperlink>
      <w:r w:rsidRPr="7E27AD47">
        <w:rPr>
          <w:rFonts w:eastAsia="Times New Roman"/>
        </w:rPr>
        <w:t>).</w:t>
      </w:r>
    </w:p>
    <w:p w14:paraId="679BAE7A" w14:textId="24A07B4F" w:rsidR="00663BFD" w:rsidRDefault="76EAA1BB" w:rsidP="00663BFD">
      <w:pPr>
        <w:pStyle w:val="FigureHeadStyle"/>
      </w:pPr>
      <w:r>
        <w:t>Diet History Questionnaire (DHQ) III completion screen at the DHQ site</w:t>
      </w:r>
    </w:p>
    <w:p w14:paraId="3556ABE8" w14:textId="184986F2" w:rsidR="00663BFD" w:rsidRDefault="00663BFD" w:rsidP="00F745E1">
      <w:pPr>
        <w:pStyle w:val="FigureHeadStyle"/>
        <w:numPr>
          <w:ilvl w:val="0"/>
          <w:numId w:val="0"/>
        </w:numPr>
      </w:pPr>
    </w:p>
    <w:p w14:paraId="57CAB8A5" w14:textId="171A7DC4" w:rsidR="00663BFD" w:rsidRDefault="00663BFD" w:rsidP="00F745E1">
      <w:pPr>
        <w:pStyle w:val="FigureHeadStyle"/>
        <w:numPr>
          <w:ilvl w:val="0"/>
          <w:numId w:val="0"/>
        </w:numPr>
      </w:pPr>
    </w:p>
    <w:p w14:paraId="6E578A4A" w14:textId="2AA28420" w:rsidR="00663BFD" w:rsidRPr="00663BFD" w:rsidRDefault="00663BFD" w:rsidP="00663BFD">
      <w:pPr>
        <w:pStyle w:val="FigureHeadStyle"/>
        <w:numPr>
          <w:ilvl w:val="0"/>
          <w:numId w:val="0"/>
        </w:numPr>
      </w:pPr>
      <w:r>
        <w:rPr>
          <w:noProof/>
        </w:rPr>
        <w:drawing>
          <wp:inline distT="0" distB="0" distL="0" distR="0" wp14:anchorId="6952A394" wp14:editId="2915657B">
            <wp:extent cx="4087906" cy="2809998"/>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87906" cy="2809998"/>
                    </a:xfrm>
                    <a:prstGeom prst="rect">
                      <a:avLst/>
                    </a:prstGeom>
                  </pic:spPr>
                </pic:pic>
              </a:graphicData>
            </a:graphic>
          </wp:inline>
        </w:drawing>
      </w:r>
    </w:p>
    <w:p w14:paraId="0CB19861" w14:textId="77777777" w:rsidR="00341AF7" w:rsidRDefault="00341AF7" w:rsidP="000C0B93">
      <w:pPr>
        <w:pStyle w:val="Normal2"/>
        <w:spacing w:before="120" w:after="120"/>
        <w:ind w:left="0"/>
        <w:rPr>
          <w:rFonts w:eastAsia="Calibri"/>
        </w:rPr>
      </w:pPr>
    </w:p>
    <w:p w14:paraId="7937AE81" w14:textId="35C4CE53" w:rsidR="003A6B41" w:rsidRPr="00B70BE8" w:rsidRDefault="006374B1" w:rsidP="000C0B93">
      <w:pPr>
        <w:pStyle w:val="Heading1"/>
        <w:contextualSpacing/>
      </w:pPr>
      <w:bookmarkStart w:id="275" w:name="_PARTICIPANT_DISCONTINUATION/WITHDRA"/>
      <w:bookmarkStart w:id="276" w:name="_Ref11144731"/>
      <w:bookmarkStart w:id="277" w:name="_Toc208233981"/>
      <w:bookmarkStart w:id="278" w:name="_Toc250632177"/>
      <w:bookmarkStart w:id="279" w:name="_Toc281240097"/>
      <w:bookmarkStart w:id="280" w:name="_Toc281240339"/>
      <w:bookmarkStart w:id="281" w:name="_Toc288125077"/>
      <w:bookmarkStart w:id="282" w:name="_Ref477363529"/>
      <w:bookmarkStart w:id="283" w:name="_Ref477363540"/>
      <w:bookmarkStart w:id="284" w:name="_Ref477363552"/>
      <w:bookmarkStart w:id="285" w:name="_Toc484520850"/>
      <w:bookmarkEnd w:id="257"/>
      <w:bookmarkEnd w:id="258"/>
      <w:bookmarkEnd w:id="259"/>
      <w:bookmarkEnd w:id="260"/>
      <w:bookmarkEnd w:id="261"/>
      <w:bookmarkEnd w:id="274"/>
      <w:bookmarkEnd w:id="275"/>
      <w:r w:rsidRPr="00B70BE8">
        <w:t>PARTICIPANT DISCONTINUATION/WITHDRAWAL</w:t>
      </w:r>
      <w:bookmarkEnd w:id="276"/>
      <w:bookmarkEnd w:id="277"/>
      <w:r w:rsidRPr="00B70BE8">
        <w:t xml:space="preserve"> </w:t>
      </w:r>
      <w:bookmarkEnd w:id="278"/>
      <w:bookmarkEnd w:id="279"/>
      <w:bookmarkEnd w:id="280"/>
      <w:bookmarkEnd w:id="281"/>
      <w:bookmarkEnd w:id="282"/>
      <w:bookmarkEnd w:id="283"/>
      <w:bookmarkEnd w:id="284"/>
      <w:bookmarkEnd w:id="285"/>
    </w:p>
    <w:p w14:paraId="7092C5C1" w14:textId="451073AF" w:rsidR="003A6B41" w:rsidRPr="00006AC4" w:rsidRDefault="0075495E" w:rsidP="000C0B93">
      <w:pPr>
        <w:pStyle w:val="Heading2"/>
        <w:contextualSpacing/>
      </w:pPr>
      <w:bookmarkStart w:id="286" w:name="_Participant_Discontinuation/Withdra_1"/>
      <w:bookmarkStart w:id="287" w:name="_Toc208233982"/>
      <w:bookmarkEnd w:id="286"/>
      <w:r w:rsidRPr="00006AC4">
        <w:t>Participant Discontinuation/Withdrawal from the Study</w:t>
      </w:r>
      <w:bookmarkEnd w:id="287"/>
    </w:p>
    <w:p w14:paraId="0AD6A186" w14:textId="6D76CE34" w:rsidR="00D50AEE" w:rsidRDefault="009E1DDF" w:rsidP="000C0B93">
      <w:pPr>
        <w:contextualSpacing/>
      </w:pPr>
      <w:r w:rsidRPr="00006AC4">
        <w:rPr>
          <w:iCs/>
        </w:rPr>
        <w:t>With the</w:t>
      </w:r>
      <w:r w:rsidR="008D194E" w:rsidRPr="00006AC4">
        <w:rPr>
          <w:iCs/>
        </w:rPr>
        <w:t xml:space="preserve"> minimal risks of this observational study, withdrawals due to reportable events are </w:t>
      </w:r>
      <w:r w:rsidR="00503392">
        <w:rPr>
          <w:iCs/>
        </w:rPr>
        <w:t xml:space="preserve">not </w:t>
      </w:r>
      <w:r w:rsidR="008D194E" w:rsidRPr="00006AC4">
        <w:rPr>
          <w:iCs/>
        </w:rPr>
        <w:t>expected. If one should occur</w:t>
      </w:r>
      <w:r w:rsidR="00C3495D">
        <w:rPr>
          <w:iCs/>
        </w:rPr>
        <w:t xml:space="preserve"> due to an adverse event</w:t>
      </w:r>
      <w:r w:rsidR="008D194E" w:rsidRPr="00006AC4">
        <w:rPr>
          <w:iCs/>
        </w:rPr>
        <w:t xml:space="preserve">, </w:t>
      </w:r>
      <w:r w:rsidR="00B70BE8" w:rsidRPr="00006AC4">
        <w:t>t</w:t>
      </w:r>
      <w:r w:rsidR="00D50AEE" w:rsidRPr="00006AC4">
        <w:t>he participant discontinuation or withdrawal from the study will be recorded on the Case Report Form (CRF).</w:t>
      </w:r>
      <w:r w:rsidR="00B70BE8">
        <w:t xml:space="preserve"> The majorit</w:t>
      </w:r>
      <w:r w:rsidR="00C3495D">
        <w:t xml:space="preserve">y </w:t>
      </w:r>
      <w:r w:rsidR="00B70BE8">
        <w:t xml:space="preserve">of </w:t>
      </w:r>
      <w:r w:rsidR="00B70BE8">
        <w:lastRenderedPageBreak/>
        <w:t>withdrawals</w:t>
      </w:r>
      <w:r w:rsidR="00C3495D">
        <w:t xml:space="preserve"> are expected to be those</w:t>
      </w:r>
      <w:r w:rsidR="00B70BE8">
        <w:t xml:space="preserve"> described below </w:t>
      </w:r>
      <w:r w:rsidR="00C3495D">
        <w:t xml:space="preserve">and will be submitted to the IRB as part of the </w:t>
      </w:r>
      <w:r w:rsidR="00B70BE8">
        <w:t>Continuing Review</w:t>
      </w:r>
      <w:r w:rsidR="00C3495D">
        <w:t xml:space="preserve"> process</w:t>
      </w:r>
      <w:r w:rsidR="00B70BE8">
        <w:t>.</w:t>
      </w:r>
    </w:p>
    <w:p w14:paraId="77F4D8AC" w14:textId="608B7992" w:rsidR="00A06CD5" w:rsidRDefault="00F42A44" w:rsidP="000C0B93">
      <w:pPr>
        <w:pStyle w:val="Normal2"/>
        <w:spacing w:before="120" w:after="120"/>
        <w:ind w:left="0"/>
        <w:rPr>
          <w:rFonts w:eastAsia="Calibri"/>
        </w:rPr>
      </w:pPr>
      <w:r>
        <w:rPr>
          <w:rFonts w:eastAsia="Calibri"/>
        </w:rPr>
        <w:t xml:space="preserve">Participant discontinuation from the study </w:t>
      </w:r>
      <w:r w:rsidR="00503392">
        <w:rPr>
          <w:rFonts w:eastAsia="Calibri"/>
        </w:rPr>
        <w:t xml:space="preserve">can </w:t>
      </w:r>
      <w:r>
        <w:rPr>
          <w:rFonts w:eastAsia="Calibri"/>
        </w:rPr>
        <w:t xml:space="preserve">be due to </w:t>
      </w:r>
      <w:r w:rsidR="00D84169">
        <w:rPr>
          <w:rFonts w:eastAsia="Calibri"/>
        </w:rPr>
        <w:t>voluntary participant withdrawal</w:t>
      </w:r>
      <w:r w:rsidR="0051106B">
        <w:rPr>
          <w:rFonts w:eastAsia="Calibri"/>
        </w:rPr>
        <w:t xml:space="preserve"> and/or </w:t>
      </w:r>
      <w:r w:rsidR="00D84169">
        <w:rPr>
          <w:rFonts w:eastAsia="Calibri"/>
        </w:rPr>
        <w:t>revo</w:t>
      </w:r>
      <w:r w:rsidR="0051106B">
        <w:rPr>
          <w:rFonts w:eastAsia="Calibri"/>
        </w:rPr>
        <w:t>cation</w:t>
      </w:r>
      <w:r w:rsidR="00117286" w:rsidRPr="1A6487BE">
        <w:rPr>
          <w:rFonts w:eastAsia="Calibri"/>
        </w:rPr>
        <w:t>.</w:t>
      </w:r>
      <w:r w:rsidR="007B6896">
        <w:rPr>
          <w:rFonts w:eastAsia="Calibri"/>
        </w:rPr>
        <w:t xml:space="preserve"> </w:t>
      </w:r>
      <w:r w:rsidR="00085C3A">
        <w:rPr>
          <w:rFonts w:eastAsia="Calibri"/>
        </w:rPr>
        <w:t xml:space="preserve">It should be noted that </w:t>
      </w:r>
      <w:r w:rsidR="00085C3A" w:rsidRPr="00DF1CB4">
        <w:rPr>
          <w:rFonts w:eastAsia="Calibri"/>
        </w:rPr>
        <w:t>e</w:t>
      </w:r>
      <w:r w:rsidR="00A06CD5" w:rsidRPr="00DF1CB4">
        <w:rPr>
          <w:rFonts w:eastAsia="Calibri"/>
        </w:rPr>
        <w:t xml:space="preserve">xisting data and biospecimens from deceased participants will continue to be available for future research as death is </w:t>
      </w:r>
      <w:r w:rsidR="0061343F">
        <w:rPr>
          <w:rFonts w:eastAsia="Calibri"/>
        </w:rPr>
        <w:t>an endpoint</w:t>
      </w:r>
      <w:r w:rsidR="00A06CD5" w:rsidRPr="00DF1CB4">
        <w:rPr>
          <w:rFonts w:eastAsia="Calibri"/>
        </w:rPr>
        <w:t xml:space="preserve"> in this study.</w:t>
      </w:r>
    </w:p>
    <w:p w14:paraId="6E37DC17" w14:textId="2C72C594" w:rsidR="00117286" w:rsidRDefault="00117286" w:rsidP="000C0B93">
      <w:pPr>
        <w:pStyle w:val="Normal2"/>
        <w:numPr>
          <w:ilvl w:val="0"/>
          <w:numId w:val="99"/>
        </w:numPr>
        <w:spacing w:before="120" w:after="120"/>
        <w:ind w:left="360"/>
        <w:rPr>
          <w:rFonts w:eastAsia="Calibri"/>
        </w:rPr>
      </w:pPr>
      <w:r w:rsidRPr="00AF3594">
        <w:rPr>
          <w:rFonts w:eastAsia="Calibri"/>
          <w:b/>
          <w:bCs/>
        </w:rPr>
        <w:t>Participants request for withdrawal</w:t>
      </w:r>
      <w:r w:rsidRPr="00AF3594">
        <w:rPr>
          <w:rFonts w:eastAsia="Calibri"/>
        </w:rPr>
        <w:t xml:space="preserve">: Participants </w:t>
      </w:r>
      <w:r w:rsidR="001F70D5">
        <w:rPr>
          <w:rFonts w:eastAsia="Calibri"/>
        </w:rPr>
        <w:t>will be able to</w:t>
      </w:r>
      <w:r w:rsidR="001F70D5" w:rsidRPr="00AF3594">
        <w:rPr>
          <w:rFonts w:eastAsia="Calibri"/>
        </w:rPr>
        <w:t xml:space="preserve"> </w:t>
      </w:r>
      <w:r w:rsidRPr="00AF3594">
        <w:rPr>
          <w:rFonts w:eastAsia="Calibri"/>
        </w:rPr>
        <w:t xml:space="preserve">request to </w:t>
      </w:r>
      <w:r w:rsidR="00A93114">
        <w:rPr>
          <w:rFonts w:eastAsia="Calibri"/>
        </w:rPr>
        <w:t>refuse to continue with the</w:t>
      </w:r>
      <w:r w:rsidR="00FB0533">
        <w:rPr>
          <w:rFonts w:eastAsia="Calibri"/>
        </w:rPr>
        <w:t xml:space="preserve"> active</w:t>
      </w:r>
      <w:r w:rsidR="00A93114">
        <w:rPr>
          <w:rFonts w:eastAsia="Calibri"/>
        </w:rPr>
        <w:t xml:space="preserve"> study </w:t>
      </w:r>
      <w:r w:rsidR="00FB0533">
        <w:rPr>
          <w:rFonts w:eastAsia="Calibri"/>
        </w:rPr>
        <w:t xml:space="preserve">activities </w:t>
      </w:r>
      <w:r w:rsidR="00A93114">
        <w:rPr>
          <w:rFonts w:eastAsia="Calibri"/>
        </w:rPr>
        <w:t xml:space="preserve">and </w:t>
      </w:r>
      <w:r w:rsidRPr="00AF3594">
        <w:rPr>
          <w:rFonts w:eastAsia="Calibri"/>
        </w:rPr>
        <w:t xml:space="preserve">withdraw from the study at any time </w:t>
      </w:r>
      <w:r w:rsidR="00E2156D">
        <w:rPr>
          <w:rFonts w:eastAsia="Calibri"/>
        </w:rPr>
        <w:t xml:space="preserve">by mail, </w:t>
      </w:r>
      <w:r w:rsidRPr="00AF3594">
        <w:rPr>
          <w:rFonts w:eastAsia="Calibri"/>
        </w:rPr>
        <w:t>email or verbal communication to study staff (e.g., IHCS staff, help desk). At the time of withdrawal, the study staff will</w:t>
      </w:r>
      <w:r w:rsidRPr="00AF3594">
        <w:rPr>
          <w:rFonts w:eastAsia="Calibri"/>
          <w:shd w:val="clear" w:color="auto" w:fill="FFFFFF"/>
        </w:rPr>
        <w:t xml:space="preserve"> </w:t>
      </w:r>
      <w:r w:rsidR="00B21FBC">
        <w:rPr>
          <w:rFonts w:eastAsia="Calibri"/>
          <w:shd w:val="clear" w:color="auto" w:fill="FFFFFF"/>
        </w:rPr>
        <w:t xml:space="preserve">inquire about the reason for withdrawal and </w:t>
      </w:r>
      <w:r w:rsidRPr="00AF3594">
        <w:rPr>
          <w:rFonts w:eastAsia="Calibri"/>
          <w:shd w:val="clear" w:color="auto" w:fill="FFFFFF"/>
        </w:rPr>
        <w:t>explain to the participant that already collected data and biospecimens will be retained and analyzed even after withdrawal</w:t>
      </w:r>
      <w:r w:rsidRPr="00AF3594">
        <w:rPr>
          <w:rFonts w:eastAsia="Calibri"/>
        </w:rPr>
        <w:t xml:space="preserve">. No further data will be </w:t>
      </w:r>
      <w:r w:rsidR="00EA78C4" w:rsidRPr="00AF3594">
        <w:rPr>
          <w:rFonts w:eastAsia="Calibri"/>
        </w:rPr>
        <w:t>collected,</w:t>
      </w:r>
      <w:r w:rsidRPr="00AF3594">
        <w:rPr>
          <w:rFonts w:eastAsia="Calibri"/>
        </w:rPr>
        <w:t xml:space="preserve"> </w:t>
      </w:r>
      <w:r w:rsidR="00712C28">
        <w:rPr>
          <w:rFonts w:eastAsia="Calibri"/>
        </w:rPr>
        <w:t xml:space="preserve">and no </w:t>
      </w:r>
      <w:r w:rsidR="004F7FDF">
        <w:rPr>
          <w:rFonts w:eastAsia="Calibri"/>
        </w:rPr>
        <w:t xml:space="preserve">additional </w:t>
      </w:r>
      <w:r w:rsidRPr="00AF3594">
        <w:rPr>
          <w:rFonts w:eastAsia="Calibri"/>
        </w:rPr>
        <w:t xml:space="preserve">contact will be made with the withdrawn participant. Withdrawal status will be documented in the study’s record system. If a participant wishes to re-join the study, they </w:t>
      </w:r>
      <w:r w:rsidR="001F70D5">
        <w:rPr>
          <w:rFonts w:eastAsia="Calibri"/>
        </w:rPr>
        <w:t>will be able to</w:t>
      </w:r>
      <w:r w:rsidR="001F70D5" w:rsidRPr="00AF3594">
        <w:rPr>
          <w:rFonts w:eastAsia="Calibri"/>
        </w:rPr>
        <w:t xml:space="preserve"> </w:t>
      </w:r>
      <w:r w:rsidRPr="00AF3594">
        <w:rPr>
          <w:rFonts w:eastAsia="Calibri"/>
        </w:rPr>
        <w:t xml:space="preserve">do so after providing </w:t>
      </w:r>
      <w:r w:rsidR="002B6056">
        <w:rPr>
          <w:rFonts w:eastAsia="Calibri"/>
        </w:rPr>
        <w:t xml:space="preserve">a new </w:t>
      </w:r>
      <w:r w:rsidRPr="00AF3594">
        <w:rPr>
          <w:rFonts w:eastAsia="Calibri"/>
        </w:rPr>
        <w:t xml:space="preserve">consent. </w:t>
      </w:r>
    </w:p>
    <w:p w14:paraId="483914C5" w14:textId="27099206" w:rsidR="00117286" w:rsidRDefault="00117286" w:rsidP="000C0B93">
      <w:pPr>
        <w:pStyle w:val="Normal2"/>
        <w:numPr>
          <w:ilvl w:val="0"/>
          <w:numId w:val="99"/>
        </w:numPr>
        <w:spacing w:before="120" w:after="120"/>
        <w:ind w:left="360"/>
        <w:rPr>
          <w:rFonts w:eastAsia="Calibri"/>
        </w:rPr>
      </w:pPr>
      <w:r w:rsidRPr="1A6487BE">
        <w:rPr>
          <w:rFonts w:eastAsia="Calibri"/>
          <w:b/>
          <w:bCs/>
        </w:rPr>
        <w:t>Revocation</w:t>
      </w:r>
      <w:r w:rsidRPr="00AF3594">
        <w:rPr>
          <w:rFonts w:eastAsia="Calibri"/>
        </w:rPr>
        <w:t>: Participants who</w:t>
      </w:r>
      <w:r w:rsidRPr="00AF3594">
        <w:rPr>
          <w:rFonts w:eastAsia="Calibri"/>
          <w:shd w:val="clear" w:color="auto" w:fill="FFFFFF"/>
        </w:rPr>
        <w:t xml:space="preserve"> choose to withdraw from the study research and also revoke authorization in writing for continued use or disclosure of their personal health information that was already obtained in the research, analysis of that personal health information will only continue to the extent necessary to protect the integrity of the study.</w:t>
      </w:r>
      <w:r w:rsidR="00BE6266">
        <w:rPr>
          <w:rFonts w:eastAsia="Calibri"/>
          <w:shd w:val="clear" w:color="auto" w:fill="FFFFFF"/>
        </w:rPr>
        <w:t xml:space="preserve"> </w:t>
      </w:r>
      <w:r w:rsidRPr="00AF3594">
        <w:rPr>
          <w:rFonts w:eastAsia="Calibri"/>
        </w:rPr>
        <w:t>Previously</w:t>
      </w:r>
      <w:r w:rsidR="001F70D5">
        <w:rPr>
          <w:rFonts w:eastAsia="Calibri"/>
        </w:rPr>
        <w:t xml:space="preserve"> </w:t>
      </w:r>
      <w:r w:rsidRPr="00AF3594">
        <w:rPr>
          <w:rFonts w:eastAsia="Calibri"/>
        </w:rPr>
        <w:t xml:space="preserve">collected data and biospecimens </w:t>
      </w:r>
      <w:r w:rsidR="001F70D5">
        <w:rPr>
          <w:rFonts w:eastAsia="Calibri"/>
        </w:rPr>
        <w:t xml:space="preserve">stored at the NCI central repository </w:t>
      </w:r>
      <w:r w:rsidRPr="00AF3594">
        <w:rPr>
          <w:rFonts w:eastAsia="Calibri"/>
        </w:rPr>
        <w:t xml:space="preserve">will be destroyed (see </w:t>
      </w:r>
      <w:hyperlink w:anchor="_Toc467166662" w:history="1">
        <w:hyperlink w:anchor="_Biospecimen_Evaluations" w:history="1">
          <w:r w:rsidR="005071B7" w:rsidRPr="00AF3594">
            <w:rPr>
              <w:color w:val="0070C0"/>
              <w:u w:val="single"/>
            </w:rPr>
            <w:t xml:space="preserve">Section </w:t>
          </w:r>
          <w:r w:rsidR="005071B7">
            <w:rPr>
              <w:color w:val="0070C0"/>
              <w:u w:val="single"/>
            </w:rPr>
            <w:t>7.3</w:t>
          </w:r>
          <w:r w:rsidR="005071B7" w:rsidRPr="00AF3594">
            <w:rPr>
              <w:color w:val="0070C0"/>
              <w:u w:val="single"/>
            </w:rPr>
            <w:t xml:space="preserve"> Biospecimen </w:t>
          </w:r>
          <w:r w:rsidR="005071B7">
            <w:rPr>
              <w:color w:val="0070C0"/>
              <w:u w:val="single"/>
            </w:rPr>
            <w:t>Evaluations</w:t>
          </w:r>
        </w:hyperlink>
        <w:r w:rsidRPr="00A83913">
          <w:rPr>
            <w:rStyle w:val="Hyperlink"/>
            <w:rFonts w:eastAsia="Calibri"/>
            <w:color w:val="auto"/>
          </w:rPr>
          <w:t>)</w:t>
        </w:r>
      </w:hyperlink>
      <w:r w:rsidRPr="0040550D">
        <w:rPr>
          <w:rFonts w:eastAsia="Calibri"/>
          <w:color w:val="0563C1"/>
        </w:rPr>
        <w:t xml:space="preserve"> </w:t>
      </w:r>
      <w:r w:rsidRPr="00AF3594">
        <w:rPr>
          <w:rFonts w:eastAsia="Calibri"/>
        </w:rPr>
        <w:t xml:space="preserve">and excluded from future use; however, data or </w:t>
      </w:r>
      <w:r w:rsidR="001F70D5" w:rsidRPr="00AF3594">
        <w:rPr>
          <w:rFonts w:eastAsia="Calibri"/>
        </w:rPr>
        <w:t xml:space="preserve">biospecimens </w:t>
      </w:r>
      <w:r w:rsidRPr="00AF3594">
        <w:rPr>
          <w:rFonts w:eastAsia="Calibri"/>
        </w:rPr>
        <w:t xml:space="preserve">that were already distributed </w:t>
      </w:r>
      <w:r w:rsidR="001F70D5">
        <w:rPr>
          <w:rFonts w:eastAsia="Calibri"/>
        </w:rPr>
        <w:t xml:space="preserve">to other institutions </w:t>
      </w:r>
      <w:r w:rsidRPr="00AF3594">
        <w:rPr>
          <w:rFonts w:eastAsia="Calibri"/>
        </w:rPr>
        <w:t>for approved research use will not be able to be retrieved.</w:t>
      </w:r>
    </w:p>
    <w:p w14:paraId="6A20F396" w14:textId="0E1DF6AB" w:rsidR="00C05039" w:rsidRPr="003F0267" w:rsidRDefault="00082B85" w:rsidP="000C0B93">
      <w:pPr>
        <w:pStyle w:val="Heading2"/>
        <w:contextualSpacing/>
      </w:pPr>
      <w:bookmarkStart w:id="288" w:name="_Toc208233983"/>
      <w:r w:rsidRPr="003F0267">
        <w:t>Lost to Follow-up</w:t>
      </w:r>
      <w:bookmarkEnd w:id="288"/>
    </w:p>
    <w:p w14:paraId="4CA30500" w14:textId="4E10423B" w:rsidR="008B1EDA" w:rsidRDefault="1FDE1D7E" w:rsidP="000C0B93">
      <w:pPr>
        <w:pStyle w:val="Normal2"/>
        <w:spacing w:before="120" w:after="120"/>
        <w:ind w:left="0"/>
        <w:contextualSpacing w:val="0"/>
        <w:rPr>
          <w:rFonts w:eastAsia="Calibri"/>
          <w:color w:val="0070C0"/>
        </w:rPr>
      </w:pPr>
      <w:r w:rsidRPr="1FDE1D7E">
        <w:rPr>
          <w:rFonts w:eastAsia="Calibri"/>
        </w:rPr>
        <w:t xml:space="preserve">Every attempt will be made to obtain updated longitudinal data and study </w:t>
      </w:r>
      <w:r w:rsidR="00812EF2">
        <w:rPr>
          <w:rFonts w:eastAsia="Calibri"/>
        </w:rPr>
        <w:t>endpoints</w:t>
      </w:r>
      <w:r w:rsidR="00812EF2" w:rsidRPr="1FDE1D7E">
        <w:rPr>
          <w:rFonts w:eastAsia="Calibri"/>
        </w:rPr>
        <w:t xml:space="preserve"> </w:t>
      </w:r>
      <w:r w:rsidRPr="1FDE1D7E">
        <w:rPr>
          <w:rFonts w:eastAsia="Calibri"/>
        </w:rPr>
        <w:t xml:space="preserve">with long-term follow-up of study participants via the secure participant application. Even participants who leave the IHCS will continue to be followed through serial contacts, questionnaires, and collection of biospecimens (e.g., serial blood specimens) whenever possible (see </w:t>
      </w:r>
      <w:hyperlink w:anchor="_Biospecimen_Evaluations" w:history="1">
        <w:r w:rsidRPr="00EC712C">
          <w:rPr>
            <w:rStyle w:val="Hyperlink"/>
          </w:rPr>
          <w:t>Section 7.3 Biospecimen Evaluations</w:t>
        </w:r>
      </w:hyperlink>
      <w:r w:rsidRPr="00A83913">
        <w:rPr>
          <w:rFonts w:eastAsia="Calibri"/>
          <w:color w:val="000000" w:themeColor="text1"/>
        </w:rPr>
        <w:t>)</w:t>
      </w:r>
      <w:r w:rsidRPr="00EC712C">
        <w:rPr>
          <w:rFonts w:eastAsia="Calibri"/>
          <w:color w:val="000000" w:themeColor="text1"/>
        </w:rPr>
        <w:t>.</w:t>
      </w:r>
      <w:r w:rsidRPr="1FDE1D7E">
        <w:rPr>
          <w:rFonts w:eastAsia="Calibri"/>
          <w:color w:val="000000" w:themeColor="text1"/>
        </w:rPr>
        <w:t xml:space="preserve"> Participants who no longer respond to the secure participant application, email, text messages or letters </w:t>
      </w:r>
      <w:r w:rsidR="00971F86">
        <w:rPr>
          <w:rFonts w:eastAsia="Calibri"/>
          <w:color w:val="000000" w:themeColor="text1"/>
        </w:rPr>
        <w:t xml:space="preserve">and are still members of the IHCS </w:t>
      </w:r>
      <w:r w:rsidRPr="1FDE1D7E">
        <w:rPr>
          <w:rFonts w:eastAsia="Calibri"/>
          <w:color w:val="000000" w:themeColor="text1"/>
        </w:rPr>
        <w:t xml:space="preserve">may be telephoned by IHCS study staff </w:t>
      </w:r>
      <w:r w:rsidR="009D5FF5">
        <w:rPr>
          <w:rFonts w:eastAsia="Calibri"/>
          <w:color w:val="000000" w:themeColor="text1"/>
        </w:rPr>
        <w:t xml:space="preserve">using updated information from the EHR </w:t>
      </w:r>
      <w:r w:rsidRPr="1FDE1D7E">
        <w:rPr>
          <w:rFonts w:eastAsia="Calibri"/>
          <w:color w:val="000000" w:themeColor="text1"/>
        </w:rPr>
        <w:t>(</w:t>
      </w:r>
      <w:hyperlink w:anchor="_Strategies_for_Recruitment" w:history="1">
        <w:r w:rsidRPr="00EC712C">
          <w:rPr>
            <w:rStyle w:val="Hyperlink"/>
            <w:rFonts w:eastAsia="Calibri"/>
          </w:rPr>
          <w:t>Section 5.6 Strategies of Recruitment and Retention</w:t>
        </w:r>
      </w:hyperlink>
      <w:r w:rsidRPr="1FDE1D7E">
        <w:rPr>
          <w:rFonts w:eastAsia="Calibri"/>
          <w:color w:val="000000" w:themeColor="text1"/>
        </w:rPr>
        <w:t xml:space="preserve">). </w:t>
      </w:r>
      <w:r w:rsidRPr="1FDE1D7E">
        <w:rPr>
          <w:rFonts w:eastAsia="Calibri"/>
        </w:rPr>
        <w:t xml:space="preserve">Existing data and biospecimens from </w:t>
      </w:r>
      <w:r w:rsidRPr="1FDE1D7E">
        <w:rPr>
          <w:rFonts w:eastAsia="Calibri"/>
          <w:color w:val="000000" w:themeColor="text1"/>
        </w:rPr>
        <w:t>lost to follow-up</w:t>
      </w:r>
      <w:r w:rsidRPr="1FDE1D7E">
        <w:rPr>
          <w:rFonts w:eastAsia="Calibri"/>
        </w:rPr>
        <w:t xml:space="preserve"> participants will continue to be available for future research.</w:t>
      </w:r>
    </w:p>
    <w:p w14:paraId="31642157" w14:textId="6BEBBE58" w:rsidR="003F0267" w:rsidRDefault="00033D14" w:rsidP="000C0B93">
      <w:pPr>
        <w:pStyle w:val="Normal2"/>
        <w:spacing w:before="120" w:after="120"/>
        <w:ind w:left="0"/>
        <w:contextualSpacing w:val="0"/>
        <w:rPr>
          <w:rFonts w:eastAsia="Calibri"/>
        </w:rPr>
      </w:pPr>
      <w:r w:rsidRPr="00006AC4">
        <w:rPr>
          <w:rFonts w:eastAsia="Calibri"/>
        </w:rPr>
        <w:t xml:space="preserve">Despite the study staff’s best efforts, </w:t>
      </w:r>
      <w:r w:rsidR="00D34F2E">
        <w:rPr>
          <w:rFonts w:eastAsia="Calibri"/>
        </w:rPr>
        <w:t xml:space="preserve">there will be </w:t>
      </w:r>
      <w:r w:rsidRPr="00006AC4">
        <w:rPr>
          <w:rFonts w:eastAsia="Calibri"/>
        </w:rPr>
        <w:t xml:space="preserve">participants lost to follow-up given the </w:t>
      </w:r>
      <w:r w:rsidR="00D66C9C">
        <w:rPr>
          <w:rFonts w:eastAsia="Calibri"/>
        </w:rPr>
        <w:t>l</w:t>
      </w:r>
      <w:r w:rsidRPr="00006AC4">
        <w:rPr>
          <w:rFonts w:eastAsia="Calibri"/>
        </w:rPr>
        <w:t xml:space="preserve">ong duration of the study. </w:t>
      </w:r>
      <w:r w:rsidR="003F0267" w:rsidRPr="008C0886">
        <w:rPr>
          <w:rFonts w:eastAsia="Calibri"/>
        </w:rPr>
        <w:t xml:space="preserve">Depending on the </w:t>
      </w:r>
      <w:r w:rsidR="002C03C9">
        <w:rPr>
          <w:rFonts w:eastAsia="Calibri"/>
        </w:rPr>
        <w:t xml:space="preserve">statistical </w:t>
      </w:r>
      <w:r w:rsidR="003F0267" w:rsidRPr="008C0886">
        <w:rPr>
          <w:rFonts w:eastAsia="Calibri"/>
        </w:rPr>
        <w:t xml:space="preserve">analysis, different approaches can be </w:t>
      </w:r>
      <w:r w:rsidR="002C03C9">
        <w:rPr>
          <w:rFonts w:eastAsia="Calibri"/>
        </w:rPr>
        <w:t>implemented to handle</w:t>
      </w:r>
      <w:r w:rsidR="003F0267" w:rsidRPr="008C0886">
        <w:rPr>
          <w:rFonts w:eastAsia="Calibri"/>
        </w:rPr>
        <w:t xml:space="preserve"> missing data or loss to follow-up (i.e., individuals for whom we cannot determine cancer</w:t>
      </w:r>
      <w:r w:rsidR="00D34F2E">
        <w:rPr>
          <w:rFonts w:eastAsia="Calibri"/>
        </w:rPr>
        <w:t xml:space="preserve"> or vital</w:t>
      </w:r>
      <w:r w:rsidR="003F0267" w:rsidRPr="008C0886">
        <w:rPr>
          <w:rFonts w:eastAsia="Calibri"/>
        </w:rPr>
        <w:t xml:space="preserve"> </w:t>
      </w:r>
      <w:r w:rsidR="00E04237">
        <w:rPr>
          <w:rFonts w:eastAsia="Calibri"/>
        </w:rPr>
        <w:t>status</w:t>
      </w:r>
      <w:r w:rsidR="00E04237" w:rsidRPr="008C0886">
        <w:rPr>
          <w:rFonts w:eastAsia="Calibri"/>
        </w:rPr>
        <w:t xml:space="preserve"> </w:t>
      </w:r>
      <w:r w:rsidR="003F0267" w:rsidRPr="008C0886">
        <w:rPr>
          <w:rFonts w:eastAsia="Calibri"/>
        </w:rPr>
        <w:t xml:space="preserve">via active or passive follow-up). An example is multiple imputation, which is a general-purpose methodology that can be applied. In some situations, loss-to-follow-up </w:t>
      </w:r>
      <w:r w:rsidR="007527B1">
        <w:rPr>
          <w:rFonts w:eastAsia="Calibri"/>
        </w:rPr>
        <w:t>could</w:t>
      </w:r>
      <w:r w:rsidR="003F0267" w:rsidRPr="008C0886">
        <w:rPr>
          <w:rFonts w:eastAsia="Calibri"/>
        </w:rPr>
        <w:t xml:space="preserve"> be related to the underlying biological processes. In these cases, the probability of leaving the IHCS or having missing serial information </w:t>
      </w:r>
      <w:r w:rsidR="00D34F2E">
        <w:rPr>
          <w:rFonts w:eastAsia="Calibri"/>
        </w:rPr>
        <w:t>could</w:t>
      </w:r>
      <w:r w:rsidR="00D34F2E" w:rsidRPr="008C0886">
        <w:rPr>
          <w:rFonts w:eastAsia="Calibri"/>
        </w:rPr>
        <w:t xml:space="preserve"> </w:t>
      </w:r>
      <w:r w:rsidR="003F0267" w:rsidRPr="008C0886">
        <w:rPr>
          <w:rFonts w:eastAsia="Calibri"/>
        </w:rPr>
        <w:t xml:space="preserve">be related to an individual's risk of </w:t>
      </w:r>
      <w:r w:rsidR="00D34F2E">
        <w:rPr>
          <w:rFonts w:eastAsia="Calibri"/>
        </w:rPr>
        <w:t>developing</w:t>
      </w:r>
      <w:r w:rsidR="00D34F2E" w:rsidRPr="008C0886">
        <w:rPr>
          <w:rFonts w:eastAsia="Calibri"/>
        </w:rPr>
        <w:t xml:space="preserve"> </w:t>
      </w:r>
      <w:r w:rsidR="003F0267" w:rsidRPr="008C0886">
        <w:rPr>
          <w:rFonts w:eastAsia="Calibri"/>
        </w:rPr>
        <w:t xml:space="preserve">study endpoints. Shared random parameter models or pattern mixture models can be used to explicitly account for this type of missing data mechanism. For any planned analysis, the analysis plan should include a detailed description of how missing data </w:t>
      </w:r>
      <w:r w:rsidR="00D34F2E">
        <w:rPr>
          <w:rFonts w:eastAsia="Calibri"/>
        </w:rPr>
        <w:t xml:space="preserve">or lost to follow up </w:t>
      </w:r>
      <w:r w:rsidR="003F0267" w:rsidRPr="008C0886">
        <w:rPr>
          <w:rFonts w:eastAsia="Calibri"/>
        </w:rPr>
        <w:t>will be addressed.</w:t>
      </w:r>
    </w:p>
    <w:p w14:paraId="705C6489" w14:textId="053D610F" w:rsidR="001A2965" w:rsidRDefault="005F410D" w:rsidP="000C0B93">
      <w:pPr>
        <w:pStyle w:val="Heading1"/>
        <w:contextualSpacing/>
      </w:pPr>
      <w:bookmarkStart w:id="289" w:name="_Toc467166662"/>
      <w:bookmarkStart w:id="290" w:name="_Toc467166663"/>
      <w:bookmarkStart w:id="291" w:name="_Toc208233984"/>
      <w:bookmarkStart w:id="292" w:name="_Toc281240104"/>
      <w:bookmarkStart w:id="293" w:name="_Toc281240346"/>
      <w:bookmarkStart w:id="294" w:name="_Toc288125081"/>
      <w:bookmarkStart w:id="295" w:name="_Toc484520856"/>
      <w:bookmarkEnd w:id="289"/>
      <w:bookmarkEnd w:id="290"/>
      <w:r>
        <w:lastRenderedPageBreak/>
        <w:t>STUDY ASSESSMENTS AND PROCEDURES</w:t>
      </w:r>
      <w:bookmarkEnd w:id="291"/>
    </w:p>
    <w:p w14:paraId="1062FE3C" w14:textId="4C93419E" w:rsidR="00FB37D3" w:rsidRDefault="00FB37D3" w:rsidP="000C0B93">
      <w:pPr>
        <w:pStyle w:val="Heading2"/>
        <w:contextualSpacing/>
      </w:pPr>
      <w:bookmarkStart w:id="296" w:name="_Toc11143962"/>
      <w:bookmarkStart w:id="297" w:name="_Toc11143963"/>
      <w:bookmarkStart w:id="298" w:name="_Toc11143964"/>
      <w:bookmarkStart w:id="299" w:name="_Toc11143965"/>
      <w:bookmarkStart w:id="300" w:name="_Toc208233985"/>
      <w:bookmarkEnd w:id="296"/>
      <w:bookmarkEnd w:id="297"/>
      <w:bookmarkEnd w:id="298"/>
      <w:bookmarkEnd w:id="299"/>
      <w:r>
        <w:t>Screening Procedures</w:t>
      </w:r>
      <w:bookmarkEnd w:id="300"/>
    </w:p>
    <w:p w14:paraId="42B0047A" w14:textId="77777777" w:rsidR="00432DF8" w:rsidRPr="00432DF8" w:rsidRDefault="00432DF8" w:rsidP="000C0B93">
      <w:pPr>
        <w:pStyle w:val="Heading3"/>
        <w:contextualSpacing/>
      </w:pPr>
      <w:bookmarkStart w:id="301" w:name="_Screening_activities_performed"/>
      <w:bookmarkStart w:id="302" w:name="_Toc10012203"/>
      <w:bookmarkStart w:id="303" w:name="_Toc208233986"/>
      <w:bookmarkEnd w:id="301"/>
      <w:r w:rsidRPr="00432DF8">
        <w:t>Screening activities performed prior to obtaining informed consent</w:t>
      </w:r>
      <w:bookmarkEnd w:id="302"/>
      <w:bookmarkEnd w:id="303"/>
    </w:p>
    <w:p w14:paraId="42A9636B" w14:textId="655E6C65" w:rsidR="00117286" w:rsidRPr="00006AC4" w:rsidRDefault="00117286" w:rsidP="000C0B93">
      <w:pPr>
        <w:pStyle w:val="Normal2"/>
        <w:spacing w:before="120" w:after="120"/>
        <w:ind w:left="0"/>
        <w:rPr>
          <w:rFonts w:eastAsia="Calibri"/>
        </w:rPr>
      </w:pPr>
      <w:r w:rsidRPr="00006AC4">
        <w:rPr>
          <w:rFonts w:eastAsia="Calibri"/>
        </w:rPr>
        <w:t>A HIPAA Waiver of Authorization will be sought by the IHCS to screen for potential eligible study participants and conduct recruitment outreach prior to their informed consent. Participant screening and recruitment activities might include:</w:t>
      </w:r>
    </w:p>
    <w:p w14:paraId="7757D2AB" w14:textId="512CC358" w:rsidR="00117286" w:rsidRPr="00006AC4" w:rsidRDefault="26855DAC" w:rsidP="000C0B93">
      <w:pPr>
        <w:pStyle w:val="Normal2"/>
        <w:numPr>
          <w:ilvl w:val="0"/>
          <w:numId w:val="68"/>
        </w:numPr>
        <w:spacing w:before="120" w:after="120"/>
      </w:pPr>
      <w:r>
        <w:t xml:space="preserve">Email, written, in person or telephone communications </w:t>
      </w:r>
      <w:r w:rsidR="009D5FF5">
        <w:t xml:space="preserve">(e.g., </w:t>
      </w:r>
      <w:r w:rsidR="00567877">
        <w:t xml:space="preserve">phone call or text message) </w:t>
      </w:r>
      <w:r>
        <w:t xml:space="preserve">with prospective subjects (to cease when an individual has been offered participation and refused) </w:t>
      </w:r>
    </w:p>
    <w:p w14:paraId="7F39CFF2" w14:textId="4A909FDA" w:rsidR="00117286" w:rsidRPr="00006AC4" w:rsidRDefault="00117286" w:rsidP="000C0B93">
      <w:pPr>
        <w:pStyle w:val="Normal2"/>
        <w:numPr>
          <w:ilvl w:val="0"/>
          <w:numId w:val="68"/>
        </w:numPr>
        <w:spacing w:before="120" w:after="120"/>
      </w:pPr>
      <w:r w:rsidRPr="00006AC4">
        <w:t>Review of existing</w:t>
      </w:r>
      <w:r w:rsidR="006535A5" w:rsidRPr="00006AC4">
        <w:t xml:space="preserve"> administrative information (e.g., appointment history, upcoming visits) and/or</w:t>
      </w:r>
      <w:r w:rsidRPr="00006AC4">
        <w:t xml:space="preserve"> medical records (e.g., medical history, physical examination, laboratory studies)</w:t>
      </w:r>
    </w:p>
    <w:p w14:paraId="67EB716B" w14:textId="77777777" w:rsidR="00117286" w:rsidRPr="00006AC4" w:rsidRDefault="00117286" w:rsidP="000C0B93">
      <w:pPr>
        <w:pStyle w:val="Normal2"/>
        <w:numPr>
          <w:ilvl w:val="0"/>
          <w:numId w:val="68"/>
        </w:numPr>
        <w:spacing w:before="120" w:after="120"/>
      </w:pPr>
      <w:r w:rsidRPr="00006AC4">
        <w:t>Review of local tumor registry and related accession lists</w:t>
      </w:r>
    </w:p>
    <w:p w14:paraId="4E6B1579" w14:textId="23C786ED" w:rsidR="00117286" w:rsidRPr="00006AC4" w:rsidRDefault="00117286" w:rsidP="000C0B93">
      <w:pPr>
        <w:pStyle w:val="Normal2"/>
        <w:numPr>
          <w:ilvl w:val="0"/>
          <w:numId w:val="68"/>
        </w:numPr>
        <w:spacing w:before="120" w:after="120"/>
      </w:pPr>
      <w:r w:rsidRPr="00006AC4">
        <w:t>Review of existing MRI, X-ray</w:t>
      </w:r>
      <w:r w:rsidR="00513183">
        <w:t>,</w:t>
      </w:r>
      <w:r w:rsidRPr="00006AC4">
        <w:t xml:space="preserve"> or CT images</w:t>
      </w:r>
    </w:p>
    <w:p w14:paraId="7D23A99B" w14:textId="77777777" w:rsidR="00117286" w:rsidRPr="00006AC4" w:rsidRDefault="00117286" w:rsidP="000C0B93">
      <w:pPr>
        <w:pStyle w:val="Normal2"/>
        <w:numPr>
          <w:ilvl w:val="0"/>
          <w:numId w:val="68"/>
        </w:numPr>
        <w:spacing w:before="120" w:after="120"/>
        <w:contextualSpacing w:val="0"/>
      </w:pPr>
      <w:r w:rsidRPr="00006AC4">
        <w:t>Review of existing pathology specimens/reports from diagnostic specimens</w:t>
      </w:r>
    </w:p>
    <w:p w14:paraId="02CA006E" w14:textId="440678D4" w:rsidR="00117286" w:rsidRPr="00006AC4" w:rsidRDefault="00117286" w:rsidP="000C0B93">
      <w:pPr>
        <w:pStyle w:val="Normal2"/>
        <w:spacing w:before="120" w:after="120"/>
        <w:ind w:left="0"/>
        <w:contextualSpacing w:val="0"/>
        <w:rPr>
          <w:rFonts w:eastAsia="Calibri"/>
        </w:rPr>
      </w:pPr>
      <w:r w:rsidRPr="00006AC4">
        <w:rPr>
          <w:rFonts w:eastAsia="Calibri"/>
        </w:rPr>
        <w:t>These activities will be performed exclusively by the IHCS who have access to their patient/member information, in accordance with the HIPAA Waiver of Authorization and their privacy policies, thus minimizing any risks to the individuals. To accomplish this task, the IHCS will develop and deploy an algorithm to identify members or patients meeting the eligibility criteria. The algorithm may include existing EHR data, tumor registry data, pathology data and other existing data sources (e.g., claims data, mortality data) to identify potentially eligible participants and exclude those with a personal history of invasive cancer.</w:t>
      </w:r>
      <w:r w:rsidR="00365794" w:rsidRPr="00006AC4">
        <w:rPr>
          <w:rFonts w:eastAsia="Calibri"/>
        </w:rPr>
        <w:t xml:space="preserve"> </w:t>
      </w:r>
    </w:p>
    <w:p w14:paraId="23F93B72" w14:textId="77777777" w:rsidR="00432DF8" w:rsidRPr="00432DF8" w:rsidRDefault="00432DF8" w:rsidP="000C0B93">
      <w:pPr>
        <w:pStyle w:val="Heading3"/>
        <w:contextualSpacing/>
      </w:pPr>
      <w:bookmarkStart w:id="304" w:name="_Toc10012204"/>
      <w:bookmarkStart w:id="305" w:name="_Toc208233987"/>
      <w:r w:rsidRPr="00432DF8">
        <w:t>Screening activities performed after a consent for screening has been signed</w:t>
      </w:r>
      <w:bookmarkEnd w:id="304"/>
      <w:bookmarkEnd w:id="305"/>
    </w:p>
    <w:p w14:paraId="3F6A339C" w14:textId="7A767D34" w:rsidR="00914214" w:rsidRPr="00BD3AAB" w:rsidRDefault="00914214" w:rsidP="000C0B93">
      <w:pPr>
        <w:pStyle w:val="Normal2"/>
        <w:spacing w:before="120" w:after="120"/>
      </w:pPr>
      <w:bookmarkStart w:id="306" w:name="_Toc11143968"/>
      <w:bookmarkEnd w:id="306"/>
      <w:r w:rsidRPr="00423B0A">
        <w:t xml:space="preserve">This section is not </w:t>
      </w:r>
      <w:r w:rsidRPr="00BD3AAB">
        <w:t xml:space="preserve">applicable to our study. </w:t>
      </w:r>
    </w:p>
    <w:p w14:paraId="35781D63" w14:textId="15C74FDD" w:rsidR="005F410D" w:rsidRPr="00006AC4" w:rsidRDefault="005F410D" w:rsidP="000C0B93">
      <w:pPr>
        <w:pStyle w:val="Heading2"/>
        <w:contextualSpacing/>
      </w:pPr>
      <w:bookmarkStart w:id="307" w:name="_Clinical_Evaluations"/>
      <w:bookmarkStart w:id="308" w:name="_Toc208233988"/>
      <w:bookmarkEnd w:id="307"/>
      <w:r w:rsidRPr="00006AC4">
        <w:t>Clinical Evaluations</w:t>
      </w:r>
      <w:bookmarkEnd w:id="308"/>
    </w:p>
    <w:p w14:paraId="5C7A5C5A" w14:textId="46EDD337" w:rsidR="001A2965" w:rsidRDefault="620DD98A" w:rsidP="000C0B93">
      <w:pPr>
        <w:pStyle w:val="ListParagraph"/>
        <w:numPr>
          <w:ilvl w:val="0"/>
          <w:numId w:val="45"/>
        </w:numPr>
        <w:spacing w:before="120" w:after="120"/>
        <w:ind w:left="360"/>
      </w:pPr>
      <w:r w:rsidRPr="620DD98A">
        <w:rPr>
          <w:b/>
          <w:bCs/>
        </w:rPr>
        <w:t>Physical examination</w:t>
      </w:r>
      <w:r>
        <w:t>.</w:t>
      </w:r>
      <w:r w:rsidRPr="620DD98A">
        <w:rPr>
          <w:b/>
          <w:bCs/>
        </w:rPr>
        <w:t xml:space="preserve"> </w:t>
      </w:r>
      <w:r>
        <w:t>In follow-up activities, participants might be asked to have a</w:t>
      </w:r>
      <w:r w:rsidR="002C03C9">
        <w:t>n</w:t>
      </w:r>
      <w:r>
        <w:t>thro</w:t>
      </w:r>
      <w:r w:rsidR="002C03C9">
        <w:t>po</w:t>
      </w:r>
      <w:r>
        <w:t xml:space="preserve">metric measurements taken in the clinic or at home. </w:t>
      </w:r>
    </w:p>
    <w:p w14:paraId="5237DBED" w14:textId="703BCA54" w:rsidR="00B32EE7" w:rsidRDefault="006534D2" w:rsidP="000C0B93">
      <w:pPr>
        <w:pStyle w:val="ListParagraph"/>
        <w:numPr>
          <w:ilvl w:val="0"/>
          <w:numId w:val="45"/>
        </w:numPr>
        <w:spacing w:before="120" w:after="120"/>
        <w:ind w:left="360"/>
      </w:pPr>
      <w:r w:rsidRPr="00006AC4">
        <w:rPr>
          <w:b/>
          <w:bCs/>
        </w:rPr>
        <w:t>Radio</w:t>
      </w:r>
      <w:r w:rsidR="009055B5" w:rsidRPr="00006AC4">
        <w:rPr>
          <w:b/>
          <w:bCs/>
        </w:rPr>
        <w:t>graphic or other imaging assessments</w:t>
      </w:r>
      <w:r w:rsidR="009055B5">
        <w:t xml:space="preserve">. </w:t>
      </w:r>
      <w:r w:rsidR="00C316F3">
        <w:t>Archived i</w:t>
      </w:r>
      <w:r w:rsidR="009055B5">
        <w:t xml:space="preserve">mages performed </w:t>
      </w:r>
      <w:r w:rsidR="00C316F3">
        <w:t xml:space="preserve">in the past or future </w:t>
      </w:r>
      <w:r w:rsidR="009055B5">
        <w:t>as part of the participant</w:t>
      </w:r>
      <w:r w:rsidR="00C316F3">
        <w:t xml:space="preserve">’s medical care will be collected </w:t>
      </w:r>
      <w:r w:rsidR="001220F2">
        <w:t xml:space="preserve">as part of the study. Currently, the study protocol does not include </w:t>
      </w:r>
      <w:r w:rsidR="001220F2" w:rsidRPr="00006AC4">
        <w:rPr>
          <w:i/>
          <w:iCs/>
        </w:rPr>
        <w:t>de novo</w:t>
      </w:r>
      <w:r w:rsidR="001220F2">
        <w:t xml:space="preserve"> imaging. Any future plans will be submitted to the IRB prior to the initiation of study activities.</w:t>
      </w:r>
    </w:p>
    <w:p w14:paraId="63BD1727" w14:textId="7D42ECAF" w:rsidR="00575A0E" w:rsidRDefault="2983AFFB" w:rsidP="000C0B93">
      <w:pPr>
        <w:pStyle w:val="ListParagraph"/>
        <w:numPr>
          <w:ilvl w:val="0"/>
          <w:numId w:val="79"/>
        </w:numPr>
        <w:spacing w:before="120" w:after="120"/>
        <w:ind w:left="360"/>
      </w:pPr>
      <w:r w:rsidRPr="2983AFFB">
        <w:rPr>
          <w:rFonts w:eastAsia="Calibri"/>
          <w:b/>
          <w:bCs/>
        </w:rPr>
        <w:t>Questionnaire</w:t>
      </w:r>
      <w:r w:rsidR="00783713">
        <w:rPr>
          <w:rFonts w:eastAsia="Calibri"/>
          <w:b/>
          <w:bCs/>
        </w:rPr>
        <w:t>s</w:t>
      </w:r>
      <w:r w:rsidRPr="2983AFFB">
        <w:rPr>
          <w:rFonts w:eastAsia="Calibri"/>
        </w:rPr>
        <w:t xml:space="preserve">. </w:t>
      </w:r>
      <w:r w:rsidR="00783713">
        <w:rPr>
          <w:rFonts w:eastAsia="Calibri"/>
        </w:rPr>
        <w:t>Q</w:t>
      </w:r>
      <w:r w:rsidRPr="2983AFFB">
        <w:rPr>
          <w:rFonts w:eastAsia="Calibri"/>
        </w:rPr>
        <w:t xml:space="preserve">uestionnaires </w:t>
      </w:r>
      <w:r w:rsidR="00783713">
        <w:rPr>
          <w:rFonts w:eastAsia="Calibri"/>
        </w:rPr>
        <w:t>will be completed on the participant application. They will be designed to</w:t>
      </w:r>
      <w:r w:rsidRPr="2983AFFB">
        <w:rPr>
          <w:rFonts w:eastAsia="Calibri"/>
        </w:rPr>
        <w:t xml:space="preserve"> be completed on any web-enabled device (e.g., mobile phone, tablet, computer) by an individual or with assistance from study staff (e.g., at an IHCS visit or through the help desk). All questionnaires will be submitted to the IRB for approval prior to implementation. </w:t>
      </w:r>
      <w:r w:rsidR="003557BF">
        <w:rPr>
          <w:rFonts w:eastAsia="Calibri"/>
        </w:rPr>
        <w:t>Each</w:t>
      </w:r>
      <w:r w:rsidR="00783713">
        <w:rPr>
          <w:rFonts w:eastAsia="Calibri"/>
        </w:rPr>
        <w:t xml:space="preserve"> q</w:t>
      </w:r>
      <w:r w:rsidRPr="2983AFFB">
        <w:rPr>
          <w:rFonts w:eastAsia="Calibri"/>
        </w:rPr>
        <w:t>uestionnaire</w:t>
      </w:r>
      <w:r w:rsidR="00656BA3">
        <w:rPr>
          <w:rFonts w:eastAsia="Calibri"/>
        </w:rPr>
        <w:t xml:space="preserve"> module is</w:t>
      </w:r>
      <w:r w:rsidR="00783713">
        <w:rPr>
          <w:rFonts w:eastAsia="Calibri"/>
        </w:rPr>
        <w:t xml:space="preserve"> expected </w:t>
      </w:r>
      <w:r w:rsidRPr="2983AFFB">
        <w:rPr>
          <w:rFonts w:eastAsia="Calibri"/>
        </w:rPr>
        <w:t xml:space="preserve">to take, on average, </w:t>
      </w:r>
      <w:r w:rsidR="00C46822">
        <w:rPr>
          <w:rFonts w:eastAsia="Calibri"/>
        </w:rPr>
        <w:t>20-30 minutes but not to exceed an</w:t>
      </w:r>
      <w:r w:rsidRPr="2983AFFB">
        <w:rPr>
          <w:rFonts w:eastAsia="Calibri"/>
        </w:rPr>
        <w:t xml:space="preserve"> hour to complete.</w:t>
      </w:r>
      <w:r>
        <w:t xml:space="preserve"> </w:t>
      </w:r>
      <w:r w:rsidR="00783713">
        <w:t>Participants will receive reminders</w:t>
      </w:r>
      <w:r w:rsidR="00F277F7">
        <w:t xml:space="preserve"> to complete their questionnaires</w:t>
      </w:r>
      <w:r w:rsidR="00783713">
        <w:t xml:space="preserve"> (see “Reminders” in </w:t>
      </w:r>
      <w:hyperlink w:anchor="_Strategies_for_Recruitment" w:history="1">
        <w:r w:rsidR="00783713" w:rsidRPr="005D1248">
          <w:rPr>
            <w:rStyle w:val="Hyperlink"/>
          </w:rPr>
          <w:t>Section 5.6 Strategies for Recruitment and Retention</w:t>
        </w:r>
      </w:hyperlink>
      <w:r w:rsidR="00783713">
        <w:t>).</w:t>
      </w:r>
      <w:r>
        <w:t xml:space="preserve"> Participants will receive relevant information obtained from </w:t>
      </w:r>
      <w:r w:rsidR="00783713">
        <w:t>their</w:t>
      </w:r>
      <w:r>
        <w:t xml:space="preserve"> response</w:t>
      </w:r>
      <w:r w:rsidR="00F277F7">
        <w:t>s</w:t>
      </w:r>
      <w:r>
        <w:t xml:space="preserve"> to questionnaires (e.g., dietary/nutrient intake, physical activity) compared to the cohort or national distribution and national expert consensus recommendations.</w:t>
      </w:r>
    </w:p>
    <w:p w14:paraId="246F941B" w14:textId="4C6865E7" w:rsidR="00783713" w:rsidRPr="00783713" w:rsidRDefault="00783713" w:rsidP="000C0B93">
      <w:pPr>
        <w:pStyle w:val="ListParagraph"/>
        <w:numPr>
          <w:ilvl w:val="1"/>
          <w:numId w:val="79"/>
        </w:numPr>
        <w:spacing w:before="120" w:after="120"/>
        <w:ind w:left="720"/>
        <w:rPr>
          <w:rFonts w:eastAsia="Calibri"/>
        </w:rPr>
      </w:pPr>
      <w:r w:rsidRPr="00F277F7">
        <w:rPr>
          <w:rFonts w:eastAsia="Calibri"/>
          <w:b/>
          <w:bCs/>
        </w:rPr>
        <w:lastRenderedPageBreak/>
        <w:t>Baseline Questionnaires</w:t>
      </w:r>
      <w:r>
        <w:rPr>
          <w:rFonts w:eastAsia="Calibri"/>
        </w:rPr>
        <w:t xml:space="preserve">: </w:t>
      </w:r>
      <w:r w:rsidRPr="2983AFFB">
        <w:rPr>
          <w:rFonts w:eastAsia="Calibri"/>
        </w:rPr>
        <w:t>Participants will be asked to complete an electronic baseline questionnaire administered in four modules</w:t>
      </w:r>
      <w:r w:rsidR="00787D2A">
        <w:rPr>
          <w:rFonts w:eastAsia="Calibri"/>
        </w:rPr>
        <w:t xml:space="preserve"> (see </w:t>
      </w:r>
      <w:hyperlink w:anchor="_ATTACHMENTS" w:history="1">
        <w:r w:rsidR="00787D2A" w:rsidRPr="005D1248">
          <w:rPr>
            <w:rStyle w:val="Hyperlink"/>
            <w:rFonts w:eastAsia="Calibri"/>
          </w:rPr>
          <w:t xml:space="preserve">Section </w:t>
        </w:r>
        <w:r w:rsidR="005D1248" w:rsidRPr="005D1248">
          <w:rPr>
            <w:rStyle w:val="Hyperlink"/>
            <w:rFonts w:eastAsia="Calibri"/>
          </w:rPr>
          <w:t>12</w:t>
        </w:r>
        <w:r w:rsidR="00787D2A" w:rsidRPr="005D1248">
          <w:rPr>
            <w:rStyle w:val="Hyperlink"/>
            <w:rFonts w:eastAsia="Calibri"/>
          </w:rPr>
          <w:t xml:space="preserve"> Attachments</w:t>
        </w:r>
      </w:hyperlink>
      <w:r w:rsidR="00787D2A">
        <w:rPr>
          <w:rFonts w:eastAsia="Calibri"/>
        </w:rPr>
        <w:t>)</w:t>
      </w:r>
      <w:r w:rsidRPr="2983AFFB">
        <w:rPr>
          <w:rFonts w:eastAsia="Calibri"/>
        </w:rPr>
        <w:t xml:space="preserve"> to collect information on factors, such as demographics, behavior, anthropometry, environment and medical history, via the secure participant application.</w:t>
      </w:r>
      <w:r w:rsidRPr="00783713">
        <w:t xml:space="preserve"> </w:t>
      </w:r>
      <w:r>
        <w:t>Participants will be strongly encouraged to complete their baseline questionnaire within three months of enrollment but will be permitted to complete them at any time.</w:t>
      </w:r>
      <w:r w:rsidR="00A555CB">
        <w:t xml:space="preserve"> For each biospecimen collection, participants will be asked to c</w:t>
      </w:r>
      <w:r w:rsidR="00A555CB" w:rsidRPr="00EC712C">
        <w:t xml:space="preserve">omplete a </w:t>
      </w:r>
      <w:r w:rsidR="00F71576" w:rsidRPr="00EC712C">
        <w:t>questionnaire about recent exposu</w:t>
      </w:r>
      <w:r w:rsidR="00F71576" w:rsidRPr="00C74C3C">
        <w:t xml:space="preserve">res </w:t>
      </w:r>
      <w:r w:rsidR="00F71576" w:rsidRPr="00A83913">
        <w:t xml:space="preserve">(see </w:t>
      </w:r>
      <w:hyperlink w:anchor="_Biospecimen_Evaluations" w:history="1">
        <w:r w:rsidR="00F71576" w:rsidRPr="00A83913">
          <w:rPr>
            <w:rStyle w:val="Hyperlink"/>
          </w:rPr>
          <w:t xml:space="preserve">Section </w:t>
        </w:r>
        <w:r w:rsidR="0094310A" w:rsidRPr="00A83913">
          <w:rPr>
            <w:rStyle w:val="Hyperlink"/>
          </w:rPr>
          <w:t>7.3 Biospecimen Evaluations</w:t>
        </w:r>
      </w:hyperlink>
      <w:r w:rsidR="00F71576" w:rsidRPr="00A83913">
        <w:t>)</w:t>
      </w:r>
      <w:r w:rsidR="00F71576" w:rsidRPr="00EC712C">
        <w:t>.</w:t>
      </w:r>
    </w:p>
    <w:p w14:paraId="5EB2CFF7" w14:textId="77777777" w:rsidR="007A4A66" w:rsidRDefault="64F62ABB" w:rsidP="003E6473">
      <w:pPr>
        <w:pStyle w:val="ListParagraph"/>
        <w:numPr>
          <w:ilvl w:val="1"/>
          <w:numId w:val="79"/>
        </w:numPr>
        <w:spacing w:before="120" w:after="120"/>
        <w:ind w:left="720"/>
        <w:rPr>
          <w:rFonts w:eastAsia="Calibri"/>
        </w:rPr>
      </w:pPr>
      <w:r w:rsidRPr="64F62ABB">
        <w:rPr>
          <w:rFonts w:eastAsia="Calibri"/>
          <w:b/>
          <w:bCs/>
        </w:rPr>
        <w:t>Follow-up Questionnaires</w:t>
      </w:r>
      <w:r w:rsidRPr="64F62ABB">
        <w:rPr>
          <w:rFonts w:eastAsia="Calibri"/>
        </w:rPr>
        <w:t xml:space="preserve">. In addition to baseline questionnaires, participants will be asked to complete follow-up questionnaires, on average, every 6 months for the duration of the study. Questionnaires will include questions related to health as well as updates to basic contact information. It may be necessary to send more frequent questionnaires to accurately capture certain exposures such as dietary intake and physical activity. </w:t>
      </w:r>
    </w:p>
    <w:p w14:paraId="52EF86D4" w14:textId="77777777" w:rsidR="007A4A66" w:rsidRPr="00B268FF" w:rsidRDefault="1FDE1D7E" w:rsidP="007A4A66">
      <w:pPr>
        <w:pStyle w:val="ListParagraph"/>
        <w:numPr>
          <w:ilvl w:val="2"/>
          <w:numId w:val="79"/>
        </w:numPr>
        <w:spacing w:before="120" w:after="120"/>
        <w:rPr>
          <w:rFonts w:eastAsia="Calibri"/>
        </w:rPr>
      </w:pPr>
      <w:r w:rsidRPr="1FDE1D7E">
        <w:rPr>
          <w:rFonts w:eastAsia="Calibri"/>
        </w:rPr>
        <w:t xml:space="preserve">At six months after enrollment, </w:t>
      </w:r>
      <w:r>
        <w:t xml:space="preserve">participants will be asked to log their dietary intake using the NCI’s </w:t>
      </w:r>
      <w:hyperlink r:id="rId22">
        <w:r w:rsidRPr="1FDE1D7E">
          <w:rPr>
            <w:rStyle w:val="Hyperlink"/>
          </w:rPr>
          <w:t>Diet History Questionnaire III</w:t>
        </w:r>
      </w:hyperlink>
      <w:r>
        <w:t xml:space="preserve"> (DHQIII). </w:t>
      </w:r>
    </w:p>
    <w:p w14:paraId="4A18D7C4" w14:textId="77777777" w:rsidR="007A4A66" w:rsidRPr="00B268FF" w:rsidRDefault="1FDE1D7E" w:rsidP="007A4A66">
      <w:pPr>
        <w:pStyle w:val="ListParagraph"/>
        <w:numPr>
          <w:ilvl w:val="2"/>
          <w:numId w:val="79"/>
        </w:numPr>
        <w:spacing w:before="120" w:after="120"/>
        <w:rPr>
          <w:rFonts w:eastAsia="Calibri"/>
        </w:rPr>
      </w:pPr>
      <w:r>
        <w:t xml:space="preserve">Subsequently, participants will be asked to report 24-hour dietary intake and physical activity using validated instruments (e.g., NCI’s Automated Self-Administered 24-Hour Dietary Assessment Tool (ASA24) and Activities Collected over Time over 24 hours (ACT24)). </w:t>
      </w:r>
    </w:p>
    <w:p w14:paraId="12D8D014" w14:textId="7023246D" w:rsidR="009B6ED9" w:rsidRPr="00B268FF" w:rsidRDefault="00345540" w:rsidP="007A4A66">
      <w:pPr>
        <w:pStyle w:val="ListParagraph"/>
        <w:numPr>
          <w:ilvl w:val="2"/>
          <w:numId w:val="79"/>
        </w:numPr>
        <w:spacing w:before="120" w:after="120"/>
        <w:rPr>
          <w:rFonts w:eastAsia="Calibri"/>
        </w:rPr>
      </w:pPr>
      <w:r>
        <w:t>Participants will also be asked to complete the Patient-Reported Outcomes Measurement Information System (PROMIS) Survey</w:t>
      </w:r>
      <w:r w:rsidR="007A4A66">
        <w:t xml:space="preserve"> at 3-months post-enrollment</w:t>
      </w:r>
      <w:r>
        <w:t>.</w:t>
      </w:r>
    </w:p>
    <w:p w14:paraId="79E4C50A" w14:textId="38374F74" w:rsidR="007A4A66" w:rsidRPr="00B268FF" w:rsidRDefault="007A4A66" w:rsidP="007A4A66">
      <w:pPr>
        <w:pStyle w:val="ListParagraph"/>
        <w:numPr>
          <w:ilvl w:val="2"/>
          <w:numId w:val="79"/>
        </w:numPr>
        <w:spacing w:before="120" w:after="120"/>
        <w:rPr>
          <w:rFonts w:eastAsia="Calibri"/>
        </w:rPr>
      </w:pPr>
      <w:r>
        <w:t>At nine months post-enrollment, participants will be asked to complete the Cancer Screening History Survey.</w:t>
      </w:r>
    </w:p>
    <w:p w14:paraId="40E0D70B" w14:textId="2E12EEFA" w:rsidR="007A4A66" w:rsidRDefault="64F62ABB" w:rsidP="007A4A66">
      <w:pPr>
        <w:pStyle w:val="ListParagraph"/>
        <w:numPr>
          <w:ilvl w:val="1"/>
          <w:numId w:val="79"/>
        </w:numPr>
        <w:spacing w:before="120" w:after="120"/>
        <w:rPr>
          <w:rFonts w:eastAsia="Calibri"/>
        </w:rPr>
      </w:pPr>
      <w:r w:rsidRPr="64F62ABB">
        <w:rPr>
          <w:rFonts w:eastAsia="Calibri"/>
          <w:b/>
          <w:bCs/>
        </w:rPr>
        <w:t>Cross-sectional / One-Time Questionnaires.</w:t>
      </w:r>
      <w:r w:rsidRPr="64F62ABB">
        <w:rPr>
          <w:rFonts w:eastAsia="Calibri"/>
        </w:rPr>
        <w:t xml:space="preserve"> In addition to baseline and follow-up questionnaires, some participants may be selected to complete additional questionnaires that solicit feedback and interest on the Connect experience including current and future applications of MyConnect, study communications, study activities such as surveys and biospecimen collections, and return of information and results. These assessments may be provided to a subset of the study population for a limited duration for operational purposes. The feedback collected will be used operationally to guide future study activities but may also be used for research purposes.</w:t>
      </w:r>
    </w:p>
    <w:p w14:paraId="143D258A" w14:textId="1EEA585A" w:rsidR="00EE774E" w:rsidRDefault="00EE774E" w:rsidP="00EE774E">
      <w:pPr>
        <w:pStyle w:val="ListParagraph"/>
        <w:numPr>
          <w:ilvl w:val="2"/>
          <w:numId w:val="79"/>
        </w:numPr>
        <w:spacing w:before="120" w:after="120"/>
        <w:rPr>
          <w:rFonts w:eastAsia="Calibri"/>
        </w:rPr>
      </w:pPr>
      <w:r>
        <w:rPr>
          <w:rFonts w:eastAsia="Calibri"/>
        </w:rPr>
        <w:t>The 2024 Connect Experience Survey was provided to a subset of participants to solicit feedback on the Connect experience including use of MyConnect and current study activities.</w:t>
      </w:r>
    </w:p>
    <w:p w14:paraId="45BA7131" w14:textId="6C57324D" w:rsidR="00EE774E" w:rsidRPr="003E6473" w:rsidRDefault="64F62ABB" w:rsidP="00B268FF">
      <w:pPr>
        <w:pStyle w:val="ListParagraph"/>
        <w:numPr>
          <w:ilvl w:val="2"/>
          <w:numId w:val="79"/>
        </w:numPr>
        <w:spacing w:before="120" w:after="120"/>
        <w:rPr>
          <w:rFonts w:eastAsia="Calibri"/>
        </w:rPr>
      </w:pPr>
      <w:r w:rsidRPr="64F62ABB">
        <w:rPr>
          <w:rFonts w:eastAsia="Calibri"/>
        </w:rPr>
        <w:t>The 2025 Return of Results Preference Survey will be provided to a subset of participants to solicit feedback and preferences from participants around the type of information and results they would be interested in receiving back from Connect.</w:t>
      </w:r>
    </w:p>
    <w:p w14:paraId="7406371D" w14:textId="2D3D9725" w:rsidR="00FB4DFE" w:rsidRDefault="3D0EBE83" w:rsidP="000C0B93">
      <w:pPr>
        <w:pStyle w:val="ListParagraph"/>
        <w:numPr>
          <w:ilvl w:val="0"/>
          <w:numId w:val="79"/>
        </w:numPr>
        <w:spacing w:before="120" w:after="120"/>
        <w:ind w:left="360"/>
        <w:rPr>
          <w:rFonts w:eastAsia="Calibri"/>
        </w:rPr>
      </w:pPr>
      <w:r w:rsidRPr="3D0EBE83">
        <w:rPr>
          <w:b/>
          <w:bCs/>
        </w:rPr>
        <w:t>Linkage to EHR data or insurance claims data</w:t>
      </w:r>
      <w:r>
        <w:t xml:space="preserve">. </w:t>
      </w:r>
      <w:r w:rsidRPr="3D0EBE83">
        <w:rPr>
          <w:rFonts w:eastAsia="Calibri"/>
        </w:rPr>
        <w:t xml:space="preserve">EHR data, broadly defined to include medical history, medical imaging and any other health related data such as pathology reports, and insurance claims data will be requested from the participating IHCS for each of the consented participants with HIPAA authorization. The EHR requests will be made at baseline to obtain participant data prior to study enrollment and at each year after enrollment until the participant leaves the IHCS. The EHR data will be transferred from the IHCS to </w:t>
      </w:r>
      <w:r w:rsidRPr="3D0EBE83">
        <w:rPr>
          <w:rFonts w:eastAsia="Calibri"/>
        </w:rPr>
        <w:lastRenderedPageBreak/>
        <w:t>NCI using a secure file transfer protocol server with data encrypted in transit and during rest</w:t>
      </w:r>
      <w:r w:rsidR="00DF1DB6">
        <w:rPr>
          <w:rFonts w:eastAsia="Calibri"/>
        </w:rPr>
        <w:t xml:space="preserve"> (i.e., Box)</w:t>
      </w:r>
      <w:r w:rsidRPr="3D0EBE83">
        <w:rPr>
          <w:rFonts w:eastAsia="Calibri"/>
        </w:rPr>
        <w:t>. In addition to the participants’ IHCS EHRs, the study will explore the possibility of acquiring health records from other sources using existing and newly emerging tools. These alternate methods could include data linkages (e.g. imaging facilities, pharmacies) or obtaining records directly from participants, particularly for those who leave the IHCS or who receive health care outside of their IHCS. EHR from other healthcare providers can also be requested.</w:t>
      </w:r>
    </w:p>
    <w:p w14:paraId="5CDF9B44" w14:textId="48BC8C6A" w:rsidR="00BB5A42" w:rsidRPr="00764406" w:rsidRDefault="00BB5A42" w:rsidP="000C0B93">
      <w:pPr>
        <w:pStyle w:val="ListParagraph"/>
        <w:numPr>
          <w:ilvl w:val="0"/>
          <w:numId w:val="79"/>
        </w:numPr>
        <w:spacing w:before="120" w:after="120"/>
        <w:ind w:left="360"/>
        <w:rPr>
          <w:rFonts w:eastAsia="Calibri"/>
        </w:rPr>
      </w:pPr>
      <w:r>
        <w:rPr>
          <w:b/>
          <w:bCs/>
        </w:rPr>
        <w:t>Assessment of adverse events.</w:t>
      </w:r>
      <w:r>
        <w:rPr>
          <w:rFonts w:eastAsia="Calibri"/>
        </w:rPr>
        <w:t xml:space="preserve"> </w:t>
      </w:r>
      <w:r w:rsidR="00A53367">
        <w:rPr>
          <w:rFonts w:eastAsia="Calibri"/>
        </w:rPr>
        <w:t>Unexpected adverse events will be submitted to the IRB as soon as they occur.</w:t>
      </w:r>
    </w:p>
    <w:p w14:paraId="4AFEA8C7" w14:textId="6811B475" w:rsidR="005F410D" w:rsidRPr="00006AC4" w:rsidRDefault="005F410D" w:rsidP="000C0B93">
      <w:pPr>
        <w:pStyle w:val="Heading2"/>
        <w:contextualSpacing/>
      </w:pPr>
      <w:bookmarkStart w:id="309" w:name="_Biospecimen_Evaluations"/>
      <w:bookmarkStart w:id="310" w:name="_Toc208233989"/>
      <w:bookmarkEnd w:id="309"/>
      <w:r w:rsidRPr="00006AC4">
        <w:t>Biospecimen Evaluations</w:t>
      </w:r>
      <w:bookmarkEnd w:id="310"/>
    </w:p>
    <w:p w14:paraId="4CC380DD" w14:textId="12549D27" w:rsidR="00A00876" w:rsidRPr="00006AC4" w:rsidRDefault="620DD98A" w:rsidP="000C0B93">
      <w:pPr>
        <w:contextualSpacing/>
      </w:pPr>
      <w:r>
        <w:t xml:space="preserve">Multiple biological specimens, including dedicated research </w:t>
      </w:r>
      <w:r w:rsidRPr="005F7829">
        <w:t xml:space="preserve">samples and discard clinical specimens, will be collected at various time points during the study (see </w:t>
      </w:r>
      <w:hyperlink w:anchor="Table2" w:history="1">
        <w:r w:rsidRPr="005F7829">
          <w:rPr>
            <w:rStyle w:val="Hyperlink"/>
          </w:rPr>
          <w:t xml:space="preserve">Table </w:t>
        </w:r>
        <w:r w:rsidR="00D81D65" w:rsidRPr="005F7829">
          <w:rPr>
            <w:rStyle w:val="Hyperlink"/>
          </w:rPr>
          <w:t>2</w:t>
        </w:r>
      </w:hyperlink>
      <w:r w:rsidR="00D81D65" w:rsidRPr="005F7829">
        <w:t>)</w:t>
      </w:r>
      <w:r w:rsidRPr="005F7829">
        <w:t>. The baseline biospecimen collection will include dedicated research samples of blood, saliva and</w:t>
      </w:r>
      <w:r>
        <w:t xml:space="preserve"> urine. In addition, tissue samples from cancer precursors, other benign conditions and </w:t>
      </w:r>
      <w:r w:rsidR="00747361" w:rsidRPr="00FE1EE1">
        <w:t>non-cancerous</w:t>
      </w:r>
      <w:r w:rsidR="00747361" w:rsidDel="00747361">
        <w:t xml:space="preserve"> </w:t>
      </w:r>
      <w:r>
        <w:t>tissue collected as part of the participant’s medical care will be requested from the IHCS at baseline. During follow-up, we plan to repeat collection of the baseline specimens and obtain other biospecimen types and tissue from incident cancers and metastases or precursors. Detailed SOPs and MOOPs will be developed with details on these procedures. To ensure high uniformity of processing across the sites, detailed quality assurance and quality control programs will be established.</w:t>
      </w:r>
    </w:p>
    <w:p w14:paraId="262EB8F0" w14:textId="61EAB11A" w:rsidR="00A00876" w:rsidRPr="0087406B" w:rsidRDefault="002A5719" w:rsidP="002A5719">
      <w:pPr>
        <w:pStyle w:val="TableHead"/>
        <w:numPr>
          <w:ilvl w:val="0"/>
          <w:numId w:val="0"/>
        </w:numPr>
        <w:spacing w:before="120" w:after="120"/>
        <w:ind w:left="720" w:hanging="720"/>
      </w:pPr>
      <w:bookmarkStart w:id="311" w:name="_Ref22906742"/>
      <w:bookmarkStart w:id="312" w:name="_Ref22906750"/>
      <w:r>
        <w:t xml:space="preserve">Table 2. </w:t>
      </w:r>
      <w:r w:rsidR="00A00876" w:rsidRPr="00A4598D">
        <w:t xml:space="preserve">Types of </w:t>
      </w:r>
      <w:r w:rsidR="00A00876">
        <w:t>b</w:t>
      </w:r>
      <w:r w:rsidR="00A00876" w:rsidRPr="00A4598D">
        <w:t xml:space="preserve">iospecimens </w:t>
      </w:r>
      <w:r w:rsidR="00A00876">
        <w:t>c</w:t>
      </w:r>
      <w:r w:rsidR="00A00876" w:rsidRPr="00A4598D">
        <w:t xml:space="preserve">ollected from </w:t>
      </w:r>
      <w:r w:rsidR="00A00876">
        <w:t>s</w:t>
      </w:r>
      <w:r w:rsidR="00A00876" w:rsidRPr="00A4598D">
        <w:t xml:space="preserve">tudy </w:t>
      </w:r>
      <w:r w:rsidR="00A00876">
        <w:t>p</w:t>
      </w:r>
      <w:r w:rsidR="00A00876" w:rsidRPr="00A4598D">
        <w:t>articipants</w:t>
      </w:r>
      <w:bookmarkEnd w:id="311"/>
      <w:bookmarkEnd w:id="312"/>
    </w:p>
    <w:tbl>
      <w:tblPr>
        <w:tblStyle w:val="GridTable4-Accent3"/>
        <w:tblW w:w="8735" w:type="dxa"/>
        <w:tblInd w:w="-5" w:type="dxa"/>
        <w:tblLayout w:type="fixed"/>
        <w:tblLook w:val="0420" w:firstRow="1" w:lastRow="0" w:firstColumn="0" w:lastColumn="0" w:noHBand="0" w:noVBand="1"/>
      </w:tblPr>
      <w:tblGrid>
        <w:gridCol w:w="2183"/>
        <w:gridCol w:w="2184"/>
        <w:gridCol w:w="2184"/>
        <w:gridCol w:w="2184"/>
      </w:tblGrid>
      <w:tr w:rsidR="00A00876" w:rsidRPr="00AF3594" w14:paraId="0BFBD5CE" w14:textId="77777777" w:rsidTr="0703D8A4">
        <w:trPr>
          <w:cnfStyle w:val="100000000000" w:firstRow="1" w:lastRow="0" w:firstColumn="0" w:lastColumn="0" w:oddVBand="0" w:evenVBand="0" w:oddHBand="0" w:evenHBand="0" w:firstRowFirstColumn="0" w:firstRowLastColumn="0" w:lastRowFirstColumn="0" w:lastRowLastColumn="0"/>
          <w:trHeight w:val="553"/>
        </w:trPr>
        <w:tc>
          <w:tcPr>
            <w:tcW w:w="0" w:type="dxa"/>
          </w:tcPr>
          <w:p w14:paraId="6979A4AE" w14:textId="77777777" w:rsidR="00A00876" w:rsidRPr="00AF3594" w:rsidRDefault="00A00876" w:rsidP="00D50F94">
            <w:pPr>
              <w:pStyle w:val="Tabletext"/>
              <w:spacing w:before="0" w:after="120"/>
              <w:contextualSpacing/>
            </w:pPr>
            <w:bookmarkStart w:id="313" w:name="Table2"/>
            <w:r w:rsidRPr="00AF3594">
              <w:t>Biospecimen type</w:t>
            </w:r>
          </w:p>
        </w:tc>
        <w:tc>
          <w:tcPr>
            <w:tcW w:w="0" w:type="dxa"/>
          </w:tcPr>
          <w:p w14:paraId="7AAF8AB6" w14:textId="77777777" w:rsidR="00A00876" w:rsidRPr="00AF3594" w:rsidRDefault="00A00876" w:rsidP="00D50F94">
            <w:pPr>
              <w:pStyle w:val="Tabletext"/>
              <w:spacing w:before="0" w:after="120"/>
              <w:contextualSpacing/>
            </w:pPr>
            <w:r w:rsidRPr="00AF3594">
              <w:t>Research or Clinical Discard Specimens</w:t>
            </w:r>
          </w:p>
        </w:tc>
        <w:tc>
          <w:tcPr>
            <w:tcW w:w="0" w:type="dxa"/>
          </w:tcPr>
          <w:p w14:paraId="3B6970B6" w14:textId="77777777" w:rsidR="00A00876" w:rsidRPr="00AF3594" w:rsidRDefault="00A00876" w:rsidP="00D50F94">
            <w:pPr>
              <w:pStyle w:val="Tabletext"/>
              <w:spacing w:before="0" w:after="120"/>
              <w:contextualSpacing/>
            </w:pPr>
            <w:r w:rsidRPr="00AF3594">
              <w:t>Collection tube/kit and volume</w:t>
            </w:r>
          </w:p>
        </w:tc>
        <w:tc>
          <w:tcPr>
            <w:tcW w:w="0" w:type="dxa"/>
          </w:tcPr>
          <w:p w14:paraId="5715D50D" w14:textId="392C1E18" w:rsidR="00A00876" w:rsidRPr="00AF3594" w:rsidRDefault="00A00876" w:rsidP="00D50F94">
            <w:pPr>
              <w:pStyle w:val="Tabletext"/>
              <w:spacing w:before="0" w:after="120"/>
              <w:contextualSpacing/>
            </w:pPr>
            <w:r w:rsidRPr="00AF3594">
              <w:t xml:space="preserve">Collection </w:t>
            </w:r>
            <w:r w:rsidR="00CD5434">
              <w:t>timing</w:t>
            </w:r>
          </w:p>
          <w:p w14:paraId="7B9B32E1" w14:textId="77777777" w:rsidR="00A00876" w:rsidRPr="00AF3594" w:rsidRDefault="00A00876" w:rsidP="00D50F94">
            <w:pPr>
              <w:pStyle w:val="Tabletext"/>
              <w:spacing w:before="0" w:after="120"/>
              <w:contextualSpacing/>
            </w:pPr>
          </w:p>
        </w:tc>
      </w:tr>
      <w:tr w:rsidR="00A00876" w:rsidRPr="00AF3594" w14:paraId="68319DA4" w14:textId="77777777" w:rsidTr="0703D8A4">
        <w:trPr>
          <w:cnfStyle w:val="000000100000" w:firstRow="0" w:lastRow="0" w:firstColumn="0" w:lastColumn="0" w:oddVBand="0" w:evenVBand="0" w:oddHBand="1" w:evenHBand="0" w:firstRowFirstColumn="0" w:firstRowLastColumn="0" w:lastRowFirstColumn="0" w:lastRowLastColumn="0"/>
          <w:trHeight w:val="282"/>
        </w:trPr>
        <w:tc>
          <w:tcPr>
            <w:tcW w:w="0" w:type="dxa"/>
          </w:tcPr>
          <w:p w14:paraId="5746013F" w14:textId="77777777" w:rsidR="00A00876" w:rsidRPr="00AF3594" w:rsidRDefault="00A00876" w:rsidP="00D50F94">
            <w:pPr>
              <w:pStyle w:val="Tabletext"/>
              <w:spacing w:before="0" w:after="120"/>
              <w:contextualSpacing/>
            </w:pPr>
            <w:r w:rsidRPr="00AF3594">
              <w:t>Blood</w:t>
            </w:r>
          </w:p>
        </w:tc>
        <w:tc>
          <w:tcPr>
            <w:tcW w:w="0" w:type="dxa"/>
          </w:tcPr>
          <w:p w14:paraId="33AABDAE" w14:textId="3CEAAED0" w:rsidR="00A00876" w:rsidRPr="00AF3594" w:rsidRDefault="1FDE1D7E" w:rsidP="00D50F94">
            <w:pPr>
              <w:pStyle w:val="Tabletext"/>
              <w:spacing w:before="0" w:after="120"/>
              <w:contextualSpacing/>
              <w:rPr>
                <w:i/>
                <w:iCs/>
              </w:rPr>
            </w:pPr>
            <w:r>
              <w:t>Research</w:t>
            </w:r>
            <w:r w:rsidR="002E7A6D">
              <w:t xml:space="preserve"> or Clinical Discard</w:t>
            </w:r>
          </w:p>
        </w:tc>
        <w:tc>
          <w:tcPr>
            <w:tcW w:w="0" w:type="dxa"/>
          </w:tcPr>
          <w:p w14:paraId="383B965A" w14:textId="77777777" w:rsidR="00A00876" w:rsidRPr="00AF3594" w:rsidRDefault="00A00876" w:rsidP="00D50F94">
            <w:pPr>
              <w:pStyle w:val="Tabletext"/>
              <w:spacing w:before="0" w:after="120"/>
              <w:contextualSpacing/>
            </w:pPr>
            <w:r>
              <w:t>Serum and plasma tubes, &lt;48 ml</w:t>
            </w:r>
          </w:p>
        </w:tc>
        <w:tc>
          <w:tcPr>
            <w:tcW w:w="0" w:type="dxa"/>
          </w:tcPr>
          <w:p w14:paraId="6103C1E0" w14:textId="77777777" w:rsidR="00A00876" w:rsidRPr="00AF3594" w:rsidRDefault="00A00876" w:rsidP="00D50F94">
            <w:pPr>
              <w:pStyle w:val="Tabletext"/>
              <w:spacing w:before="0" w:after="120"/>
              <w:contextualSpacing/>
            </w:pPr>
            <w:r w:rsidRPr="00AF3594">
              <w:t>Baseline and every</w:t>
            </w:r>
            <w:r>
              <w:t xml:space="preserve"> </w:t>
            </w:r>
            <w:r w:rsidRPr="00AF3594">
              <w:t>2-3 years</w:t>
            </w:r>
          </w:p>
        </w:tc>
      </w:tr>
      <w:tr w:rsidR="00A00876" w:rsidRPr="00AF3594" w14:paraId="3117B1CB" w14:textId="77777777" w:rsidTr="0703D8A4">
        <w:trPr>
          <w:trHeight w:val="282"/>
        </w:trPr>
        <w:tc>
          <w:tcPr>
            <w:tcW w:w="0" w:type="dxa"/>
          </w:tcPr>
          <w:p w14:paraId="527992AA" w14:textId="77777777" w:rsidR="00A00876" w:rsidRPr="00AF3594" w:rsidRDefault="00A00876" w:rsidP="00D50F94">
            <w:pPr>
              <w:pStyle w:val="Tabletext"/>
              <w:spacing w:before="0" w:after="120"/>
              <w:contextualSpacing/>
            </w:pPr>
            <w:r w:rsidRPr="00AF3594">
              <w:t>Urine</w:t>
            </w:r>
          </w:p>
        </w:tc>
        <w:tc>
          <w:tcPr>
            <w:tcW w:w="0" w:type="dxa"/>
          </w:tcPr>
          <w:p w14:paraId="1CFC67CA" w14:textId="77777777" w:rsidR="00A00876" w:rsidRPr="00AF3594" w:rsidRDefault="00A00876" w:rsidP="00D50F94">
            <w:pPr>
              <w:pStyle w:val="Tabletext"/>
              <w:spacing w:before="0" w:after="120"/>
              <w:contextualSpacing/>
              <w:rPr>
                <w:i/>
                <w:iCs/>
              </w:rPr>
            </w:pPr>
            <w:r w:rsidRPr="00AF3594">
              <w:t>Research</w:t>
            </w:r>
          </w:p>
        </w:tc>
        <w:tc>
          <w:tcPr>
            <w:tcW w:w="0" w:type="dxa"/>
          </w:tcPr>
          <w:p w14:paraId="1A2676AB" w14:textId="77777777" w:rsidR="00A00876" w:rsidRPr="00AF3594" w:rsidRDefault="1FDE1D7E" w:rsidP="00D50F94">
            <w:pPr>
              <w:pStyle w:val="Tabletext"/>
              <w:spacing w:before="0" w:after="120"/>
              <w:contextualSpacing/>
            </w:pPr>
            <w:r>
              <w:t>Spot urine, 10 ml from a larger collection cup</w:t>
            </w:r>
          </w:p>
        </w:tc>
        <w:tc>
          <w:tcPr>
            <w:tcW w:w="0" w:type="dxa"/>
          </w:tcPr>
          <w:p w14:paraId="50A34022" w14:textId="77777777" w:rsidR="00A00876" w:rsidRPr="00AF3594" w:rsidRDefault="00A00876" w:rsidP="00D50F94">
            <w:pPr>
              <w:pStyle w:val="Tabletext"/>
              <w:spacing w:before="0" w:after="120"/>
              <w:contextualSpacing/>
            </w:pPr>
            <w:r w:rsidRPr="00AF3594">
              <w:t xml:space="preserve">Baseline and </w:t>
            </w:r>
          </w:p>
          <w:p w14:paraId="21E0332B" w14:textId="77777777" w:rsidR="00A00876" w:rsidRPr="00AF3594" w:rsidRDefault="00A00876" w:rsidP="00D50F94">
            <w:pPr>
              <w:pStyle w:val="Tabletext"/>
              <w:spacing w:before="0" w:after="120"/>
              <w:contextualSpacing/>
            </w:pPr>
            <w:r w:rsidRPr="00AF3594">
              <w:t>follow up</w:t>
            </w:r>
          </w:p>
        </w:tc>
      </w:tr>
      <w:tr w:rsidR="00A00876" w:rsidRPr="00AF3594" w14:paraId="0F118043" w14:textId="77777777" w:rsidTr="0703D8A4">
        <w:trPr>
          <w:cnfStyle w:val="000000100000" w:firstRow="0" w:lastRow="0" w:firstColumn="0" w:lastColumn="0" w:oddVBand="0" w:evenVBand="0" w:oddHBand="1" w:evenHBand="0" w:firstRowFirstColumn="0" w:firstRowLastColumn="0" w:lastRowFirstColumn="0" w:lastRowLastColumn="0"/>
          <w:trHeight w:val="282"/>
        </w:trPr>
        <w:tc>
          <w:tcPr>
            <w:tcW w:w="0" w:type="dxa"/>
          </w:tcPr>
          <w:p w14:paraId="750C82EC" w14:textId="77777777" w:rsidR="00A00876" w:rsidRPr="00AF3594" w:rsidRDefault="00A00876" w:rsidP="00D50F94">
            <w:pPr>
              <w:pStyle w:val="Tabletext"/>
              <w:spacing w:before="0" w:after="120"/>
              <w:contextualSpacing/>
            </w:pPr>
            <w:r w:rsidRPr="00AF3594">
              <w:t>Saliva</w:t>
            </w:r>
          </w:p>
        </w:tc>
        <w:tc>
          <w:tcPr>
            <w:tcW w:w="0" w:type="dxa"/>
          </w:tcPr>
          <w:p w14:paraId="7C079131" w14:textId="77777777" w:rsidR="00A00876" w:rsidRPr="00AF3594" w:rsidRDefault="00A00876" w:rsidP="00D50F94">
            <w:pPr>
              <w:pStyle w:val="Tabletext"/>
              <w:spacing w:before="0" w:after="120"/>
              <w:contextualSpacing/>
              <w:rPr>
                <w:i/>
                <w:iCs/>
              </w:rPr>
            </w:pPr>
            <w:r w:rsidRPr="00AF3594">
              <w:t>Research</w:t>
            </w:r>
          </w:p>
        </w:tc>
        <w:tc>
          <w:tcPr>
            <w:tcW w:w="0" w:type="dxa"/>
          </w:tcPr>
          <w:p w14:paraId="4959EF93" w14:textId="1EAD99BA" w:rsidR="00A00876" w:rsidRPr="00AF3594" w:rsidRDefault="00A00876" w:rsidP="00D50F94">
            <w:pPr>
              <w:pStyle w:val="Tabletext"/>
              <w:spacing w:before="0" w:after="120"/>
              <w:contextualSpacing/>
            </w:pPr>
            <w:r w:rsidRPr="00AF3594">
              <w:t xml:space="preserve">Scope mouthwash </w:t>
            </w:r>
            <w:r w:rsidR="00226473">
              <w:t xml:space="preserve">or other collection </w:t>
            </w:r>
            <w:r w:rsidRPr="00AF3594">
              <w:t xml:space="preserve">kit, </w:t>
            </w:r>
          </w:p>
          <w:p w14:paraId="1A48AE1A" w14:textId="77777777" w:rsidR="00A00876" w:rsidRPr="00AF3594" w:rsidRDefault="00A00876" w:rsidP="00D50F94">
            <w:pPr>
              <w:pStyle w:val="Tabletext"/>
              <w:spacing w:before="0" w:after="120"/>
              <w:contextualSpacing/>
              <w:rPr>
                <w:iCs/>
              </w:rPr>
            </w:pPr>
            <w:r w:rsidRPr="00AF3594">
              <w:t>10 ml</w:t>
            </w:r>
          </w:p>
        </w:tc>
        <w:tc>
          <w:tcPr>
            <w:tcW w:w="0" w:type="dxa"/>
          </w:tcPr>
          <w:p w14:paraId="714BCACC" w14:textId="77777777" w:rsidR="00A00876" w:rsidRPr="00AF3594" w:rsidRDefault="00A00876" w:rsidP="00D50F94">
            <w:pPr>
              <w:pStyle w:val="Tabletext"/>
              <w:spacing w:before="0" w:after="120"/>
              <w:contextualSpacing/>
            </w:pPr>
            <w:r w:rsidRPr="00AF3594">
              <w:t xml:space="preserve">Baseline and </w:t>
            </w:r>
          </w:p>
          <w:p w14:paraId="03AFEC86" w14:textId="77777777" w:rsidR="00A00876" w:rsidRPr="00AF3594" w:rsidRDefault="00A00876" w:rsidP="00D50F94">
            <w:pPr>
              <w:pStyle w:val="Tabletext"/>
              <w:spacing w:before="0" w:after="120"/>
              <w:contextualSpacing/>
            </w:pPr>
            <w:r w:rsidRPr="00AF3594">
              <w:t>follow up</w:t>
            </w:r>
          </w:p>
        </w:tc>
      </w:tr>
      <w:tr w:rsidR="00A00876" w:rsidRPr="00AF3594" w14:paraId="740B16F9" w14:textId="77777777" w:rsidTr="0703D8A4">
        <w:trPr>
          <w:trHeight w:val="270"/>
        </w:trPr>
        <w:tc>
          <w:tcPr>
            <w:tcW w:w="0" w:type="dxa"/>
          </w:tcPr>
          <w:p w14:paraId="2D724AEE" w14:textId="77777777" w:rsidR="00A00876" w:rsidRPr="00AF3594" w:rsidRDefault="00A00876" w:rsidP="00D50F94">
            <w:pPr>
              <w:pStyle w:val="Tabletext"/>
              <w:spacing w:before="0" w:after="120"/>
              <w:contextualSpacing/>
            </w:pPr>
            <w:r w:rsidRPr="00AF3594">
              <w:t>Feces</w:t>
            </w:r>
          </w:p>
        </w:tc>
        <w:tc>
          <w:tcPr>
            <w:tcW w:w="0" w:type="dxa"/>
          </w:tcPr>
          <w:p w14:paraId="14B155F8" w14:textId="534D38B4" w:rsidR="00A00876" w:rsidRPr="00AF3594" w:rsidRDefault="00A00876" w:rsidP="00D50F94">
            <w:pPr>
              <w:pStyle w:val="Tabletext"/>
              <w:spacing w:before="0" w:after="120"/>
              <w:contextualSpacing/>
              <w:rPr>
                <w:i/>
                <w:iCs/>
              </w:rPr>
            </w:pPr>
            <w:r w:rsidRPr="00AF3594">
              <w:t xml:space="preserve">Research or </w:t>
            </w:r>
            <w:r w:rsidR="005057BC">
              <w:t xml:space="preserve">Clinical </w:t>
            </w:r>
            <w:r w:rsidRPr="00AF3594">
              <w:t>Discard</w:t>
            </w:r>
          </w:p>
        </w:tc>
        <w:tc>
          <w:tcPr>
            <w:tcW w:w="0" w:type="dxa"/>
          </w:tcPr>
          <w:p w14:paraId="723BC5D6" w14:textId="77777777" w:rsidR="00A00876" w:rsidRPr="00AF3594" w:rsidRDefault="00A00876" w:rsidP="00D50F94">
            <w:pPr>
              <w:pStyle w:val="Tabletext"/>
              <w:spacing w:before="0" w:after="120"/>
              <w:contextualSpacing/>
            </w:pPr>
            <w:r>
              <w:t>FOBT or FIT, or self-collection kit</w:t>
            </w:r>
          </w:p>
        </w:tc>
        <w:tc>
          <w:tcPr>
            <w:tcW w:w="0" w:type="dxa"/>
          </w:tcPr>
          <w:p w14:paraId="7A218C2A" w14:textId="77777777" w:rsidR="00A00876" w:rsidRPr="00AF3594" w:rsidRDefault="00A00876" w:rsidP="00D50F94">
            <w:pPr>
              <w:pStyle w:val="Tabletext"/>
              <w:spacing w:before="0" w:after="120"/>
              <w:contextualSpacing/>
            </w:pPr>
            <w:r w:rsidRPr="00AF3594">
              <w:t>Follow up</w:t>
            </w:r>
          </w:p>
        </w:tc>
      </w:tr>
      <w:tr w:rsidR="00A00876" w:rsidRPr="00AF3594" w14:paraId="16E9CD7B" w14:textId="77777777" w:rsidTr="0703D8A4">
        <w:trPr>
          <w:cnfStyle w:val="000000100000" w:firstRow="0" w:lastRow="0" w:firstColumn="0" w:lastColumn="0" w:oddVBand="0" w:evenVBand="0" w:oddHBand="1" w:evenHBand="0" w:firstRowFirstColumn="0" w:firstRowLastColumn="0" w:lastRowFirstColumn="0" w:lastRowLastColumn="0"/>
          <w:trHeight w:val="282"/>
        </w:trPr>
        <w:tc>
          <w:tcPr>
            <w:tcW w:w="0" w:type="dxa"/>
          </w:tcPr>
          <w:p w14:paraId="687D4810" w14:textId="77777777" w:rsidR="00A00876" w:rsidRPr="00AF3594" w:rsidRDefault="00A00876" w:rsidP="00D50F94">
            <w:pPr>
              <w:pStyle w:val="Tabletext"/>
              <w:spacing w:before="0" w:after="120"/>
              <w:contextualSpacing/>
            </w:pPr>
            <w:r w:rsidRPr="00AF3594">
              <w:t>Hair</w:t>
            </w:r>
          </w:p>
        </w:tc>
        <w:tc>
          <w:tcPr>
            <w:tcW w:w="0" w:type="dxa"/>
          </w:tcPr>
          <w:p w14:paraId="29428686" w14:textId="77777777" w:rsidR="00A00876" w:rsidRPr="00AF3594" w:rsidRDefault="00A00876" w:rsidP="00D50F94">
            <w:pPr>
              <w:pStyle w:val="Tabletext"/>
              <w:spacing w:before="0" w:after="120"/>
              <w:contextualSpacing/>
              <w:rPr>
                <w:i/>
                <w:iCs/>
              </w:rPr>
            </w:pPr>
            <w:r w:rsidRPr="00AF3594">
              <w:t>Research</w:t>
            </w:r>
          </w:p>
        </w:tc>
        <w:tc>
          <w:tcPr>
            <w:tcW w:w="0" w:type="dxa"/>
          </w:tcPr>
          <w:p w14:paraId="782F8E0E" w14:textId="77777777" w:rsidR="00A00876" w:rsidRPr="00AF3594" w:rsidRDefault="00A00876" w:rsidP="00D50F94">
            <w:pPr>
              <w:pStyle w:val="Tabletext"/>
              <w:spacing w:before="0" w:after="120"/>
              <w:contextualSpacing/>
            </w:pPr>
            <w:r w:rsidRPr="00AF3594">
              <w:t>Self-collection kit</w:t>
            </w:r>
          </w:p>
        </w:tc>
        <w:tc>
          <w:tcPr>
            <w:tcW w:w="0" w:type="dxa"/>
          </w:tcPr>
          <w:p w14:paraId="5369A4F3" w14:textId="77777777" w:rsidR="00A00876" w:rsidRPr="00AF3594" w:rsidRDefault="00A00876" w:rsidP="00D50F94">
            <w:pPr>
              <w:pStyle w:val="Tabletext"/>
              <w:spacing w:before="0" w:after="120"/>
              <w:contextualSpacing/>
            </w:pPr>
            <w:r w:rsidRPr="00AF3594">
              <w:t>Follow up</w:t>
            </w:r>
          </w:p>
        </w:tc>
      </w:tr>
      <w:tr w:rsidR="00A00876" w:rsidRPr="00AF3594" w14:paraId="2839F411" w14:textId="77777777" w:rsidTr="0703D8A4">
        <w:trPr>
          <w:trHeight w:val="282"/>
        </w:trPr>
        <w:tc>
          <w:tcPr>
            <w:tcW w:w="0" w:type="dxa"/>
          </w:tcPr>
          <w:p w14:paraId="227C9AF0" w14:textId="77777777" w:rsidR="00A00876" w:rsidRPr="00AF3594" w:rsidRDefault="00A00876" w:rsidP="00D50F94">
            <w:pPr>
              <w:pStyle w:val="Tabletext"/>
              <w:spacing w:before="0" w:after="120"/>
              <w:contextualSpacing/>
            </w:pPr>
            <w:r w:rsidRPr="00AF3594">
              <w:t>Toenails</w:t>
            </w:r>
          </w:p>
        </w:tc>
        <w:tc>
          <w:tcPr>
            <w:tcW w:w="0" w:type="dxa"/>
          </w:tcPr>
          <w:p w14:paraId="2150A5F5" w14:textId="77777777" w:rsidR="00A00876" w:rsidRPr="00AF3594" w:rsidRDefault="00A00876" w:rsidP="00D50F94">
            <w:pPr>
              <w:pStyle w:val="Tabletext"/>
              <w:spacing w:before="0" w:after="120"/>
              <w:contextualSpacing/>
              <w:rPr>
                <w:i/>
                <w:iCs/>
              </w:rPr>
            </w:pPr>
            <w:r w:rsidRPr="00AF3594">
              <w:t>Research</w:t>
            </w:r>
          </w:p>
        </w:tc>
        <w:tc>
          <w:tcPr>
            <w:tcW w:w="0" w:type="dxa"/>
          </w:tcPr>
          <w:p w14:paraId="2DFB6765" w14:textId="77777777" w:rsidR="00A00876" w:rsidRPr="00AF3594" w:rsidRDefault="00A00876" w:rsidP="00D50F94">
            <w:pPr>
              <w:pStyle w:val="Tabletext"/>
              <w:spacing w:before="0" w:after="120"/>
              <w:contextualSpacing/>
            </w:pPr>
            <w:r w:rsidRPr="00AF3594">
              <w:t>Self-collection kit</w:t>
            </w:r>
          </w:p>
        </w:tc>
        <w:tc>
          <w:tcPr>
            <w:tcW w:w="0" w:type="dxa"/>
          </w:tcPr>
          <w:p w14:paraId="20BA5ACB" w14:textId="77777777" w:rsidR="00A00876" w:rsidRPr="00AF3594" w:rsidRDefault="00A00876" w:rsidP="00D50F94">
            <w:pPr>
              <w:pStyle w:val="Tabletext"/>
              <w:spacing w:before="0" w:after="120"/>
              <w:contextualSpacing/>
            </w:pPr>
            <w:r w:rsidRPr="00AF3594">
              <w:t>Follow up</w:t>
            </w:r>
          </w:p>
        </w:tc>
      </w:tr>
      <w:tr w:rsidR="00A00876" w:rsidRPr="00AF3594" w14:paraId="40060A45" w14:textId="77777777" w:rsidTr="0703D8A4">
        <w:trPr>
          <w:cnfStyle w:val="000000100000" w:firstRow="0" w:lastRow="0" w:firstColumn="0" w:lastColumn="0" w:oddVBand="0" w:evenVBand="0" w:oddHBand="1" w:evenHBand="0" w:firstRowFirstColumn="0" w:firstRowLastColumn="0" w:lastRowFirstColumn="0" w:lastRowLastColumn="0"/>
          <w:trHeight w:val="282"/>
        </w:trPr>
        <w:tc>
          <w:tcPr>
            <w:tcW w:w="0" w:type="dxa"/>
          </w:tcPr>
          <w:p w14:paraId="5254ED3E" w14:textId="77777777" w:rsidR="00A00876" w:rsidRPr="00AF3594" w:rsidRDefault="00A00876" w:rsidP="00D50F94">
            <w:pPr>
              <w:pStyle w:val="Tabletext"/>
              <w:spacing w:before="0" w:after="120"/>
              <w:contextualSpacing/>
              <w:rPr>
                <w:strike/>
              </w:rPr>
            </w:pPr>
            <w:r w:rsidRPr="00AF3594">
              <w:t>Cervical specimens</w:t>
            </w:r>
          </w:p>
        </w:tc>
        <w:tc>
          <w:tcPr>
            <w:tcW w:w="0" w:type="dxa"/>
          </w:tcPr>
          <w:p w14:paraId="1F1E3ECA" w14:textId="375B4CC6" w:rsidR="00A00876" w:rsidRPr="00AF3594" w:rsidRDefault="005057BC" w:rsidP="00D50F94">
            <w:pPr>
              <w:pStyle w:val="Tabletext"/>
              <w:spacing w:before="0" w:after="120"/>
              <w:contextualSpacing/>
            </w:pPr>
            <w:r>
              <w:t xml:space="preserve">Clinical </w:t>
            </w:r>
            <w:r w:rsidR="00A00876" w:rsidRPr="00AF3594">
              <w:t>Discard</w:t>
            </w:r>
          </w:p>
        </w:tc>
        <w:tc>
          <w:tcPr>
            <w:tcW w:w="0" w:type="dxa"/>
          </w:tcPr>
          <w:p w14:paraId="665B87FF" w14:textId="77777777" w:rsidR="00A00876" w:rsidRPr="00AF3594" w:rsidRDefault="00A00876" w:rsidP="00D50F94">
            <w:pPr>
              <w:pStyle w:val="Tabletext"/>
              <w:spacing w:before="0" w:after="120"/>
              <w:contextualSpacing/>
            </w:pPr>
            <w:r w:rsidRPr="00AF3594">
              <w:t>Liquid-based cytology containers</w:t>
            </w:r>
          </w:p>
        </w:tc>
        <w:tc>
          <w:tcPr>
            <w:tcW w:w="0" w:type="dxa"/>
          </w:tcPr>
          <w:p w14:paraId="607D3FD0" w14:textId="77777777" w:rsidR="00A00876" w:rsidRPr="00AF3594" w:rsidRDefault="00A00876" w:rsidP="00D50F94">
            <w:pPr>
              <w:pStyle w:val="Tabletext"/>
              <w:spacing w:before="0" w:after="120"/>
              <w:contextualSpacing/>
            </w:pPr>
            <w:r w:rsidRPr="00AF3594">
              <w:t>Follow up</w:t>
            </w:r>
          </w:p>
        </w:tc>
      </w:tr>
      <w:tr w:rsidR="00A00876" w:rsidRPr="00AF3594" w14:paraId="6B0FE212" w14:textId="77777777" w:rsidTr="0703D8A4">
        <w:trPr>
          <w:trHeight w:val="282"/>
        </w:trPr>
        <w:tc>
          <w:tcPr>
            <w:tcW w:w="0" w:type="dxa"/>
          </w:tcPr>
          <w:p w14:paraId="42C4CEA2" w14:textId="77777777" w:rsidR="00A00876" w:rsidRPr="00AF3594" w:rsidRDefault="00A00876" w:rsidP="00D50F94">
            <w:pPr>
              <w:pStyle w:val="Tabletext"/>
              <w:spacing w:before="0" w:after="120"/>
              <w:contextualSpacing/>
            </w:pPr>
            <w:r w:rsidRPr="00AF3594">
              <w:t>Tissue</w:t>
            </w:r>
          </w:p>
        </w:tc>
        <w:tc>
          <w:tcPr>
            <w:tcW w:w="0" w:type="dxa"/>
          </w:tcPr>
          <w:p w14:paraId="13380754" w14:textId="6D0C5A9B" w:rsidR="00A00876" w:rsidRPr="00AF3594" w:rsidRDefault="0703D8A4" w:rsidP="00D50F94">
            <w:pPr>
              <w:pStyle w:val="Tabletext"/>
              <w:spacing w:before="0" w:after="120"/>
              <w:contextualSpacing/>
            </w:pPr>
            <w:r>
              <w:t>Clinical</w:t>
            </w:r>
            <w:r w:rsidR="005057BC">
              <w:t xml:space="preserve"> Discard</w:t>
            </w:r>
          </w:p>
        </w:tc>
        <w:tc>
          <w:tcPr>
            <w:tcW w:w="0" w:type="dxa"/>
          </w:tcPr>
          <w:p w14:paraId="677DD943" w14:textId="7A42EF7D" w:rsidR="00A00876" w:rsidRPr="00AF3594" w:rsidRDefault="00A00876" w:rsidP="00D50F94">
            <w:pPr>
              <w:pStyle w:val="Tabletext"/>
              <w:spacing w:before="0" w:after="120"/>
              <w:contextualSpacing/>
            </w:pPr>
            <w:r w:rsidRPr="00AF3594">
              <w:t xml:space="preserve">Formalin-fixed paraffin embedded (FFPE) </w:t>
            </w:r>
            <w:r w:rsidR="00213D81">
              <w:t xml:space="preserve">or fresh </w:t>
            </w:r>
            <w:r w:rsidR="00213D81">
              <w:lastRenderedPageBreak/>
              <w:t xml:space="preserve">frozen </w:t>
            </w:r>
            <w:r w:rsidRPr="00AF3594">
              <w:t>blocks, tissue/cytology slides</w:t>
            </w:r>
          </w:p>
        </w:tc>
        <w:tc>
          <w:tcPr>
            <w:tcW w:w="0" w:type="dxa"/>
          </w:tcPr>
          <w:p w14:paraId="6204BE92" w14:textId="77777777" w:rsidR="00A00876" w:rsidRPr="00AF3594" w:rsidRDefault="00A00876" w:rsidP="00D50F94">
            <w:pPr>
              <w:pStyle w:val="Tabletext"/>
              <w:spacing w:before="0" w:after="120"/>
              <w:contextualSpacing/>
            </w:pPr>
            <w:r w:rsidRPr="00AF3594">
              <w:lastRenderedPageBreak/>
              <w:t>Follow up</w:t>
            </w:r>
          </w:p>
        </w:tc>
      </w:tr>
    </w:tbl>
    <w:bookmarkEnd w:id="313"/>
    <w:p w14:paraId="2751582D" w14:textId="357BC7BA" w:rsidR="00A00876" w:rsidRDefault="65E56888" w:rsidP="000C0B93">
      <w:pPr>
        <w:pStyle w:val="Normal2"/>
        <w:spacing w:before="120" w:after="120"/>
        <w:ind w:left="0"/>
      </w:pPr>
      <w:r w:rsidRPr="65E56888">
        <w:rPr>
          <w:rFonts w:eastAsia="Calibri"/>
        </w:rPr>
        <w:t xml:space="preserve">The collection methods for dedicated research samples will depend on various factors such as the specimen type and infrastructure at the IHCS sites. Participants will be able to either donate biospecimens by (a) scheduling a biospecimen donation appointment at a site-specific clinic, (b) walking in as they would for any clinic blood draw via a standing research blood/urine draw order (c) submitting a self-collected sample if appropriate for the specimen type, or (d) having samples collected by a trained phlebotomist during an at-home visit. </w:t>
      </w:r>
      <w:r>
        <w:t xml:space="preserve">Urine and blood samples will be shipped to a site-specific regional laboratory or to a central facility for processing (e.g., blood fractionated and aliquoted, urine aliquoted) according to standard operating procedures. Efforts will be made to minimize the “needle to freezer” time to the extent possible. </w:t>
      </w:r>
    </w:p>
    <w:p w14:paraId="7F442CA2" w14:textId="5A318238" w:rsidR="0054438B" w:rsidRPr="00006AC4" w:rsidRDefault="46682B72" w:rsidP="000C0B93">
      <w:pPr>
        <w:pStyle w:val="Normal2"/>
        <w:numPr>
          <w:ilvl w:val="0"/>
          <w:numId w:val="88"/>
        </w:numPr>
        <w:spacing w:before="120" w:after="120"/>
        <w:ind w:left="360"/>
        <w:rPr>
          <w:rFonts w:eastAsia="Calibri"/>
          <w:b/>
          <w:bCs/>
        </w:rPr>
      </w:pPr>
      <w:r w:rsidRPr="46682B72">
        <w:rPr>
          <w:rFonts w:eastAsia="Calibri"/>
          <w:b/>
          <w:bCs/>
        </w:rPr>
        <w:t>Blood</w:t>
      </w:r>
      <w:r w:rsidRPr="46682B72">
        <w:rPr>
          <w:rFonts w:eastAsia="Calibri"/>
        </w:rPr>
        <w:t>. Blood will be collected at baseline and during follow up (we anticipate on average every 2-3 years). Whenever possible, the research collection will be drawn with a blood draw for clinical purposes. At each research collection, participants will provide up to 48 ml of blood for research purposes, including serum, ethylenediaminetetraacetic acid (EDTA) plasma, heparin plasma, and whole blood. Numbers of tubes will depend on the sizes of blood tubes available for use at each IHCS. A re-draw at a future date may be requested in the event of an issue with the sample (e.g. hemolyzed/ clotted samples).</w:t>
      </w:r>
    </w:p>
    <w:p w14:paraId="003F2265" w14:textId="4F91075B" w:rsidR="00F277F7" w:rsidRDefault="4F2CB6DB" w:rsidP="000C0B93">
      <w:pPr>
        <w:pStyle w:val="Normal2"/>
        <w:numPr>
          <w:ilvl w:val="0"/>
          <w:numId w:val="88"/>
        </w:numPr>
        <w:spacing w:before="120" w:after="120"/>
        <w:ind w:left="360"/>
      </w:pPr>
      <w:r w:rsidRPr="4F2CB6DB">
        <w:rPr>
          <w:b/>
          <w:bCs/>
        </w:rPr>
        <w:t>Urine</w:t>
      </w:r>
      <w:r w:rsidRPr="4F2CB6DB">
        <w:rPr>
          <w:rFonts w:eastAsia="Calibri"/>
        </w:rPr>
        <w:t>.</w:t>
      </w:r>
      <w:r>
        <w:t xml:space="preserve"> </w:t>
      </w:r>
      <w:r w:rsidR="00F277F7">
        <w:t>T</w:t>
      </w:r>
      <w:r>
        <w:t xml:space="preserve">he baseline urine collection </w:t>
      </w:r>
      <w:r w:rsidR="00F277F7">
        <w:t xml:space="preserve">will be collected with the blood collection or at home depending on the IHCS. The baseline collection </w:t>
      </w:r>
      <w:r>
        <w:t xml:space="preserve">will be a </w:t>
      </w:r>
      <w:r w:rsidR="00F277F7">
        <w:t xml:space="preserve">10ml </w:t>
      </w:r>
      <w:r>
        <w:t>spot urine sample collected in a standard size collection cup (~90-120 ml)</w:t>
      </w:r>
      <w:r w:rsidR="00F277F7">
        <w:t>. F</w:t>
      </w:r>
      <w:r>
        <w:t xml:space="preserve">uture collections might involve other protocols, such as collection of first morning void. </w:t>
      </w:r>
    </w:p>
    <w:p w14:paraId="491EB800" w14:textId="3BDBEF7C" w:rsidR="00EC3755" w:rsidRDefault="4F2CB6DB" w:rsidP="000C0B93">
      <w:pPr>
        <w:pStyle w:val="Normal2"/>
        <w:numPr>
          <w:ilvl w:val="0"/>
          <w:numId w:val="88"/>
        </w:numPr>
        <w:spacing w:before="120" w:after="120"/>
        <w:ind w:left="360"/>
      </w:pPr>
      <w:r w:rsidRPr="00B861A6">
        <w:rPr>
          <w:b/>
          <w:bCs/>
        </w:rPr>
        <w:t>Saliva</w:t>
      </w:r>
      <w:r>
        <w:t xml:space="preserve">: </w:t>
      </w:r>
      <w:r w:rsidR="00226473">
        <w:t xml:space="preserve">Saliva </w:t>
      </w:r>
      <w:r>
        <w:t xml:space="preserve">will be collected at baseline </w:t>
      </w:r>
      <w:r w:rsidR="00226473">
        <w:t>using a mouthwash protocol</w:t>
      </w:r>
      <w:r w:rsidR="00065D87">
        <w:t xml:space="preserve">. The collection will occur </w:t>
      </w:r>
      <w:r>
        <w:t xml:space="preserve">at the same time as a blood/urine collection or </w:t>
      </w:r>
      <w:r w:rsidR="00065D87">
        <w:t xml:space="preserve">at home using </w:t>
      </w:r>
      <w:r>
        <w:t xml:space="preserve">a kit </w:t>
      </w:r>
      <w:r w:rsidR="00065D87">
        <w:t xml:space="preserve">that </w:t>
      </w:r>
      <w:r>
        <w:t xml:space="preserve">will be mailed to the participant’s home for self-collection and return. The anticipated procedure will be a 30-second oral rinse and gargle with 10 ml of Scope mouthwash (or saline mouthwash for those avoiding alcohol). Self-collection kits would be returned via the USPS at no cost to the participant. Future repeat collection of </w:t>
      </w:r>
      <w:r w:rsidR="00B04A6C">
        <w:t>saliva using this or modified protocols might</w:t>
      </w:r>
      <w:r>
        <w:t xml:space="preserve"> occur. </w:t>
      </w:r>
    </w:p>
    <w:p w14:paraId="39CE554F" w14:textId="4D362E19" w:rsidR="00A00876" w:rsidRPr="0054438B" w:rsidRDefault="00EC3755" w:rsidP="000C0B93">
      <w:pPr>
        <w:pStyle w:val="Normal2"/>
        <w:numPr>
          <w:ilvl w:val="0"/>
          <w:numId w:val="88"/>
        </w:numPr>
        <w:spacing w:before="120" w:after="120"/>
        <w:ind w:left="360"/>
      </w:pPr>
      <w:r w:rsidRPr="00006AC4">
        <w:rPr>
          <w:b/>
          <w:bCs/>
        </w:rPr>
        <w:t>Tissue</w:t>
      </w:r>
      <w:r>
        <w:t xml:space="preserve">. </w:t>
      </w:r>
      <w:r w:rsidR="00A00876" w:rsidRPr="0054438B">
        <w:t xml:space="preserve">IHCS sites will use EHR </w:t>
      </w:r>
      <w:r w:rsidR="00325524">
        <w:t xml:space="preserve">or other medical </w:t>
      </w:r>
      <w:r w:rsidR="00A00876" w:rsidRPr="0054438B">
        <w:t xml:space="preserve">data and tumor registries to identify relevant tissue samples collected </w:t>
      </w:r>
      <w:r w:rsidR="00325524">
        <w:t xml:space="preserve">any time </w:t>
      </w:r>
      <w:r w:rsidR="00A00876" w:rsidRPr="0054438B">
        <w:t xml:space="preserve">before or after baseline enrollment. Tissue samples of interest </w:t>
      </w:r>
      <w:r w:rsidR="00747361">
        <w:t>can</w:t>
      </w:r>
      <w:r w:rsidR="00747361" w:rsidRPr="0054438B">
        <w:t xml:space="preserve"> </w:t>
      </w:r>
      <w:r w:rsidR="00A00876" w:rsidRPr="0054438B">
        <w:t>include primary cancers</w:t>
      </w:r>
      <w:r w:rsidR="00742E57" w:rsidRPr="0054438B">
        <w:t>,</w:t>
      </w:r>
      <w:r w:rsidR="00A00876" w:rsidRPr="0054438B">
        <w:t xml:space="preserve"> metastases, cancer precursors, other benign conditions and </w:t>
      </w:r>
      <w:r w:rsidR="00747361" w:rsidRPr="00FE1EE1">
        <w:t>non-cancerous</w:t>
      </w:r>
      <w:r w:rsidR="00747361" w:rsidRPr="0054438B" w:rsidDel="00747361">
        <w:t xml:space="preserve"> </w:t>
      </w:r>
      <w:r w:rsidR="00A00876" w:rsidRPr="0054438B">
        <w:t xml:space="preserve">tissue. Cancer precursors, benign conditions and </w:t>
      </w:r>
      <w:r w:rsidR="00747361" w:rsidRPr="00FE1EE1">
        <w:t>non-cancerous</w:t>
      </w:r>
      <w:r w:rsidR="00747361" w:rsidRPr="0054438B" w:rsidDel="00747361">
        <w:t xml:space="preserve"> </w:t>
      </w:r>
      <w:r w:rsidR="00A00876" w:rsidRPr="0054438B">
        <w:t xml:space="preserve">tissue </w:t>
      </w:r>
      <w:r w:rsidR="00747361">
        <w:t>can</w:t>
      </w:r>
      <w:r w:rsidR="00747361" w:rsidRPr="0054438B">
        <w:t xml:space="preserve"> </w:t>
      </w:r>
      <w:r w:rsidR="00A00876" w:rsidRPr="0054438B">
        <w:t xml:space="preserve">be identified adjacent to a cancer or collected independently as part of diagnostic workup without a cancer diagnosis. All clinical tissue specimens (e.g., formalin-fixed paraffin-embedded tissue blocks or slides) </w:t>
      </w:r>
      <w:r w:rsidR="00742E57" w:rsidRPr="0054438B">
        <w:t xml:space="preserve">selected for study </w:t>
      </w:r>
      <w:r w:rsidR="00A00876" w:rsidRPr="0054438B">
        <w:t>will be sent to a central pathology laboratory for</w:t>
      </w:r>
      <w:r w:rsidR="00B861A6">
        <w:t xml:space="preserve"> review. If possible,</w:t>
      </w:r>
      <w:r w:rsidR="00A00876" w:rsidRPr="0054438B">
        <w:t xml:space="preserve"> research sampling and processing </w:t>
      </w:r>
      <w:r w:rsidR="00B861A6">
        <w:t xml:space="preserve">will occur centrally </w:t>
      </w:r>
      <w:r w:rsidR="00B861A6" w:rsidRPr="0054438B">
        <w:t>and returned to the IHCS sites as soon as possible</w:t>
      </w:r>
      <w:r w:rsidR="00B861A6">
        <w:t xml:space="preserve">. If the blocks </w:t>
      </w:r>
      <w:r w:rsidR="00636BAE">
        <w:t>have</w:t>
      </w:r>
      <w:r w:rsidR="00747361">
        <w:t xml:space="preserve"> </w:t>
      </w:r>
      <w:r w:rsidR="00B861A6">
        <w:t>clinical</w:t>
      </w:r>
      <w:r w:rsidR="00747361">
        <w:t xml:space="preserve"> </w:t>
      </w:r>
      <w:r w:rsidR="00636BAE">
        <w:t>value</w:t>
      </w:r>
      <w:r w:rsidR="00B861A6">
        <w:t>, they will not be depleted.</w:t>
      </w:r>
      <w:r w:rsidR="00A00876" w:rsidRPr="0054438B">
        <w:t xml:space="preserve"> If required for patient care, tissue will be returned immediately upon request.</w:t>
      </w:r>
    </w:p>
    <w:p w14:paraId="401DC242" w14:textId="55864F3D" w:rsidR="00A00876" w:rsidRPr="00FE1603" w:rsidRDefault="00A00876" w:rsidP="00743FF6">
      <w:pPr>
        <w:pStyle w:val="Normal2"/>
        <w:numPr>
          <w:ilvl w:val="0"/>
          <w:numId w:val="83"/>
        </w:numPr>
        <w:ind w:left="360"/>
        <w:rPr>
          <w:rFonts w:eastAsia="Calibri"/>
        </w:rPr>
      </w:pPr>
      <w:r w:rsidRPr="00FE1603">
        <w:rPr>
          <w:rFonts w:eastAsia="Calibri"/>
          <w:b/>
          <w:bCs/>
        </w:rPr>
        <w:t xml:space="preserve">Other </w:t>
      </w:r>
      <w:r w:rsidR="00404423">
        <w:rPr>
          <w:rFonts w:eastAsia="Calibri"/>
          <w:b/>
          <w:bCs/>
        </w:rPr>
        <w:t>c</w:t>
      </w:r>
      <w:r w:rsidRPr="00FE1603">
        <w:rPr>
          <w:rFonts w:eastAsia="Calibri"/>
          <w:b/>
          <w:bCs/>
        </w:rPr>
        <w:t>ollections</w:t>
      </w:r>
      <w:r w:rsidRPr="00FE1603">
        <w:rPr>
          <w:rFonts w:eastAsia="Calibri"/>
        </w:rPr>
        <w:t>: Other sample types and environmental samples will be considered for collection as the scientific need arises. The details of these protocols will be provided with a future study modification. Examples of such samples may include:</w:t>
      </w:r>
    </w:p>
    <w:p w14:paraId="50B22336" w14:textId="20C3D229" w:rsidR="00A00876" w:rsidRPr="00AF3594" w:rsidRDefault="00A00876" w:rsidP="00743FF6">
      <w:pPr>
        <w:pStyle w:val="Bulletpoints"/>
        <w:numPr>
          <w:ilvl w:val="0"/>
          <w:numId w:val="84"/>
        </w:numPr>
        <w:spacing w:after="120"/>
        <w:ind w:left="720"/>
        <w:contextualSpacing/>
      </w:pPr>
      <w:r>
        <w:t>Hair and/or toenail samples (self-collect</w:t>
      </w:r>
      <w:r w:rsidR="00CF470D">
        <w:t>ion kits</w:t>
      </w:r>
      <w:r>
        <w:t>)</w:t>
      </w:r>
    </w:p>
    <w:p w14:paraId="5CFDA229" w14:textId="136223CC" w:rsidR="00A00876" w:rsidRPr="00AF3594" w:rsidRDefault="00A00876" w:rsidP="000C0B93">
      <w:pPr>
        <w:pStyle w:val="Bulletpoints"/>
        <w:numPr>
          <w:ilvl w:val="0"/>
          <w:numId w:val="84"/>
        </w:numPr>
        <w:spacing w:before="120" w:after="120"/>
        <w:ind w:left="720"/>
        <w:contextualSpacing/>
      </w:pPr>
      <w:r>
        <w:t>Fecal samples (self-collect</w:t>
      </w:r>
      <w:r w:rsidR="00CF470D">
        <w:t>ion kits</w:t>
      </w:r>
      <w:r>
        <w:t>)</w:t>
      </w:r>
    </w:p>
    <w:p w14:paraId="0942ED0B" w14:textId="77777777" w:rsidR="00A00876" w:rsidRPr="00AF3594" w:rsidRDefault="00A00876" w:rsidP="000C0B93">
      <w:pPr>
        <w:pStyle w:val="Bulletpoints"/>
        <w:numPr>
          <w:ilvl w:val="0"/>
          <w:numId w:val="84"/>
        </w:numPr>
        <w:spacing w:before="120" w:after="120"/>
        <w:ind w:left="720"/>
        <w:contextualSpacing/>
      </w:pPr>
      <w:r w:rsidRPr="00AF3594">
        <w:lastRenderedPageBreak/>
        <w:t xml:space="preserve">Discard clinical samples (e.g., cervical swabs, fecal tests) </w:t>
      </w:r>
    </w:p>
    <w:p w14:paraId="678C72EB" w14:textId="77777777" w:rsidR="00A00876" w:rsidRDefault="00A00876" w:rsidP="003E6473">
      <w:pPr>
        <w:pStyle w:val="Bulletpoints"/>
        <w:numPr>
          <w:ilvl w:val="0"/>
          <w:numId w:val="84"/>
        </w:numPr>
        <w:ind w:left="720"/>
        <w:contextualSpacing/>
      </w:pPr>
      <w:r>
        <w:t>Environmental samples (e.g. water, house dust, clothes dryer lint)</w:t>
      </w:r>
    </w:p>
    <w:p w14:paraId="2E8B3E39" w14:textId="565EDB64" w:rsidR="00A00876" w:rsidRDefault="0052578A" w:rsidP="003E6473">
      <w:pPr>
        <w:pStyle w:val="Normal2"/>
        <w:numPr>
          <w:ilvl w:val="0"/>
          <w:numId w:val="83"/>
        </w:numPr>
        <w:ind w:left="360"/>
        <w:rPr>
          <w:rFonts w:eastAsia="Calibri"/>
        </w:rPr>
      </w:pPr>
      <w:r>
        <w:rPr>
          <w:rFonts w:eastAsia="Calibri"/>
          <w:b/>
          <w:bCs/>
        </w:rPr>
        <w:t>Bio</w:t>
      </w:r>
      <w:r w:rsidR="00E0350F">
        <w:rPr>
          <w:rFonts w:eastAsia="Calibri"/>
          <w:b/>
          <w:bCs/>
        </w:rPr>
        <w:t xml:space="preserve">logical specimen questionnaires. </w:t>
      </w:r>
      <w:r w:rsidR="00A00876" w:rsidRPr="4B6D24D6">
        <w:rPr>
          <w:rFonts w:eastAsia="Calibri"/>
        </w:rPr>
        <w:t>At the time</w:t>
      </w:r>
      <w:r w:rsidR="006A71B7">
        <w:rPr>
          <w:rFonts w:eastAsia="Calibri"/>
        </w:rPr>
        <w:t xml:space="preserve"> of or shortly after</w:t>
      </w:r>
      <w:r w:rsidR="00A00876" w:rsidRPr="4B6D24D6">
        <w:rPr>
          <w:rFonts w:eastAsia="Calibri"/>
        </w:rPr>
        <w:t xml:space="preserve"> providing a biological specimen,</w:t>
      </w:r>
      <w:r w:rsidR="00A00876" w:rsidRPr="4B6D24D6">
        <w:rPr>
          <w:rFonts w:eastAsia="Calibri"/>
          <w:b/>
          <w:bCs/>
        </w:rPr>
        <w:t xml:space="preserve"> </w:t>
      </w:r>
      <w:r w:rsidR="00A00876" w:rsidRPr="4B6D24D6">
        <w:rPr>
          <w:rFonts w:eastAsia="Calibri"/>
        </w:rPr>
        <w:t xml:space="preserve">participants will be asked to complete a short electronic questionnaire </w:t>
      </w:r>
      <w:r w:rsidR="00F87430">
        <w:t xml:space="preserve">(see </w:t>
      </w:r>
      <w:hyperlink w:anchor="_ATTACHMENTS" w:history="1">
        <w:r w:rsidR="00F87430" w:rsidRPr="00FD06DE">
          <w:rPr>
            <w:rStyle w:val="Hyperlink"/>
          </w:rPr>
          <w:t>Section 12 Attachments</w:t>
        </w:r>
      </w:hyperlink>
      <w:r w:rsidR="00F87430">
        <w:t xml:space="preserve">) </w:t>
      </w:r>
      <w:r w:rsidR="00A00876" w:rsidRPr="4B6D24D6">
        <w:rPr>
          <w:rFonts w:eastAsia="Calibri"/>
        </w:rPr>
        <w:t xml:space="preserve">to assess pre-analytical factors that might affect biomarker measurements. Questionnaire items may include fasting status and medication use at the time of collection, date of last menstrual period (for premenopausal women), current health status and other questions. </w:t>
      </w:r>
      <w:r w:rsidR="00787D2A">
        <w:rPr>
          <w:rFonts w:eastAsia="Calibri"/>
        </w:rPr>
        <w:t>Future b</w:t>
      </w:r>
      <w:r w:rsidR="00A00876" w:rsidRPr="4B6D24D6">
        <w:rPr>
          <w:rFonts w:eastAsia="Calibri"/>
        </w:rPr>
        <w:t xml:space="preserve">iospecimen collection </w:t>
      </w:r>
      <w:r w:rsidR="00787D2A">
        <w:rPr>
          <w:rFonts w:eastAsia="Calibri"/>
        </w:rPr>
        <w:t>questionnaire</w:t>
      </w:r>
      <w:r w:rsidR="00A00876" w:rsidRPr="4B6D24D6">
        <w:rPr>
          <w:rFonts w:eastAsia="Calibri"/>
        </w:rPr>
        <w:t>s will be submitted to the IRB for approval prior to use.</w:t>
      </w:r>
    </w:p>
    <w:p w14:paraId="18165C77" w14:textId="70FD5917" w:rsidR="00A00876" w:rsidRPr="00006AC4" w:rsidRDefault="00010996" w:rsidP="7069695F">
      <w:pPr>
        <w:pStyle w:val="Normal2"/>
        <w:numPr>
          <w:ilvl w:val="0"/>
          <w:numId w:val="83"/>
        </w:numPr>
        <w:spacing w:before="120" w:after="120"/>
        <w:ind w:left="360"/>
      </w:pPr>
      <w:r w:rsidRPr="00010996">
        <w:rPr>
          <w:b/>
          <w:bCs/>
        </w:rPr>
        <w:t>Sample storage, tracking and disposition</w:t>
      </w:r>
      <w:r w:rsidRPr="00010996">
        <w:rPr>
          <w:rFonts w:eastAsia="Calibri"/>
        </w:rPr>
        <w:t xml:space="preserve">. Biological specimens will be stored temporarily at appropriate temperatures at the collection facilities (e.g., IHCS) or participant’s home (e.g. refrigerated, ambient) until transferred to the Connect processing facility (Frederick National Laboratory operated currently by Leidos Biomed). Shipment procedures will be outlined in the SOPs to maintain the cold chain needed to prevent specimen degradation. Specimens collected by participants at home will be shipped directly to  the Connect processing facility. Tracking of the biological specimens will be done by the IHCS and the Connect processing facility through the study data system. </w:t>
      </w:r>
      <w:bookmarkStart w:id="314" w:name="_23ckvvd" w:colFirst="0" w:colLast="0"/>
      <w:bookmarkStart w:id="315" w:name="_ihv636" w:colFirst="0" w:colLast="0"/>
      <w:bookmarkStart w:id="316" w:name="_32hioqz" w:colFirst="0" w:colLast="0"/>
      <w:bookmarkStart w:id="317" w:name="_1hmsyys" w:colFirst="0" w:colLast="0"/>
      <w:bookmarkStart w:id="318" w:name="_41mghml" w:colFirst="0" w:colLast="0"/>
      <w:bookmarkStart w:id="319" w:name="_2grqrue" w:colFirst="0" w:colLast="0"/>
      <w:bookmarkStart w:id="320" w:name="_vx1227" w:colFirst="0" w:colLast="0"/>
      <w:bookmarkStart w:id="321" w:name="_3fwokq0" w:colFirst="0" w:colLast="0"/>
      <w:bookmarkStart w:id="322" w:name="_1v1yuxt" w:colFirst="0" w:colLast="0"/>
      <w:bookmarkStart w:id="323" w:name="_4f1mdlm" w:colFirst="0" w:colLast="0"/>
      <w:bookmarkStart w:id="324" w:name="_2u6wntf" w:colFirst="0" w:colLast="0"/>
      <w:bookmarkStart w:id="325" w:name="_19c6y18" w:colFirst="0" w:colLast="0"/>
      <w:bookmarkStart w:id="326" w:name="_1mrcu09" w:colFirst="0" w:colLast="0"/>
      <w:bookmarkStart w:id="327" w:name="_46r0co2" w:colFirst="0" w:colLast="0"/>
      <w:bookmarkStart w:id="328" w:name="_2lwamvv" w:colFirst="0" w:colLast="0"/>
      <w:bookmarkStart w:id="329" w:name="_gxk0e54v11aj" w:colFirst="0" w:colLast="0"/>
      <w:bookmarkStart w:id="330" w:name="_111kx3o" w:colFirst="0" w:colLast="0"/>
      <w:bookmarkStart w:id="331" w:name="_3l18frh" w:colFirst="0" w:colLast="0"/>
      <w:bookmarkStart w:id="332" w:name="_206ipza" w:colFirst="0" w:colLast="0"/>
      <w:bookmarkStart w:id="333" w:name="_4k668n3" w:colFirst="0" w:colLast="0"/>
      <w:bookmarkStart w:id="334" w:name="_Hlk12525822"/>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p>
    <w:p w14:paraId="13333D50" w14:textId="70768EAE" w:rsidR="00A00876" w:rsidRPr="00843595" w:rsidRDefault="00010996" w:rsidP="00010996">
      <w:pPr>
        <w:contextualSpacing/>
      </w:pPr>
      <w:r>
        <w:t xml:space="preserve">The samples obtained under this protocol will be stored indefinitely at appropriate temperatures at the Connect central repository (Frederick National Laboratory operated currently by Leidos Biomed). De-identified information of these samples (e.g., sample ID, date of collection) will be tracked in DCEG’s instance of the Biospecimen Inventory and Resource Management system. Biospecimens will be destroyed for participants at the time of revocation or if they are no longer of scientific value. The Connect central repository will dispose of biological specimens in accordance with all regulations. Because biospecimens could potentially contain biohazardous materials, the repository will not be able to return unused specimens back to participants or their families. Culturally sensitive practices may be developed as a response to requests from participants or their relatives, for instance cultural ceremonies performed by and accredited tribal healer or medicine man to administer blessing or last rites to samples prior to their destruction. The DCEG Coordinating Center will record any loss or unanticipated destruction of samples as a deviation. Reporting will be per the requirements of </w:t>
      </w:r>
      <w:r w:rsidRPr="00010996">
        <w:rPr>
          <w:rStyle w:val="Hyperlink"/>
        </w:rPr>
        <w:t>Section 6 Participant Discontinuation and Withdrawal</w:t>
      </w:r>
      <w:r>
        <w:t>.</w:t>
      </w:r>
    </w:p>
    <w:p w14:paraId="1E20CE6B" w14:textId="3D20B120" w:rsidR="005F410D" w:rsidRPr="00843595" w:rsidRDefault="6014D869" w:rsidP="000C0B93">
      <w:pPr>
        <w:pStyle w:val="Heading3"/>
        <w:contextualSpacing/>
      </w:pPr>
      <w:bookmarkStart w:id="335" w:name="_Management_of_Results_1"/>
      <w:bookmarkStart w:id="336" w:name="_Management_of_Results"/>
      <w:bookmarkStart w:id="337" w:name="_Toc281240105"/>
      <w:bookmarkStart w:id="338" w:name="_Toc281240347"/>
      <w:bookmarkStart w:id="339" w:name="_Toc288125082"/>
      <w:bookmarkStart w:id="340" w:name="_Toc484520857"/>
      <w:bookmarkStart w:id="341" w:name="_Toc208233990"/>
      <w:bookmarkEnd w:id="335"/>
      <w:bookmarkEnd w:id="336"/>
      <w:r w:rsidRPr="00843595">
        <w:t>Correlative Studies for Research</w:t>
      </w:r>
      <w:bookmarkEnd w:id="337"/>
      <w:bookmarkEnd w:id="338"/>
      <w:bookmarkEnd w:id="339"/>
      <w:bookmarkEnd w:id="340"/>
      <w:bookmarkEnd w:id="341"/>
    </w:p>
    <w:bookmarkEnd w:id="292"/>
    <w:bookmarkEnd w:id="293"/>
    <w:bookmarkEnd w:id="294"/>
    <w:bookmarkEnd w:id="295"/>
    <w:p w14:paraId="095CAEEA" w14:textId="3C68B7AD" w:rsidR="00260CA8" w:rsidRPr="00113D74" w:rsidRDefault="6014D869" w:rsidP="000C0B93">
      <w:pPr>
        <w:pStyle w:val="paragraph"/>
        <w:spacing w:before="120" w:beforeAutospacing="0" w:after="120" w:afterAutospacing="0"/>
        <w:contextualSpacing/>
        <w:textAlignment w:val="baseline"/>
        <w:rPr>
          <w:rFonts w:ascii="&amp;quot" w:hAnsi="&amp;quot"/>
          <w:sz w:val="18"/>
          <w:szCs w:val="18"/>
        </w:rPr>
      </w:pPr>
      <w:r w:rsidRPr="00843595">
        <w:t>The biospecimens obtained under this protocol will be used in established, experimental and future assays. For example, they will be used to measure blood levels of hormones, inflammation markers, metabolomics; urine metabolomics; saliva and fecal microbiome; heavy metals in hair and toenails</w:t>
      </w:r>
      <w:r>
        <w:t xml:space="preserve">; cervical swabs for HPV testing; and somatic mutations in tissue samples. In subsequent biospecimen collections, samples </w:t>
      </w:r>
      <w:r w:rsidR="00747361">
        <w:t xml:space="preserve">could </w:t>
      </w:r>
      <w:r>
        <w:t xml:space="preserve">be collected </w:t>
      </w:r>
      <w:r w:rsidR="00747361">
        <w:t>for</w:t>
      </w:r>
      <w:r>
        <w:t xml:space="preserve"> other assays or products (e.g., cell lines). The study will remain open so long as biospecimens are viable and data analyses continue.  </w:t>
      </w:r>
    </w:p>
    <w:p w14:paraId="491FF43F" w14:textId="5FB82231" w:rsidR="00777804" w:rsidRPr="00006AC4" w:rsidRDefault="00777804" w:rsidP="000C0B93">
      <w:pPr>
        <w:pStyle w:val="Heading3"/>
        <w:contextualSpacing/>
      </w:pPr>
      <w:bookmarkStart w:id="342" w:name="_Samples_for_Genetic/Genomic"/>
      <w:bookmarkStart w:id="343" w:name="_Toc281240109"/>
      <w:bookmarkStart w:id="344" w:name="_Toc281240351"/>
      <w:bookmarkStart w:id="345" w:name="_Toc288125084"/>
      <w:bookmarkStart w:id="346" w:name="_Toc484520859"/>
      <w:bookmarkStart w:id="347" w:name="_Toc208233991"/>
      <w:bookmarkEnd w:id="342"/>
      <w:r w:rsidRPr="00006AC4">
        <w:t>Samples for Genetic</w:t>
      </w:r>
      <w:r w:rsidR="002C3126" w:rsidRPr="00006AC4">
        <w:t>/Genomic</w:t>
      </w:r>
      <w:r w:rsidRPr="00006AC4">
        <w:t xml:space="preserve"> Analysis</w:t>
      </w:r>
      <w:bookmarkEnd w:id="343"/>
      <w:bookmarkEnd w:id="344"/>
      <w:bookmarkEnd w:id="345"/>
      <w:bookmarkEnd w:id="346"/>
      <w:bookmarkEnd w:id="347"/>
    </w:p>
    <w:p w14:paraId="60EBD781" w14:textId="54323D28" w:rsidR="00A41B51" w:rsidRPr="00732A3E" w:rsidRDefault="00A41B51" w:rsidP="000C0B93">
      <w:pPr>
        <w:pStyle w:val="Heading4"/>
        <w:spacing w:before="120" w:after="120"/>
      </w:pPr>
      <w:r w:rsidRPr="00732A3E">
        <w:t xml:space="preserve">Description of the </w:t>
      </w:r>
      <w:r w:rsidR="00F87430">
        <w:t>S</w:t>
      </w:r>
      <w:r w:rsidRPr="00732A3E">
        <w:t xml:space="preserve">cope of </w:t>
      </w:r>
      <w:r w:rsidR="00F87430">
        <w:t>G</w:t>
      </w:r>
      <w:r w:rsidRPr="00732A3E">
        <w:t>enetic/</w:t>
      </w:r>
      <w:r w:rsidR="00F87430">
        <w:t>G</w:t>
      </w:r>
      <w:r w:rsidRPr="00732A3E">
        <w:t>enomic</w:t>
      </w:r>
      <w:r w:rsidR="00F87430">
        <w:t xml:space="preserve"> A</w:t>
      </w:r>
      <w:r w:rsidRPr="00732A3E">
        <w:t>nalysis</w:t>
      </w:r>
    </w:p>
    <w:p w14:paraId="7C913707" w14:textId="7DE8A625" w:rsidR="00283B53" w:rsidRPr="00FE1EE1" w:rsidRDefault="00283B53" w:rsidP="000C0B93">
      <w:r w:rsidRPr="00FE1EE1">
        <w:t xml:space="preserve">Germline and somatic DNA and/or </w:t>
      </w:r>
      <w:r w:rsidR="002C1027" w:rsidRPr="002C1027">
        <w:t xml:space="preserve">Ribonucleic </w:t>
      </w:r>
      <w:r w:rsidR="002C1027">
        <w:t>A</w:t>
      </w:r>
      <w:r w:rsidR="002C1027" w:rsidRPr="002C1027">
        <w:t>cid</w:t>
      </w:r>
      <w:r w:rsidR="002C1027" w:rsidRPr="00FE1EE1">
        <w:t xml:space="preserve"> </w:t>
      </w:r>
      <w:r w:rsidR="002C1027">
        <w:t>(</w:t>
      </w:r>
      <w:r w:rsidRPr="00FE1EE1">
        <w:t>RNA</w:t>
      </w:r>
      <w:r w:rsidR="002C1027">
        <w:t>)</w:t>
      </w:r>
      <w:r w:rsidRPr="00FE1EE1">
        <w:t xml:space="preserve"> will be extracted from </w:t>
      </w:r>
      <w:r w:rsidR="009A2111">
        <w:t>different</w:t>
      </w:r>
      <w:r w:rsidRPr="00FE1EE1">
        <w:t xml:space="preserve"> sample types</w:t>
      </w:r>
      <w:r w:rsidR="009A2111">
        <w:t>,</w:t>
      </w:r>
      <w:r w:rsidRPr="00FE1EE1">
        <w:t xml:space="preserve"> including blood, saliva </w:t>
      </w:r>
      <w:r w:rsidR="009A2111">
        <w:t>or</w:t>
      </w:r>
      <w:r w:rsidRPr="00FE1EE1">
        <w:t xml:space="preserve"> tissue samples (non-cancerous, precursor, and tumor). </w:t>
      </w:r>
      <w:r w:rsidRPr="00FE1EE1">
        <w:lastRenderedPageBreak/>
        <w:t xml:space="preserve">The extracted DNA/RNA will be used for genetic/genomic analyses to address a wide range of research and scientific questions including, but not limited to, genetic susceptibility to cancer and other traits, germline-somatic relationships, cancer transformation and progression through characterization of early somatic changes in non-cancerous or precursor tissues and the role of infectious agents and the microbiome in relation to cancer risk. Examples of genetic/genomic analysis that </w:t>
      </w:r>
      <w:r w:rsidR="00747361">
        <w:t>could</w:t>
      </w:r>
      <w:r w:rsidR="00747361" w:rsidRPr="00FE1EE1">
        <w:t xml:space="preserve"> </w:t>
      </w:r>
      <w:r w:rsidRPr="00FE1EE1">
        <w:t xml:space="preserve">be performed include DNA genome-wide genotyping arrays; targeted, whole exome or whole genome DNA sequencing; </w:t>
      </w:r>
      <w:r w:rsidR="00747361">
        <w:t>m</w:t>
      </w:r>
      <w:r w:rsidR="002C1027" w:rsidRPr="002C1027">
        <w:t xml:space="preserve">essenger RNA </w:t>
      </w:r>
      <w:r w:rsidR="002C1027">
        <w:t>(</w:t>
      </w:r>
      <w:r w:rsidRPr="00FE1EE1">
        <w:t>mRNA</w:t>
      </w:r>
      <w:r w:rsidR="002C1027">
        <w:t>)/microRNA (</w:t>
      </w:r>
      <w:r w:rsidRPr="00FE1EE1">
        <w:t>miRNA</w:t>
      </w:r>
      <w:r w:rsidR="002C1027">
        <w:t>)</w:t>
      </w:r>
      <w:r w:rsidRPr="00FE1EE1">
        <w:t xml:space="preserve"> sequencing; genome-wide chromatin accessibility analyses; and epigenetic changes such as DNA methylation arrays or pyrosequencing. As knowledge and technology evolves, it is possible that the biospecimens may be used in genetic tests that have yet to be developed.</w:t>
      </w:r>
    </w:p>
    <w:p w14:paraId="71ED449D" w14:textId="6DC67E9A" w:rsidR="006E1E66" w:rsidRPr="00732A3E" w:rsidRDefault="006E1E66" w:rsidP="000C0B93">
      <w:pPr>
        <w:pStyle w:val="Heading4"/>
        <w:spacing w:before="120" w:after="120"/>
      </w:pPr>
      <w:r w:rsidRPr="00732A3E">
        <w:t xml:space="preserve">Description of </w:t>
      </w:r>
      <w:r w:rsidR="00F87430">
        <w:t>H</w:t>
      </w:r>
      <w:r w:rsidRPr="00732A3E">
        <w:t xml:space="preserve">ow </w:t>
      </w:r>
      <w:r w:rsidR="00F87430">
        <w:t>P</w:t>
      </w:r>
      <w:r w:rsidRPr="00732A3E">
        <w:t xml:space="preserve">rivacy and </w:t>
      </w:r>
      <w:r w:rsidR="00F87430">
        <w:t>C</w:t>
      </w:r>
      <w:r w:rsidRPr="00732A3E">
        <w:t xml:space="preserve">onfidentiality of </w:t>
      </w:r>
      <w:r w:rsidR="00F87430">
        <w:t>M</w:t>
      </w:r>
      <w:r w:rsidRPr="00732A3E">
        <w:t xml:space="preserve">edical </w:t>
      </w:r>
      <w:r w:rsidR="00F87430">
        <w:t>I</w:t>
      </w:r>
      <w:r w:rsidRPr="00732A3E">
        <w:t>nformation/</w:t>
      </w:r>
      <w:r w:rsidR="00F87430">
        <w:t>B</w:t>
      </w:r>
      <w:r w:rsidRPr="00732A3E">
        <w:t xml:space="preserve">iological </w:t>
      </w:r>
      <w:r w:rsidR="00F87430">
        <w:t>S</w:t>
      </w:r>
      <w:r w:rsidRPr="00732A3E">
        <w:t xml:space="preserve">pecimens </w:t>
      </w:r>
      <w:r w:rsidR="00F87430">
        <w:t>W</w:t>
      </w:r>
      <w:r w:rsidRPr="00732A3E">
        <w:t xml:space="preserve">ill be </w:t>
      </w:r>
      <w:r w:rsidR="00F87430">
        <w:t>M</w:t>
      </w:r>
      <w:r w:rsidRPr="00732A3E">
        <w:t>aximized</w:t>
      </w:r>
    </w:p>
    <w:p w14:paraId="598C999F" w14:textId="11EC821A" w:rsidR="00283B53" w:rsidRPr="00FE1EE1" w:rsidRDefault="00283B53" w:rsidP="000C0B93">
      <w:r w:rsidRPr="00FE1EE1">
        <w:t xml:space="preserve">Steps to protect the privacy and confidentiality of all study participant data is described in detail under </w:t>
      </w:r>
      <w:r w:rsidR="005A20C6" w:rsidRPr="005A20C6">
        <w:t>Publication and Data Sharing Policy</w:t>
      </w:r>
      <w:r w:rsidR="005A20C6" w:rsidRPr="00FE1EE1" w:rsidDel="005A20C6">
        <w:t xml:space="preserve"> </w:t>
      </w:r>
      <w:r w:rsidRPr="00FE1EE1">
        <w:t xml:space="preserve">(see </w:t>
      </w:r>
      <w:hyperlink w:anchor="_Hlk11168716" w:history="1">
        <w:r w:rsidR="005A20C6" w:rsidRPr="00821B3A">
          <w:rPr>
            <w:rStyle w:val="Hyperlink"/>
          </w:rPr>
          <w:t>Section 9.11</w:t>
        </w:r>
      </w:hyperlink>
      <w:r w:rsidRPr="00FE1EE1">
        <w:t xml:space="preserve">). Briefly, all data and samples from the study will be coded and the key to personal identifiers will be securely stored with highly restricted access at NCI. Although participant identifiers will not be attached to the data or samples, genomic information or the combination of extensive clinical/demographic information collected from study participants can be unique to an individual. However, in order for anyone to use these sources of data to identify specific individuals, they would need to have access to a database with the same combination of information. Genetic and genomic data from this study will be available in accord with the </w:t>
      </w:r>
      <w:hyperlink r:id="rId23">
        <w:r w:rsidRPr="00FE1EE1">
          <w:rPr>
            <w:rStyle w:val="Hyperlink"/>
          </w:rPr>
          <w:t>NIH Genomic Data Sharing (GDS) Policy</w:t>
        </w:r>
      </w:hyperlink>
      <w:r w:rsidRPr="00FE1EE1">
        <w:t xml:space="preserve"> (see </w:t>
      </w:r>
      <w:hyperlink w:anchor="_Samples_for_Genetic/Genomic" w:history="1">
        <w:r w:rsidR="005A20C6" w:rsidRPr="00D23894">
          <w:rPr>
            <w:rStyle w:val="Hyperlink"/>
          </w:rPr>
          <w:t>Section 7.3.2 Samples for Genetic/Genomic Analysis</w:t>
        </w:r>
      </w:hyperlink>
      <w:r w:rsidRPr="00FE1EE1">
        <w:t>). Researchers involved in this study and collaborators who request access to study data will be prohibited from attempting to use study information to identify individuals as defined in their Data Use Agreements. This study is covered under the NCI Certificate of Confidentiality.</w:t>
      </w:r>
    </w:p>
    <w:p w14:paraId="1ABAED52" w14:textId="77777777" w:rsidR="00557A3C" w:rsidRPr="00732A3E" w:rsidRDefault="00557A3C" w:rsidP="000C0B93">
      <w:pPr>
        <w:pStyle w:val="Heading4"/>
        <w:spacing w:before="120" w:after="120"/>
      </w:pPr>
      <w:bookmarkStart w:id="348" w:name="_Management_of_Results_2"/>
      <w:bookmarkStart w:id="349" w:name="_Hlk180682380"/>
      <w:bookmarkEnd w:id="348"/>
      <w:r w:rsidRPr="00732A3E">
        <w:t>Management of Results</w:t>
      </w:r>
    </w:p>
    <w:bookmarkEnd w:id="349"/>
    <w:p w14:paraId="27EDACEB" w14:textId="36D3A687" w:rsidR="00BD3B7B" w:rsidRDefault="00283B53" w:rsidP="000C0B93">
      <w:r w:rsidRPr="00FE1EE1">
        <w:t>Any genetic information generated during the study will be used for research purposes and may be returned to the participant</w:t>
      </w:r>
      <w:r w:rsidR="007527B1">
        <w:t xml:space="preserve"> based on </w:t>
      </w:r>
      <w:r w:rsidR="00BD3B7B">
        <w:t>future</w:t>
      </w:r>
      <w:r w:rsidR="007527B1">
        <w:t xml:space="preserve"> amendments to the protocol</w:t>
      </w:r>
      <w:r w:rsidRPr="00FE1EE1">
        <w:t xml:space="preserve">. </w:t>
      </w:r>
      <w:r w:rsidR="007527B1">
        <w:t>Specific p</w:t>
      </w:r>
      <w:r w:rsidRPr="00FE1EE1">
        <w:t xml:space="preserve">rotocols for the return of results (e.g., ancestry, </w:t>
      </w:r>
      <w:r w:rsidR="00BD3B7B" w:rsidRPr="00FE1EE1">
        <w:t>clinically actionable</w:t>
      </w:r>
      <w:r w:rsidRPr="00FE1EE1">
        <w:t xml:space="preserve"> genetic mutations, non-clinically important phenotypes such as cilantro taste, clinical blood counts) will be reviewed and approved by the IRB before efforts proceed. </w:t>
      </w:r>
      <w:r w:rsidR="00BD3B7B">
        <w:t>The plan will outline how to educate participants about the risk and benefits of medically actionable results</w:t>
      </w:r>
      <w:r w:rsidR="00BD3B7B" w:rsidRPr="002A07A5">
        <w:t>,</w:t>
      </w:r>
      <w:r w:rsidR="00BD3B7B">
        <w:t xml:space="preserve"> the procedure to</w:t>
      </w:r>
      <w:r w:rsidR="00BD3B7B" w:rsidRPr="002A07A5">
        <w:t xml:space="preserve"> confirm</w:t>
      </w:r>
      <w:r w:rsidR="00BD3B7B">
        <w:t xml:space="preserve"> results</w:t>
      </w:r>
      <w:r w:rsidR="00BD3B7B" w:rsidRPr="002A07A5">
        <w:t xml:space="preserve"> in </w:t>
      </w:r>
      <w:r w:rsidR="00BD3B7B">
        <w:t xml:space="preserve">a </w:t>
      </w:r>
      <w:r w:rsidR="00BD3B7B" w:rsidRPr="00927775">
        <w:t>Clinical Laboratory Improvement Amendments</w:t>
      </w:r>
      <w:r w:rsidR="00BD3B7B" w:rsidRPr="002A07A5">
        <w:t xml:space="preserve"> </w:t>
      </w:r>
      <w:r w:rsidR="00BD3B7B">
        <w:t>(</w:t>
      </w:r>
      <w:r w:rsidR="00BD3B7B" w:rsidRPr="002A07A5">
        <w:t>CLIA</w:t>
      </w:r>
      <w:r w:rsidR="00BD3B7B">
        <w:t>)</w:t>
      </w:r>
      <w:r w:rsidR="00BD3B7B" w:rsidRPr="002A07A5">
        <w:t xml:space="preserve"> environment</w:t>
      </w:r>
      <w:r w:rsidR="00BD3B7B">
        <w:t xml:space="preserve"> and appropriate</w:t>
      </w:r>
      <w:r w:rsidR="00BD3B7B" w:rsidRPr="002A07A5">
        <w:t xml:space="preserve"> quality assurance procedures</w:t>
      </w:r>
      <w:r w:rsidR="00BD3B7B">
        <w:t>, and other procedures</w:t>
      </w:r>
      <w:r w:rsidR="00BD3B7B" w:rsidRPr="002A07A5">
        <w:t>.</w:t>
      </w:r>
    </w:p>
    <w:p w14:paraId="6E749E84" w14:textId="69A8A597" w:rsidR="0074695C" w:rsidRPr="00006AC4" w:rsidRDefault="0074695C" w:rsidP="000C0B93">
      <w:pPr>
        <w:pStyle w:val="Heading1"/>
        <w:contextualSpacing/>
      </w:pPr>
      <w:bookmarkStart w:id="350" w:name="_Toc11143973"/>
      <w:bookmarkStart w:id="351" w:name="_Toc11143974"/>
      <w:bookmarkStart w:id="352" w:name="_Toc11143975"/>
      <w:bookmarkStart w:id="353" w:name="_Toc11143978"/>
      <w:bookmarkStart w:id="354" w:name="_Toc11143989"/>
      <w:bookmarkStart w:id="355" w:name="_Toc11143990"/>
      <w:bookmarkStart w:id="356" w:name="_Toc288125129"/>
      <w:bookmarkStart w:id="357" w:name="_Toc250632186"/>
      <w:bookmarkStart w:id="358" w:name="_Toc281240140"/>
      <w:bookmarkStart w:id="359" w:name="_Toc281240382"/>
      <w:bookmarkStart w:id="360" w:name="_Toc484520920"/>
      <w:bookmarkStart w:id="361" w:name="_Ref11146145"/>
      <w:bookmarkStart w:id="362" w:name="_Ref11146173"/>
      <w:bookmarkStart w:id="363" w:name="_Toc208233992"/>
      <w:bookmarkEnd w:id="350"/>
      <w:bookmarkEnd w:id="351"/>
      <w:bookmarkEnd w:id="352"/>
      <w:bookmarkEnd w:id="353"/>
      <w:bookmarkEnd w:id="354"/>
      <w:bookmarkEnd w:id="355"/>
      <w:r w:rsidRPr="00006AC4">
        <w:t xml:space="preserve">STATISTICAL </w:t>
      </w:r>
      <w:bookmarkEnd w:id="356"/>
      <w:r w:rsidR="00E76D76" w:rsidRPr="00006AC4">
        <w:t>CONSIDERATIONS</w:t>
      </w:r>
      <w:bookmarkEnd w:id="357"/>
      <w:bookmarkEnd w:id="358"/>
      <w:bookmarkEnd w:id="359"/>
      <w:bookmarkEnd w:id="360"/>
      <w:bookmarkEnd w:id="361"/>
      <w:bookmarkEnd w:id="362"/>
      <w:bookmarkEnd w:id="363"/>
    </w:p>
    <w:p w14:paraId="48731E41" w14:textId="77ED1A87" w:rsidR="006555B8" w:rsidRDefault="006555B8" w:rsidP="000C0B93">
      <w:pPr>
        <w:pStyle w:val="Normal2"/>
        <w:spacing w:before="120" w:after="120"/>
        <w:ind w:left="0"/>
        <w:contextualSpacing w:val="0"/>
      </w:pPr>
      <w:r w:rsidRPr="00AF3594">
        <w:t>Connect for Cancer Prevention is a research resource that will be used to address a wide range of scientific questions related to cancer etiology, precursor to tumor transformation, risk assessment and early detection, as described in the Introduction (see</w:t>
      </w:r>
      <w:r w:rsidRPr="00AF3594">
        <w:rPr>
          <w:color w:val="0070C0"/>
        </w:rPr>
        <w:t xml:space="preserve"> </w:t>
      </w:r>
      <w:hyperlink w:anchor="_Toc11143896" w:history="1">
        <w:r w:rsidR="005A20C6" w:rsidRPr="005A20C6">
          <w:rPr>
            <w:rStyle w:val="Hyperlink"/>
          </w:rPr>
          <w:t>Section 2</w:t>
        </w:r>
      </w:hyperlink>
      <w:r w:rsidR="005A20C6" w:rsidRPr="00A83913">
        <w:rPr>
          <w:color w:val="000000" w:themeColor="text1"/>
          <w:u w:val="single"/>
        </w:rPr>
        <w:t>)</w:t>
      </w:r>
      <w:r w:rsidRPr="00A83913">
        <w:rPr>
          <w:color w:val="000000" w:themeColor="text1"/>
        </w:rPr>
        <w:t xml:space="preserve">. </w:t>
      </w:r>
      <w:r w:rsidRPr="00AF3594">
        <w:t xml:space="preserve">Here we describe the primary statistical endpoints, an overview of analysis strategies and an evaluation of the design characteristics for this prospective cohort study. An important aspect of this cohort study is the prospective (i.e., prior to cancer diagnosis) and serial collection of comprehensive information on risk factors for cancer initiation and progression in a population setting. Therefore, a primary aim of statistical analyses will be to integrate complex high-dimensional and serial data to </w:t>
      </w:r>
      <w:r w:rsidRPr="00AF3594">
        <w:lastRenderedPageBreak/>
        <w:t xml:space="preserve">address scientific questions of interest. Statistical analysis plans and power calculations to address specific research aims will be written at the time of application for data access through the Connect for Cancer Prevention Data/Specimen Access Committee (see </w:t>
      </w:r>
      <w:hyperlink w:anchor="_Appendix_1:_Connect" w:history="1">
        <w:r w:rsidR="007A2D6E" w:rsidRPr="007A2D6E">
          <w:rPr>
            <w:rStyle w:val="Hyperlink"/>
            <w:rFonts w:eastAsia="Calibri"/>
          </w:rPr>
          <w:t>Appendix 1 Study Governance Structure</w:t>
        </w:r>
      </w:hyperlink>
      <w:r w:rsidRPr="00AF3594">
        <w:t xml:space="preserve">). </w:t>
      </w:r>
    </w:p>
    <w:p w14:paraId="119DC81B" w14:textId="649DEE38" w:rsidR="00EA715A" w:rsidRPr="00294BFF" w:rsidRDefault="00EA715A" w:rsidP="000C0B93">
      <w:pPr>
        <w:pStyle w:val="Normal2"/>
        <w:spacing w:before="120" w:after="120"/>
        <w:ind w:left="0"/>
      </w:pPr>
      <w:r>
        <w:t xml:space="preserve">A formal </w:t>
      </w:r>
      <w:r w:rsidR="00E74F26" w:rsidRPr="008B7134">
        <w:t>Statistical Analysis Plan</w:t>
      </w:r>
      <w:r w:rsidR="00E74F26">
        <w:t xml:space="preserve"> (</w:t>
      </w:r>
      <w:r>
        <w:t>SAP</w:t>
      </w:r>
      <w:r w:rsidR="00E74F26">
        <w:t>)</w:t>
      </w:r>
      <w:r>
        <w:t xml:space="preserve"> is not appropriate for this study.</w:t>
      </w:r>
      <w:r w:rsidR="0050394D">
        <w:t xml:space="preserve"> The comprehensive nature of the Connect for Cancer </w:t>
      </w:r>
      <w:r w:rsidR="0050394D" w:rsidRPr="00294BFF">
        <w:t xml:space="preserve">Prevention cohort </w:t>
      </w:r>
      <w:r w:rsidR="0021574F" w:rsidRPr="00294BFF">
        <w:t xml:space="preserve">will be an invaluable resource to </w:t>
      </w:r>
      <w:r w:rsidR="00070297" w:rsidRPr="00294BFF">
        <w:t xml:space="preserve">test </w:t>
      </w:r>
      <w:r w:rsidR="0021574F" w:rsidRPr="00294BFF">
        <w:t>hundreds to thousands of hypot</w:t>
      </w:r>
      <w:r w:rsidR="00070297" w:rsidRPr="00294BFF">
        <w:t>heses for cancer prevention and other general research uses.</w:t>
      </w:r>
    </w:p>
    <w:p w14:paraId="28C4F6CF" w14:textId="43D8F7C2" w:rsidR="00153EA2" w:rsidRPr="00006AC4" w:rsidRDefault="00153EA2" w:rsidP="000C0B93">
      <w:pPr>
        <w:pStyle w:val="Heading2"/>
        <w:contextualSpacing/>
      </w:pPr>
      <w:bookmarkStart w:id="364" w:name="_Toc466023766"/>
      <w:bookmarkStart w:id="365" w:name="_Toc466025750"/>
      <w:bookmarkStart w:id="366" w:name="_Toc466027059"/>
      <w:bookmarkStart w:id="367" w:name="_Toc466027386"/>
      <w:bookmarkStart w:id="368" w:name="_Toc466539365"/>
      <w:bookmarkStart w:id="369" w:name="_Toc466973563"/>
      <w:bookmarkStart w:id="370" w:name="_Toc466974412"/>
      <w:bookmarkStart w:id="371" w:name="_Toc466977817"/>
      <w:bookmarkStart w:id="372" w:name="_Toc466978666"/>
      <w:bookmarkStart w:id="373" w:name="_Toc466980218"/>
      <w:bookmarkStart w:id="374" w:name="_Toc466983869"/>
      <w:bookmarkStart w:id="375" w:name="_Toc466984717"/>
      <w:bookmarkStart w:id="376" w:name="_Toc466985566"/>
      <w:bookmarkStart w:id="377" w:name="_Toc466986414"/>
      <w:bookmarkStart w:id="378" w:name="_Toc466987263"/>
      <w:bookmarkStart w:id="379" w:name="_Toc466988270"/>
      <w:bookmarkStart w:id="380" w:name="_Toc466989277"/>
      <w:bookmarkStart w:id="381" w:name="_Toc466990126"/>
      <w:bookmarkStart w:id="382" w:name="_Toc466990743"/>
      <w:bookmarkStart w:id="383" w:name="_Toc467137749"/>
      <w:bookmarkStart w:id="384" w:name="_Toc467138597"/>
      <w:bookmarkStart w:id="385" w:name="_Toc467161636"/>
      <w:bookmarkStart w:id="386" w:name="_Toc467165899"/>
      <w:bookmarkStart w:id="387" w:name="_Toc467242537"/>
      <w:bookmarkStart w:id="388" w:name="_Toc467243397"/>
      <w:bookmarkStart w:id="389" w:name="_Toc467244258"/>
      <w:bookmarkStart w:id="390" w:name="_Toc467245118"/>
      <w:bookmarkStart w:id="391" w:name="_Toc467245978"/>
      <w:bookmarkStart w:id="392" w:name="_Toc467246838"/>
      <w:bookmarkStart w:id="393" w:name="_Toc467247869"/>
      <w:bookmarkStart w:id="394" w:name="_Toc467248729"/>
      <w:bookmarkStart w:id="395" w:name="_Toc467249314"/>
      <w:bookmarkStart w:id="396" w:name="_Toc467255048"/>
      <w:bookmarkStart w:id="397" w:name="_Toc484520921"/>
      <w:bookmarkStart w:id="398" w:name="_Toc20823399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r w:rsidRPr="00006AC4">
        <w:t>Statistical Hypothesis</w:t>
      </w:r>
      <w:bookmarkEnd w:id="397"/>
      <w:bookmarkEnd w:id="398"/>
    </w:p>
    <w:p w14:paraId="7FEFCBF3" w14:textId="534A7183" w:rsidR="007843AC" w:rsidRPr="00A83913" w:rsidRDefault="006555B8" w:rsidP="000C0B93">
      <w:pPr>
        <w:pStyle w:val="Bulletpoints"/>
        <w:spacing w:before="120" w:after="120"/>
        <w:ind w:left="1080"/>
        <w:contextualSpacing/>
      </w:pPr>
      <w:r w:rsidRPr="002D41CE">
        <w:t xml:space="preserve">Primary Endpoint(s): </w:t>
      </w:r>
      <w:r w:rsidR="007843AC" w:rsidRPr="00A83913">
        <w:rPr>
          <w:color w:val="000000" w:themeColor="text1"/>
        </w:rPr>
        <w:t xml:space="preserve">Cancer </w:t>
      </w:r>
      <w:r w:rsidR="00C87581" w:rsidRPr="00A83913">
        <w:rPr>
          <w:color w:val="000000" w:themeColor="text1"/>
        </w:rPr>
        <w:t xml:space="preserve">transformation, </w:t>
      </w:r>
      <w:r w:rsidR="007843AC" w:rsidRPr="00A83913">
        <w:rPr>
          <w:color w:val="000000" w:themeColor="text1"/>
        </w:rPr>
        <w:t xml:space="preserve">incidence, progression, and mortality </w:t>
      </w:r>
    </w:p>
    <w:p w14:paraId="2E964F26" w14:textId="3679B1D5" w:rsidR="006555B8" w:rsidRDefault="006555B8" w:rsidP="000C0B93">
      <w:pPr>
        <w:pStyle w:val="Bulletpoints"/>
        <w:spacing w:before="120" w:after="120"/>
        <w:ind w:left="1080"/>
        <w:contextualSpacing/>
      </w:pPr>
      <w:r>
        <w:t xml:space="preserve">Secondary Endpoint(s): </w:t>
      </w:r>
      <w:r w:rsidR="002D41CE">
        <w:t xml:space="preserve">General </w:t>
      </w:r>
      <w:r w:rsidR="008F04E9">
        <w:t>research use</w:t>
      </w:r>
    </w:p>
    <w:p w14:paraId="72C392D7" w14:textId="415EDF4C" w:rsidR="00153EA2" w:rsidRPr="007A7A2B" w:rsidRDefault="00153EA2" w:rsidP="000C0B93">
      <w:pPr>
        <w:pStyle w:val="Heading2"/>
        <w:contextualSpacing/>
      </w:pPr>
      <w:bookmarkStart w:id="399" w:name="_Sample_Size_Determination"/>
      <w:bookmarkStart w:id="400" w:name="_Toc484520922"/>
      <w:bookmarkStart w:id="401" w:name="_Ref11145910"/>
      <w:bookmarkStart w:id="402" w:name="_Toc208233994"/>
      <w:bookmarkEnd w:id="399"/>
      <w:r w:rsidRPr="001B065C">
        <w:t>Sample Size Determination</w:t>
      </w:r>
      <w:bookmarkEnd w:id="400"/>
      <w:bookmarkEnd w:id="401"/>
      <w:bookmarkEnd w:id="402"/>
    </w:p>
    <w:p w14:paraId="11B9EBE3" w14:textId="77777777" w:rsidR="006A43D7" w:rsidRDefault="006A43D7" w:rsidP="000C0B93">
      <w:pPr>
        <w:pStyle w:val="Normal2"/>
        <w:spacing w:before="120" w:after="120"/>
        <w:ind w:left="0"/>
        <w:contextualSpacing w:val="0"/>
      </w:pPr>
      <w:r w:rsidRPr="00AF3594">
        <w:t>Many of the study objectives require complex longitudinal statistical analyses involving integration between multiple data sources that do not lend themselves to simple sample size and power determination. For power calculations, we focus on estimating power for (i) testing an association between a  baseline binary variable (such as a behavioral, environmental, or genetic factor) and cancer incidence, (ii) prospective follow-up on all participants with baseline and longitudinal biomarkers, behavioral and environmental factors, and (iii) nested case-control design in which biomarkers are assessed longitudinally on all cases and on a control series that is matched with respect to age and length of follow-up (i.e., incidence density sampling).</w:t>
      </w:r>
    </w:p>
    <w:p w14:paraId="6EBA6DFB" w14:textId="75A7F7D7" w:rsidR="006A43D7" w:rsidRDefault="45947FCF" w:rsidP="45947FCF">
      <w:pPr>
        <w:pStyle w:val="Normal2"/>
        <w:spacing w:before="120" w:after="120"/>
        <w:ind w:left="0"/>
      </w:pPr>
      <w:r>
        <w:t xml:space="preserve">A sample size of 200,000 participants was chosen to provide sufficient numbers of expected cancer endpoints during the follow up period to evaluate key research questions with adequate statistical power. As for any epidemiological studies, evaluation of some hypotheses will likely require combining data with other cohorts to further increase the sample size. The data/sample collection in Connect for Cancer Prevention is designed to facilitate these pooling efforts with newer cohorts. </w:t>
      </w:r>
    </w:p>
    <w:p w14:paraId="3572658D" w14:textId="6EF9B481" w:rsidR="45947FCF" w:rsidRDefault="45947FCF" w:rsidP="45947FCF">
      <w:pPr>
        <w:pStyle w:val="Normal2"/>
        <w:spacing w:before="120" w:after="120"/>
        <w:ind w:left="0"/>
      </w:pPr>
    </w:p>
    <w:p w14:paraId="4061E22B" w14:textId="03062DDE" w:rsidR="006A43D7" w:rsidRDefault="45947FCF" w:rsidP="700986DD">
      <w:pPr>
        <w:pStyle w:val="Normal2"/>
        <w:spacing w:before="120" w:after="120"/>
        <w:ind w:left="0"/>
      </w:pPr>
      <w:hyperlink w:anchor="Table3">
        <w:r w:rsidRPr="45947FCF">
          <w:rPr>
            <w:rStyle w:val="Hyperlink"/>
          </w:rPr>
          <w:t>Table 3</w:t>
        </w:r>
      </w:hyperlink>
      <w:r>
        <w:t xml:space="preserve"> shows estimates of the number of incident cases expected to occur in the first ten or fifteen years after enrollment based on cancer incidence rates from the </w:t>
      </w:r>
      <w:hyperlink r:id="rId24">
        <w:r w:rsidRPr="45947FCF">
          <w:rPr>
            <w:color w:val="0070C0"/>
            <w:u w:val="single"/>
          </w:rPr>
          <w:t>SEER 18 registries for 2010-2012</w:t>
        </w:r>
      </w:hyperlink>
      <w:r>
        <w:t xml:space="preserve"> (all race/ethnic groups combined). Calculations assume a uniform age distribution at study entry between 30 and 70 years, an equal number of men and women in all age groups, and enrollment of an equal number of participants/years over five years. In addition, calculations assume an annual loss to follow-up of 4% for participants aged 30-44 years old at study entry, 3% for 45-49 years, 3% for 50-54 years, 2% for 55-59 years and 2% for 60-70 years. The incident number of cancers was based on the first primary cancer in a specific organ site.  </w:t>
      </w:r>
      <w:bookmarkStart w:id="403" w:name="_Ref22906847"/>
    </w:p>
    <w:bookmarkEnd w:id="403"/>
    <w:p w14:paraId="3F1C38D7" w14:textId="591A0427" w:rsidR="006A43D7" w:rsidRPr="00CB3597" w:rsidRDefault="002A5719" w:rsidP="002A5719">
      <w:pPr>
        <w:pStyle w:val="TableHead"/>
        <w:numPr>
          <w:ilvl w:val="0"/>
          <w:numId w:val="0"/>
        </w:numPr>
        <w:spacing w:before="120" w:after="120"/>
        <w:ind w:left="720" w:hanging="720"/>
      </w:pPr>
      <w:r>
        <w:t xml:space="preserve">Table 3. </w:t>
      </w:r>
      <w:r w:rsidR="006A43D7" w:rsidRPr="00CB3597">
        <w:t>Estimated Total Number of Incident Invasive Cancers for a Cohort Size of 200,000 Participants Aged 40-65 Years Old at Enrollment, After 10 or 15 Years of Follow-up</w:t>
      </w:r>
    </w:p>
    <w:tbl>
      <w:tblPr>
        <w:tblStyle w:val="GridTable4-Accent3"/>
        <w:tblW w:w="8600" w:type="dxa"/>
        <w:tblInd w:w="625" w:type="dxa"/>
        <w:tblLayout w:type="fixed"/>
        <w:tblLook w:val="04A0" w:firstRow="1" w:lastRow="0" w:firstColumn="1" w:lastColumn="0" w:noHBand="0" w:noVBand="1"/>
      </w:tblPr>
      <w:tblGrid>
        <w:gridCol w:w="3120"/>
        <w:gridCol w:w="2815"/>
        <w:gridCol w:w="2665"/>
      </w:tblGrid>
      <w:tr w:rsidR="006A43D7" w:rsidRPr="00B23B81" w14:paraId="19527661" w14:textId="77777777" w:rsidTr="45947F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Merge w:val="restart"/>
            <w:tcBorders>
              <w:right w:val="single" w:sz="4" w:space="0" w:color="FFFFFF" w:themeColor="background1"/>
            </w:tcBorders>
          </w:tcPr>
          <w:p w14:paraId="528B3DA2" w14:textId="77777777" w:rsidR="006A43D7" w:rsidRPr="00BE0B93" w:rsidRDefault="006A43D7" w:rsidP="00B57A6B">
            <w:pPr>
              <w:pStyle w:val="TableHead"/>
              <w:numPr>
                <w:ilvl w:val="0"/>
                <w:numId w:val="0"/>
              </w:numPr>
              <w:spacing w:after="120"/>
              <w:rPr>
                <w:b/>
                <w:bCs/>
              </w:rPr>
            </w:pPr>
            <w:bookmarkStart w:id="404" w:name="Table3"/>
            <w:r w:rsidRPr="00BE0B93">
              <w:rPr>
                <w:b/>
                <w:bCs/>
              </w:rPr>
              <w:t>Cancer site</w:t>
            </w:r>
          </w:p>
        </w:tc>
        <w:tc>
          <w:tcPr>
            <w:tcW w:w="5480" w:type="dxa"/>
            <w:gridSpan w:val="2"/>
            <w:tcBorders>
              <w:left w:val="single" w:sz="4" w:space="0" w:color="FFFFFF" w:themeColor="background1"/>
              <w:bottom w:val="single" w:sz="4" w:space="0" w:color="FFFFFF" w:themeColor="background1"/>
            </w:tcBorders>
          </w:tcPr>
          <w:p w14:paraId="42C84D83" w14:textId="77777777" w:rsidR="006A43D7" w:rsidRPr="00BE0B93" w:rsidRDefault="006A43D7" w:rsidP="00D02EDD">
            <w:pPr>
              <w:pStyle w:val="TableHead"/>
              <w:numPr>
                <w:ilvl w:val="0"/>
                <w:numId w:val="0"/>
              </w:numPr>
              <w:spacing w:after="120"/>
              <w:jc w:val="center"/>
              <w:cnfStyle w:val="100000000000" w:firstRow="1" w:lastRow="0" w:firstColumn="0" w:lastColumn="0" w:oddVBand="0" w:evenVBand="0" w:oddHBand="0" w:evenHBand="0" w:firstRowFirstColumn="0" w:firstRowLastColumn="0" w:lastRowFirstColumn="0" w:lastRowLastColumn="0"/>
              <w:rPr>
                <w:b/>
                <w:bCs/>
              </w:rPr>
            </w:pPr>
            <w:r w:rsidRPr="4B6D24D6">
              <w:rPr>
                <w:b/>
                <w:bCs/>
              </w:rPr>
              <w:t>Total Number of Expected Incident Cancers</w:t>
            </w:r>
          </w:p>
        </w:tc>
      </w:tr>
      <w:tr w:rsidR="006A43D7" w:rsidRPr="00AF3594" w14:paraId="3A937E19" w14:textId="77777777" w:rsidTr="45947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Merge/>
          </w:tcPr>
          <w:p w14:paraId="0B942E46" w14:textId="77777777" w:rsidR="006A43D7" w:rsidRPr="00BE0B93" w:rsidRDefault="006A43D7" w:rsidP="00B57A6B">
            <w:pPr>
              <w:pStyle w:val="Tabletext"/>
              <w:spacing w:before="0" w:after="120"/>
              <w:contextualSpacing/>
              <w:rPr>
                <w:szCs w:val="24"/>
              </w:rPr>
            </w:pPr>
          </w:p>
        </w:tc>
        <w:tc>
          <w:tcPr>
            <w:tcW w:w="2815" w:type="dxa"/>
            <w:tcBorders>
              <w:top w:val="single" w:sz="4" w:space="0" w:color="FFFFFF" w:themeColor="background1"/>
              <w:left w:val="single" w:sz="4" w:space="0" w:color="FFFFFF" w:themeColor="background1"/>
              <w:right w:val="single" w:sz="4" w:space="0" w:color="FFFFFF" w:themeColor="background1"/>
            </w:tcBorders>
            <w:shd w:val="clear" w:color="auto" w:fill="A6A6A6" w:themeFill="background1" w:themeFillShade="A6"/>
          </w:tcPr>
          <w:p w14:paraId="4EBFEE66" w14:textId="77777777" w:rsidR="006A43D7" w:rsidRPr="00416803" w:rsidRDefault="006A43D7" w:rsidP="00B57A6B">
            <w:pPr>
              <w:pStyle w:val="Tabletext"/>
              <w:spacing w:before="0" w:after="120"/>
              <w:contextualSpacing/>
              <w:jc w:val="center"/>
              <w:cnfStyle w:val="000000100000" w:firstRow="0" w:lastRow="0" w:firstColumn="0" w:lastColumn="0" w:oddVBand="0" w:evenVBand="0" w:oddHBand="1" w:evenHBand="0" w:firstRowFirstColumn="0" w:firstRowLastColumn="0" w:lastRowFirstColumn="0" w:lastRowLastColumn="0"/>
              <w:rPr>
                <w:b/>
                <w:bCs/>
                <w:szCs w:val="24"/>
              </w:rPr>
            </w:pPr>
            <w:r w:rsidRPr="00416803">
              <w:rPr>
                <w:b/>
                <w:bCs/>
                <w:szCs w:val="24"/>
              </w:rPr>
              <w:t>10 years of follow up</w:t>
            </w:r>
          </w:p>
        </w:tc>
        <w:tc>
          <w:tcPr>
            <w:tcW w:w="2665" w:type="dxa"/>
            <w:tcBorders>
              <w:top w:val="single" w:sz="4" w:space="0" w:color="FFFFFF" w:themeColor="background1"/>
              <w:left w:val="single" w:sz="4" w:space="0" w:color="FFFFFF" w:themeColor="background1"/>
            </w:tcBorders>
            <w:shd w:val="clear" w:color="auto" w:fill="A6A6A6" w:themeFill="background1" w:themeFillShade="A6"/>
          </w:tcPr>
          <w:p w14:paraId="34299706" w14:textId="77777777" w:rsidR="006A43D7" w:rsidRPr="00416803" w:rsidRDefault="006A43D7" w:rsidP="00B57A6B">
            <w:pPr>
              <w:pStyle w:val="Tabletext"/>
              <w:spacing w:before="0" w:after="120"/>
              <w:contextualSpacing/>
              <w:jc w:val="center"/>
              <w:cnfStyle w:val="000000100000" w:firstRow="0" w:lastRow="0" w:firstColumn="0" w:lastColumn="0" w:oddVBand="0" w:evenVBand="0" w:oddHBand="1" w:evenHBand="0" w:firstRowFirstColumn="0" w:firstRowLastColumn="0" w:lastRowFirstColumn="0" w:lastRowLastColumn="0"/>
              <w:rPr>
                <w:b/>
                <w:bCs/>
                <w:szCs w:val="24"/>
              </w:rPr>
            </w:pPr>
            <w:r w:rsidRPr="00416803">
              <w:rPr>
                <w:b/>
                <w:bCs/>
                <w:szCs w:val="24"/>
              </w:rPr>
              <w:t>15 years of follow up</w:t>
            </w:r>
          </w:p>
        </w:tc>
      </w:tr>
      <w:tr w:rsidR="006A43D7" w:rsidRPr="00AF3594" w14:paraId="32D02459" w14:textId="77777777" w:rsidTr="45947FCF">
        <w:tc>
          <w:tcPr>
            <w:cnfStyle w:val="001000000000" w:firstRow="0" w:lastRow="0" w:firstColumn="1" w:lastColumn="0" w:oddVBand="0" w:evenVBand="0" w:oddHBand="0" w:evenHBand="0" w:firstRowFirstColumn="0" w:firstRowLastColumn="0" w:lastRowFirstColumn="0" w:lastRowLastColumn="0"/>
            <w:tcW w:w="3120" w:type="dxa"/>
          </w:tcPr>
          <w:p w14:paraId="47595268" w14:textId="77777777" w:rsidR="006A43D7" w:rsidRPr="00BE0B93" w:rsidRDefault="006A43D7" w:rsidP="00D02EDD">
            <w:pPr>
              <w:pStyle w:val="Tabletext"/>
              <w:spacing w:before="0" w:after="120"/>
              <w:contextualSpacing/>
              <w:rPr>
                <w:b w:val="0"/>
                <w:bCs w:val="0"/>
              </w:rPr>
            </w:pPr>
            <w:r w:rsidRPr="00BE0B93">
              <w:rPr>
                <w:b w:val="0"/>
                <w:bCs w:val="0"/>
              </w:rPr>
              <w:t>Prostate (males only)</w:t>
            </w:r>
          </w:p>
        </w:tc>
        <w:tc>
          <w:tcPr>
            <w:tcW w:w="2815" w:type="dxa"/>
          </w:tcPr>
          <w:p w14:paraId="48BB4B01" w14:textId="21FFC09F" w:rsidR="006A43D7" w:rsidRPr="002B2D8F" w:rsidRDefault="45947FCF" w:rsidP="45947FCF">
            <w:pPr>
              <w:pStyle w:val="Tabletext"/>
              <w:spacing w:before="0" w:after="120" w:line="259" w:lineRule="auto"/>
              <w:contextualSpacing/>
              <w:jc w:val="center"/>
              <w:cnfStyle w:val="000000000000" w:firstRow="0" w:lastRow="0" w:firstColumn="0" w:lastColumn="0" w:oddVBand="0" w:evenVBand="0" w:oddHBand="0" w:evenHBand="0" w:firstRowFirstColumn="0" w:firstRowLastColumn="0" w:lastRowFirstColumn="0" w:lastRowLastColumn="0"/>
            </w:pPr>
            <w:r>
              <w:t>2,169</w:t>
            </w:r>
          </w:p>
        </w:tc>
        <w:tc>
          <w:tcPr>
            <w:tcW w:w="2665" w:type="dxa"/>
          </w:tcPr>
          <w:p w14:paraId="54393C6E" w14:textId="4E08B22C" w:rsidR="006A43D7" w:rsidRPr="002B2D8F" w:rsidRDefault="45947FCF" w:rsidP="45947FCF">
            <w:pPr>
              <w:pStyle w:val="Tabletext"/>
              <w:spacing w:before="0" w:after="120" w:line="259" w:lineRule="auto"/>
              <w:contextualSpacing/>
              <w:jc w:val="center"/>
              <w:cnfStyle w:val="000000000000" w:firstRow="0" w:lastRow="0" w:firstColumn="0" w:lastColumn="0" w:oddVBand="0" w:evenVBand="0" w:oddHBand="0" w:evenHBand="0" w:firstRowFirstColumn="0" w:firstRowLastColumn="0" w:lastRowFirstColumn="0" w:lastRowLastColumn="0"/>
            </w:pPr>
            <w:r>
              <w:t>3,508</w:t>
            </w:r>
          </w:p>
        </w:tc>
      </w:tr>
      <w:tr w:rsidR="006A43D7" w:rsidRPr="00AF3594" w14:paraId="1358DC7B" w14:textId="77777777" w:rsidTr="45947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0F42BF" w14:textId="77777777" w:rsidR="006A43D7" w:rsidRPr="00BE0B93" w:rsidRDefault="006A43D7" w:rsidP="00D02EDD">
            <w:pPr>
              <w:pStyle w:val="Tabletext"/>
              <w:spacing w:before="0" w:after="120"/>
              <w:contextualSpacing/>
              <w:rPr>
                <w:b w:val="0"/>
                <w:bCs w:val="0"/>
              </w:rPr>
            </w:pPr>
            <w:r w:rsidRPr="00BE0B93">
              <w:rPr>
                <w:b w:val="0"/>
                <w:bCs w:val="0"/>
              </w:rPr>
              <w:t>Breast (females only)</w:t>
            </w:r>
          </w:p>
        </w:tc>
        <w:tc>
          <w:tcPr>
            <w:tcW w:w="2815" w:type="dxa"/>
          </w:tcPr>
          <w:p w14:paraId="4280801D" w14:textId="7A8D9851" w:rsidR="006A43D7" w:rsidRPr="002B2D8F" w:rsidRDefault="45947FCF" w:rsidP="45947FCF">
            <w:pPr>
              <w:pStyle w:val="Tabletext"/>
              <w:spacing w:before="0" w:after="120" w:line="259" w:lineRule="auto"/>
              <w:contextualSpacing/>
              <w:jc w:val="center"/>
              <w:cnfStyle w:val="000000100000" w:firstRow="0" w:lastRow="0" w:firstColumn="0" w:lastColumn="0" w:oddVBand="0" w:evenVBand="0" w:oddHBand="1" w:evenHBand="0" w:firstRowFirstColumn="0" w:firstRowLastColumn="0" w:lastRowFirstColumn="0" w:lastRowLastColumn="0"/>
            </w:pPr>
            <w:r>
              <w:t>1,454</w:t>
            </w:r>
          </w:p>
        </w:tc>
        <w:tc>
          <w:tcPr>
            <w:tcW w:w="2665" w:type="dxa"/>
          </w:tcPr>
          <w:p w14:paraId="56BFB392" w14:textId="4313E983" w:rsidR="006A43D7" w:rsidRPr="002B2D8F" w:rsidRDefault="45947FCF" w:rsidP="00D02EDD">
            <w:pPr>
              <w:pStyle w:val="Tabletext"/>
              <w:spacing w:before="0" w:after="120"/>
              <w:contextualSpacing/>
              <w:jc w:val="center"/>
              <w:cnfStyle w:val="000000100000" w:firstRow="0" w:lastRow="0" w:firstColumn="0" w:lastColumn="0" w:oddVBand="0" w:evenVBand="0" w:oddHBand="1" w:evenHBand="0" w:firstRowFirstColumn="0" w:firstRowLastColumn="0" w:lastRowFirstColumn="0" w:lastRowLastColumn="0"/>
            </w:pPr>
            <w:r>
              <w:t>2,305</w:t>
            </w:r>
          </w:p>
        </w:tc>
      </w:tr>
      <w:tr w:rsidR="006A43D7" w:rsidRPr="00AF3594" w14:paraId="1776C663" w14:textId="77777777" w:rsidTr="45947FCF">
        <w:tc>
          <w:tcPr>
            <w:cnfStyle w:val="001000000000" w:firstRow="0" w:lastRow="0" w:firstColumn="1" w:lastColumn="0" w:oddVBand="0" w:evenVBand="0" w:oddHBand="0" w:evenHBand="0" w:firstRowFirstColumn="0" w:firstRowLastColumn="0" w:lastRowFirstColumn="0" w:lastRowLastColumn="0"/>
            <w:tcW w:w="3120" w:type="dxa"/>
          </w:tcPr>
          <w:p w14:paraId="530F1880" w14:textId="77777777" w:rsidR="006A43D7" w:rsidRPr="00BE0B93" w:rsidRDefault="006A43D7" w:rsidP="00D02EDD">
            <w:pPr>
              <w:pStyle w:val="Tabletext"/>
              <w:spacing w:before="0" w:after="120"/>
              <w:contextualSpacing/>
              <w:rPr>
                <w:b w:val="0"/>
                <w:bCs w:val="0"/>
              </w:rPr>
            </w:pPr>
            <w:r w:rsidRPr="00BE0B93">
              <w:rPr>
                <w:b w:val="0"/>
                <w:bCs w:val="0"/>
              </w:rPr>
              <w:lastRenderedPageBreak/>
              <w:t>Lung &amp; Bronchus</w:t>
            </w:r>
          </w:p>
        </w:tc>
        <w:tc>
          <w:tcPr>
            <w:tcW w:w="2815" w:type="dxa"/>
          </w:tcPr>
          <w:p w14:paraId="052BBAB9" w14:textId="665A75B6" w:rsidR="006A43D7" w:rsidRPr="002B2D8F" w:rsidRDefault="45947FCF" w:rsidP="00D02EDD">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1,417</w:t>
            </w:r>
          </w:p>
        </w:tc>
        <w:tc>
          <w:tcPr>
            <w:tcW w:w="2665" w:type="dxa"/>
          </w:tcPr>
          <w:p w14:paraId="79A704F9" w14:textId="5E692902" w:rsidR="006A43D7" w:rsidRPr="002B2D8F" w:rsidRDefault="45947FCF" w:rsidP="00D02EDD">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2,365</w:t>
            </w:r>
          </w:p>
        </w:tc>
      </w:tr>
      <w:tr w:rsidR="006A43D7" w:rsidRPr="00AF3594" w14:paraId="7216D58F" w14:textId="77777777" w:rsidTr="45947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A5763E" w14:textId="77777777" w:rsidR="006A43D7" w:rsidRPr="00BE0B93" w:rsidRDefault="006A43D7" w:rsidP="00D02EDD">
            <w:pPr>
              <w:pStyle w:val="Tabletext"/>
              <w:spacing w:before="0" w:after="120"/>
              <w:contextualSpacing/>
              <w:rPr>
                <w:b w:val="0"/>
                <w:bCs w:val="0"/>
              </w:rPr>
            </w:pPr>
            <w:r w:rsidRPr="00BE0B93">
              <w:rPr>
                <w:b w:val="0"/>
                <w:bCs w:val="0"/>
              </w:rPr>
              <w:t>Colorectum</w:t>
            </w:r>
          </w:p>
        </w:tc>
        <w:tc>
          <w:tcPr>
            <w:tcW w:w="2815" w:type="dxa"/>
          </w:tcPr>
          <w:p w14:paraId="60B5FDCA" w14:textId="3E613E19" w:rsidR="006A43D7" w:rsidRPr="002B2D8F" w:rsidRDefault="45947FCF" w:rsidP="00D02EDD">
            <w:pPr>
              <w:pStyle w:val="Tabletext"/>
              <w:spacing w:before="0" w:after="120"/>
              <w:contextualSpacing/>
              <w:jc w:val="center"/>
              <w:cnfStyle w:val="000000100000" w:firstRow="0" w:lastRow="0" w:firstColumn="0" w:lastColumn="0" w:oddVBand="0" w:evenVBand="0" w:oddHBand="1" w:evenHBand="0" w:firstRowFirstColumn="0" w:firstRowLastColumn="0" w:lastRowFirstColumn="0" w:lastRowLastColumn="0"/>
            </w:pPr>
            <w:r>
              <w:t>988</w:t>
            </w:r>
          </w:p>
        </w:tc>
        <w:tc>
          <w:tcPr>
            <w:tcW w:w="2665" w:type="dxa"/>
          </w:tcPr>
          <w:p w14:paraId="40D62359" w14:textId="6A551701" w:rsidR="006A43D7" w:rsidRPr="002B2D8F" w:rsidRDefault="45947FCF" w:rsidP="45947FCF">
            <w:pPr>
              <w:pStyle w:val="Tabletext"/>
              <w:spacing w:before="0" w:after="120" w:line="259" w:lineRule="auto"/>
              <w:contextualSpacing/>
              <w:jc w:val="center"/>
              <w:cnfStyle w:val="000000100000" w:firstRow="0" w:lastRow="0" w:firstColumn="0" w:lastColumn="0" w:oddVBand="0" w:evenVBand="0" w:oddHBand="1" w:evenHBand="0" w:firstRowFirstColumn="0" w:firstRowLastColumn="0" w:lastRowFirstColumn="0" w:lastRowLastColumn="0"/>
            </w:pPr>
            <w:r>
              <w:t>1,650</w:t>
            </w:r>
          </w:p>
        </w:tc>
      </w:tr>
      <w:tr w:rsidR="006A43D7" w:rsidRPr="00AF3594" w14:paraId="702D53BD" w14:textId="77777777" w:rsidTr="45947FCF">
        <w:tc>
          <w:tcPr>
            <w:cnfStyle w:val="001000000000" w:firstRow="0" w:lastRow="0" w:firstColumn="1" w:lastColumn="0" w:oddVBand="0" w:evenVBand="0" w:oddHBand="0" w:evenHBand="0" w:firstRowFirstColumn="0" w:firstRowLastColumn="0" w:lastRowFirstColumn="0" w:lastRowLastColumn="0"/>
            <w:tcW w:w="3120" w:type="dxa"/>
          </w:tcPr>
          <w:p w14:paraId="710BD30C" w14:textId="77777777" w:rsidR="006A43D7" w:rsidRPr="00BE0B93" w:rsidRDefault="006A43D7" w:rsidP="00D02EDD">
            <w:pPr>
              <w:pStyle w:val="Tabletext"/>
              <w:spacing w:before="0" w:after="120"/>
              <w:contextualSpacing/>
              <w:rPr>
                <w:b w:val="0"/>
                <w:bCs w:val="0"/>
              </w:rPr>
            </w:pPr>
            <w:r w:rsidRPr="00BE0B93">
              <w:rPr>
                <w:b w:val="0"/>
                <w:bCs w:val="0"/>
              </w:rPr>
              <w:t>Melanoma of the skin</w:t>
            </w:r>
          </w:p>
        </w:tc>
        <w:tc>
          <w:tcPr>
            <w:tcW w:w="2815" w:type="dxa"/>
          </w:tcPr>
          <w:p w14:paraId="6DAC5630" w14:textId="74AAF37C" w:rsidR="006A43D7" w:rsidRPr="002B2D8F" w:rsidRDefault="45947FCF" w:rsidP="45947FCF">
            <w:pPr>
              <w:pStyle w:val="Tabletext"/>
              <w:spacing w:before="0" w:after="120" w:line="259" w:lineRule="auto"/>
              <w:contextualSpacing/>
              <w:jc w:val="center"/>
              <w:cnfStyle w:val="000000000000" w:firstRow="0" w:lastRow="0" w:firstColumn="0" w:lastColumn="0" w:oddVBand="0" w:evenVBand="0" w:oddHBand="0" w:evenHBand="0" w:firstRowFirstColumn="0" w:firstRowLastColumn="0" w:lastRowFirstColumn="0" w:lastRowLastColumn="0"/>
            </w:pPr>
            <w:r>
              <w:t>408</w:t>
            </w:r>
          </w:p>
        </w:tc>
        <w:tc>
          <w:tcPr>
            <w:tcW w:w="2665" w:type="dxa"/>
          </w:tcPr>
          <w:p w14:paraId="07735FC2" w14:textId="5B6820E9" w:rsidR="006A43D7" w:rsidRPr="002B2D8F" w:rsidRDefault="45947FCF" w:rsidP="00D02EDD">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653</w:t>
            </w:r>
          </w:p>
        </w:tc>
      </w:tr>
      <w:tr w:rsidR="006A43D7" w:rsidRPr="00AF3594" w14:paraId="7D2D02D0" w14:textId="77777777" w:rsidTr="45947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F277B1" w14:textId="77777777" w:rsidR="006A43D7" w:rsidRPr="00BE0B93" w:rsidRDefault="006A43D7" w:rsidP="00D02EDD">
            <w:pPr>
              <w:pStyle w:val="Tabletext"/>
              <w:spacing w:before="0" w:after="120"/>
              <w:contextualSpacing/>
              <w:rPr>
                <w:b w:val="0"/>
                <w:bCs w:val="0"/>
              </w:rPr>
            </w:pPr>
            <w:r w:rsidRPr="00BE0B93">
              <w:rPr>
                <w:b w:val="0"/>
                <w:bCs w:val="0"/>
              </w:rPr>
              <w:t>Non-Hodgkin Lymphoma</w:t>
            </w:r>
          </w:p>
        </w:tc>
        <w:tc>
          <w:tcPr>
            <w:tcW w:w="2815" w:type="dxa"/>
          </w:tcPr>
          <w:p w14:paraId="11E688DC" w14:textId="62BD632D" w:rsidR="006A43D7" w:rsidRPr="002B2D8F" w:rsidRDefault="45947FCF" w:rsidP="45947FCF">
            <w:pPr>
              <w:pStyle w:val="Tabletext"/>
              <w:spacing w:before="0" w:after="120" w:line="259" w:lineRule="auto"/>
              <w:contextualSpacing/>
              <w:jc w:val="center"/>
              <w:cnfStyle w:val="000000100000" w:firstRow="0" w:lastRow="0" w:firstColumn="0" w:lastColumn="0" w:oddVBand="0" w:evenVBand="0" w:oddHBand="1" w:evenHBand="0" w:firstRowFirstColumn="0" w:firstRowLastColumn="0" w:lastRowFirstColumn="0" w:lastRowLastColumn="0"/>
            </w:pPr>
            <w:r>
              <w:t>411</w:t>
            </w:r>
          </w:p>
        </w:tc>
        <w:tc>
          <w:tcPr>
            <w:tcW w:w="2665" w:type="dxa"/>
          </w:tcPr>
          <w:p w14:paraId="541D254E" w14:textId="1826F75D" w:rsidR="006A43D7" w:rsidRPr="002B2D8F" w:rsidRDefault="45947FCF" w:rsidP="00D02EDD">
            <w:pPr>
              <w:pStyle w:val="Tabletext"/>
              <w:spacing w:before="0" w:after="120"/>
              <w:contextualSpacing/>
              <w:jc w:val="center"/>
              <w:cnfStyle w:val="000000100000" w:firstRow="0" w:lastRow="0" w:firstColumn="0" w:lastColumn="0" w:oddVBand="0" w:evenVBand="0" w:oddHBand="1" w:evenHBand="0" w:firstRowFirstColumn="0" w:firstRowLastColumn="0" w:lastRowFirstColumn="0" w:lastRowLastColumn="0"/>
            </w:pPr>
            <w:r>
              <w:t>679</w:t>
            </w:r>
          </w:p>
        </w:tc>
      </w:tr>
      <w:tr w:rsidR="006A43D7" w:rsidRPr="00AF3594" w14:paraId="43524913" w14:textId="77777777" w:rsidTr="45947FCF">
        <w:tc>
          <w:tcPr>
            <w:cnfStyle w:val="001000000000" w:firstRow="0" w:lastRow="0" w:firstColumn="1" w:lastColumn="0" w:oddVBand="0" w:evenVBand="0" w:oddHBand="0" w:evenHBand="0" w:firstRowFirstColumn="0" w:firstRowLastColumn="0" w:lastRowFirstColumn="0" w:lastRowLastColumn="0"/>
            <w:tcW w:w="3120" w:type="dxa"/>
          </w:tcPr>
          <w:p w14:paraId="42D1F1D4" w14:textId="77777777" w:rsidR="006A43D7" w:rsidRPr="00BE0B93" w:rsidRDefault="006A43D7" w:rsidP="00D02EDD">
            <w:pPr>
              <w:pStyle w:val="Tabletext"/>
              <w:spacing w:before="0" w:after="120"/>
              <w:contextualSpacing/>
              <w:rPr>
                <w:b w:val="0"/>
                <w:bCs w:val="0"/>
              </w:rPr>
            </w:pPr>
            <w:r w:rsidRPr="00BE0B93">
              <w:rPr>
                <w:b w:val="0"/>
                <w:bCs w:val="0"/>
              </w:rPr>
              <w:t>Uterine corpus</w:t>
            </w:r>
          </w:p>
        </w:tc>
        <w:tc>
          <w:tcPr>
            <w:tcW w:w="2815" w:type="dxa"/>
          </w:tcPr>
          <w:p w14:paraId="0B372D0F" w14:textId="14B71EF7" w:rsidR="006A43D7" w:rsidRPr="002B2D8F" w:rsidRDefault="45947FCF" w:rsidP="00D02EDD">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306</w:t>
            </w:r>
          </w:p>
        </w:tc>
        <w:tc>
          <w:tcPr>
            <w:tcW w:w="2665" w:type="dxa"/>
          </w:tcPr>
          <w:p w14:paraId="5EC84029" w14:textId="0DD00C23" w:rsidR="006A43D7" w:rsidRPr="002B2D8F" w:rsidRDefault="45947FCF" w:rsidP="00D02EDD">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487</w:t>
            </w:r>
          </w:p>
        </w:tc>
      </w:tr>
      <w:tr w:rsidR="006A43D7" w:rsidRPr="00AF3594" w14:paraId="15EB431B" w14:textId="77777777" w:rsidTr="45947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CA321F" w14:textId="77777777" w:rsidR="006A43D7" w:rsidRPr="00BE0B93" w:rsidRDefault="006A43D7" w:rsidP="00D02EDD">
            <w:pPr>
              <w:pStyle w:val="Tabletext"/>
              <w:spacing w:before="0" w:after="120"/>
              <w:contextualSpacing/>
              <w:rPr>
                <w:b w:val="0"/>
                <w:bCs w:val="0"/>
              </w:rPr>
            </w:pPr>
            <w:r w:rsidRPr="00BE0B93">
              <w:rPr>
                <w:b w:val="0"/>
                <w:bCs w:val="0"/>
              </w:rPr>
              <w:t>Urinary bladder</w:t>
            </w:r>
          </w:p>
        </w:tc>
        <w:tc>
          <w:tcPr>
            <w:tcW w:w="2815" w:type="dxa"/>
          </w:tcPr>
          <w:p w14:paraId="55F1AF65" w14:textId="062E6230" w:rsidR="006A43D7" w:rsidRPr="002B2D8F" w:rsidRDefault="45947FCF" w:rsidP="00D02EDD">
            <w:pPr>
              <w:pStyle w:val="Tabletext"/>
              <w:spacing w:before="0" w:after="120"/>
              <w:contextualSpacing/>
              <w:jc w:val="center"/>
              <w:cnfStyle w:val="000000100000" w:firstRow="0" w:lastRow="0" w:firstColumn="0" w:lastColumn="0" w:oddVBand="0" w:evenVBand="0" w:oddHBand="1" w:evenHBand="0" w:firstRowFirstColumn="0" w:firstRowLastColumn="0" w:lastRowFirstColumn="0" w:lastRowLastColumn="0"/>
            </w:pPr>
            <w:r>
              <w:t>421</w:t>
            </w:r>
          </w:p>
        </w:tc>
        <w:tc>
          <w:tcPr>
            <w:tcW w:w="2665" w:type="dxa"/>
          </w:tcPr>
          <w:p w14:paraId="33E29141" w14:textId="6815A598" w:rsidR="006A43D7" w:rsidRPr="002B2D8F" w:rsidRDefault="45947FCF" w:rsidP="45947FCF">
            <w:pPr>
              <w:pStyle w:val="Tabletext"/>
              <w:spacing w:before="0" w:after="120" w:line="259" w:lineRule="auto"/>
              <w:contextualSpacing/>
              <w:jc w:val="center"/>
              <w:cnfStyle w:val="000000100000" w:firstRow="0" w:lastRow="0" w:firstColumn="0" w:lastColumn="0" w:oddVBand="0" w:evenVBand="0" w:oddHBand="1" w:evenHBand="0" w:firstRowFirstColumn="0" w:firstRowLastColumn="0" w:lastRowFirstColumn="0" w:lastRowLastColumn="0"/>
            </w:pPr>
            <w:r>
              <w:t>717</w:t>
            </w:r>
          </w:p>
        </w:tc>
      </w:tr>
      <w:tr w:rsidR="006A43D7" w:rsidRPr="00AF3594" w14:paraId="5F2598A1" w14:textId="77777777" w:rsidTr="45947FCF">
        <w:tc>
          <w:tcPr>
            <w:cnfStyle w:val="001000000000" w:firstRow="0" w:lastRow="0" w:firstColumn="1" w:lastColumn="0" w:oddVBand="0" w:evenVBand="0" w:oddHBand="0" w:evenHBand="0" w:firstRowFirstColumn="0" w:firstRowLastColumn="0" w:lastRowFirstColumn="0" w:lastRowLastColumn="0"/>
            <w:tcW w:w="3120" w:type="dxa"/>
          </w:tcPr>
          <w:p w14:paraId="7D7A2A23" w14:textId="77777777" w:rsidR="006A43D7" w:rsidRPr="00BE0B93" w:rsidRDefault="006A43D7" w:rsidP="00D02EDD">
            <w:pPr>
              <w:pStyle w:val="Tabletext"/>
              <w:spacing w:before="0" w:after="120"/>
              <w:contextualSpacing/>
              <w:rPr>
                <w:b w:val="0"/>
                <w:bCs w:val="0"/>
              </w:rPr>
            </w:pPr>
            <w:r w:rsidRPr="00BE0B93">
              <w:rPr>
                <w:b w:val="0"/>
                <w:bCs w:val="0"/>
              </w:rPr>
              <w:t>Thyroid</w:t>
            </w:r>
          </w:p>
        </w:tc>
        <w:tc>
          <w:tcPr>
            <w:tcW w:w="2815" w:type="dxa"/>
          </w:tcPr>
          <w:p w14:paraId="52AF7DEB" w14:textId="69CBA631" w:rsidR="006A43D7" w:rsidRPr="002B2D8F" w:rsidRDefault="45947FCF" w:rsidP="00D02EDD">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214</w:t>
            </w:r>
          </w:p>
        </w:tc>
        <w:tc>
          <w:tcPr>
            <w:tcW w:w="2665" w:type="dxa"/>
          </w:tcPr>
          <w:p w14:paraId="317E8E4B" w14:textId="5B221B0E" w:rsidR="006A43D7" w:rsidRPr="002B2D8F" w:rsidRDefault="45947FCF" w:rsidP="00D02EDD">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322</w:t>
            </w:r>
          </w:p>
        </w:tc>
      </w:tr>
      <w:tr w:rsidR="006A43D7" w:rsidRPr="00AF3594" w14:paraId="22F4CBED" w14:textId="77777777" w:rsidTr="45947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05D39F8" w14:textId="77777777" w:rsidR="006A43D7" w:rsidRPr="00BE0B93" w:rsidRDefault="006A43D7" w:rsidP="00D02EDD">
            <w:pPr>
              <w:pStyle w:val="Tabletext"/>
              <w:spacing w:before="0" w:after="120"/>
              <w:contextualSpacing/>
              <w:rPr>
                <w:b w:val="0"/>
                <w:bCs w:val="0"/>
              </w:rPr>
            </w:pPr>
            <w:r w:rsidRPr="00BE0B93">
              <w:rPr>
                <w:b w:val="0"/>
                <w:bCs w:val="0"/>
              </w:rPr>
              <w:t>Pancreas</w:t>
            </w:r>
          </w:p>
        </w:tc>
        <w:tc>
          <w:tcPr>
            <w:tcW w:w="2815" w:type="dxa"/>
          </w:tcPr>
          <w:p w14:paraId="5385C4FF" w14:textId="2E232D34" w:rsidR="006A43D7" w:rsidRPr="002B2D8F" w:rsidRDefault="45947FCF" w:rsidP="00D02EDD">
            <w:pPr>
              <w:pStyle w:val="Tabletext"/>
              <w:spacing w:before="0" w:after="120"/>
              <w:contextualSpacing/>
              <w:jc w:val="center"/>
              <w:cnfStyle w:val="000000100000" w:firstRow="0" w:lastRow="0" w:firstColumn="0" w:lastColumn="0" w:oddVBand="0" w:evenVBand="0" w:oddHBand="1" w:evenHBand="0" w:firstRowFirstColumn="0" w:firstRowLastColumn="0" w:lastRowFirstColumn="0" w:lastRowLastColumn="0"/>
            </w:pPr>
            <w:r>
              <w:t>265</w:t>
            </w:r>
          </w:p>
        </w:tc>
        <w:tc>
          <w:tcPr>
            <w:tcW w:w="2665" w:type="dxa"/>
          </w:tcPr>
          <w:p w14:paraId="4DE345AD" w14:textId="6B9702FB" w:rsidR="006A43D7" w:rsidRPr="002B2D8F" w:rsidRDefault="45947FCF" w:rsidP="00D02EDD">
            <w:pPr>
              <w:pStyle w:val="Tabletext"/>
              <w:spacing w:before="0" w:after="120"/>
              <w:contextualSpacing/>
              <w:jc w:val="center"/>
              <w:cnfStyle w:val="000000100000" w:firstRow="0" w:lastRow="0" w:firstColumn="0" w:lastColumn="0" w:oddVBand="0" w:evenVBand="0" w:oddHBand="1" w:evenHBand="0" w:firstRowFirstColumn="0" w:firstRowLastColumn="0" w:lastRowFirstColumn="0" w:lastRowLastColumn="0"/>
            </w:pPr>
            <w:r>
              <w:t>450</w:t>
            </w:r>
          </w:p>
        </w:tc>
      </w:tr>
      <w:tr w:rsidR="006A43D7" w:rsidRPr="00AF3594" w14:paraId="6A5C2073" w14:textId="77777777" w:rsidTr="45947FCF">
        <w:tc>
          <w:tcPr>
            <w:cnfStyle w:val="001000000000" w:firstRow="0" w:lastRow="0" w:firstColumn="1" w:lastColumn="0" w:oddVBand="0" w:evenVBand="0" w:oddHBand="0" w:evenHBand="0" w:firstRowFirstColumn="0" w:firstRowLastColumn="0" w:lastRowFirstColumn="0" w:lastRowLastColumn="0"/>
            <w:tcW w:w="3120" w:type="dxa"/>
          </w:tcPr>
          <w:p w14:paraId="244000EA" w14:textId="77777777" w:rsidR="006A43D7" w:rsidRPr="00BE0B93" w:rsidRDefault="006A43D7" w:rsidP="00D02EDD">
            <w:pPr>
              <w:pStyle w:val="Tabletext"/>
              <w:spacing w:before="0" w:after="120"/>
              <w:contextualSpacing/>
              <w:rPr>
                <w:b w:val="0"/>
                <w:bCs w:val="0"/>
              </w:rPr>
            </w:pPr>
            <w:r w:rsidRPr="00BE0B93">
              <w:rPr>
                <w:b w:val="0"/>
                <w:bCs w:val="0"/>
              </w:rPr>
              <w:t>Leukemia</w:t>
            </w:r>
          </w:p>
        </w:tc>
        <w:tc>
          <w:tcPr>
            <w:tcW w:w="2815" w:type="dxa"/>
          </w:tcPr>
          <w:p w14:paraId="466FE53A" w14:textId="6385B96C" w:rsidR="006A43D7" w:rsidRPr="002B2D8F" w:rsidRDefault="45947FCF" w:rsidP="45947FCF">
            <w:pPr>
              <w:pStyle w:val="Tabletext"/>
              <w:spacing w:before="0" w:after="120" w:line="259" w:lineRule="auto"/>
              <w:contextualSpacing/>
              <w:jc w:val="center"/>
              <w:cnfStyle w:val="000000000000" w:firstRow="0" w:lastRow="0" w:firstColumn="0" w:lastColumn="0" w:oddVBand="0" w:evenVBand="0" w:oddHBand="0" w:evenHBand="0" w:firstRowFirstColumn="0" w:firstRowLastColumn="0" w:lastRowFirstColumn="0" w:lastRowLastColumn="0"/>
            </w:pPr>
            <w:r>
              <w:t>241</w:t>
            </w:r>
          </w:p>
        </w:tc>
        <w:tc>
          <w:tcPr>
            <w:tcW w:w="2665" w:type="dxa"/>
          </w:tcPr>
          <w:p w14:paraId="4DB9C234" w14:textId="468313CA" w:rsidR="006A43D7" w:rsidRPr="002B2D8F" w:rsidRDefault="45947FCF" w:rsidP="45947FCF">
            <w:pPr>
              <w:pStyle w:val="Tabletext"/>
              <w:spacing w:before="0" w:after="120" w:line="259" w:lineRule="auto"/>
              <w:contextualSpacing/>
              <w:jc w:val="center"/>
              <w:cnfStyle w:val="000000000000" w:firstRow="0" w:lastRow="0" w:firstColumn="0" w:lastColumn="0" w:oddVBand="0" w:evenVBand="0" w:oddHBand="0" w:evenHBand="0" w:firstRowFirstColumn="0" w:firstRowLastColumn="0" w:lastRowFirstColumn="0" w:lastRowLastColumn="0"/>
            </w:pPr>
            <w:r>
              <w:t>403</w:t>
            </w:r>
          </w:p>
        </w:tc>
      </w:tr>
      <w:tr w:rsidR="006A43D7" w:rsidRPr="00AF3594" w14:paraId="5B39FBDA" w14:textId="77777777" w:rsidTr="45947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B55DAA1" w14:textId="77777777" w:rsidR="006A43D7" w:rsidRPr="00BE0B93" w:rsidRDefault="006A43D7" w:rsidP="00D02EDD">
            <w:pPr>
              <w:pStyle w:val="Tabletext"/>
              <w:spacing w:before="0" w:after="120"/>
              <w:contextualSpacing/>
              <w:rPr>
                <w:b w:val="0"/>
                <w:bCs w:val="0"/>
              </w:rPr>
            </w:pPr>
            <w:r w:rsidRPr="00BE0B93">
              <w:rPr>
                <w:b w:val="0"/>
                <w:bCs w:val="0"/>
              </w:rPr>
              <w:t>Ovary</w:t>
            </w:r>
          </w:p>
        </w:tc>
        <w:tc>
          <w:tcPr>
            <w:tcW w:w="2815" w:type="dxa"/>
          </w:tcPr>
          <w:p w14:paraId="57B1402F" w14:textId="5AA82F1C" w:rsidR="006A43D7" w:rsidRPr="002B2D8F" w:rsidRDefault="45947FCF" w:rsidP="45947FCF">
            <w:pPr>
              <w:pStyle w:val="Tabletext"/>
              <w:spacing w:before="0" w:after="120" w:line="259" w:lineRule="auto"/>
              <w:contextualSpacing/>
              <w:jc w:val="center"/>
              <w:cnfStyle w:val="000000100000" w:firstRow="0" w:lastRow="0" w:firstColumn="0" w:lastColumn="0" w:oddVBand="0" w:evenVBand="0" w:oddHBand="1" w:evenHBand="0" w:firstRowFirstColumn="0" w:firstRowLastColumn="0" w:lastRowFirstColumn="0" w:lastRowLastColumn="0"/>
            </w:pPr>
            <w:r>
              <w:t>143</w:t>
            </w:r>
          </w:p>
        </w:tc>
        <w:tc>
          <w:tcPr>
            <w:tcW w:w="2665" w:type="dxa"/>
          </w:tcPr>
          <w:p w14:paraId="45F821EB" w14:textId="31737A16" w:rsidR="006A43D7" w:rsidRPr="002B2D8F" w:rsidRDefault="45947FCF" w:rsidP="00D02EDD">
            <w:pPr>
              <w:pStyle w:val="Tabletext"/>
              <w:spacing w:before="0" w:after="120"/>
              <w:contextualSpacing/>
              <w:jc w:val="center"/>
              <w:cnfStyle w:val="000000100000" w:firstRow="0" w:lastRow="0" w:firstColumn="0" w:lastColumn="0" w:oddVBand="0" w:evenVBand="0" w:oddHBand="1" w:evenHBand="0" w:firstRowFirstColumn="0" w:firstRowLastColumn="0" w:lastRowFirstColumn="0" w:lastRowLastColumn="0"/>
            </w:pPr>
            <w:r>
              <w:t>233</w:t>
            </w:r>
          </w:p>
        </w:tc>
      </w:tr>
    </w:tbl>
    <w:bookmarkEnd w:id="404"/>
    <w:p w14:paraId="71CE3C0F" w14:textId="4D97B4E1" w:rsidR="006A43D7" w:rsidRDefault="005A20C6" w:rsidP="000C0B93">
      <w:pPr>
        <w:pStyle w:val="Tabletext"/>
        <w:spacing w:before="120" w:after="120"/>
        <w:contextualSpacing/>
      </w:pPr>
      <w:r>
        <w:fldChar w:fldCharType="begin"/>
      </w:r>
      <w:r w:rsidR="00D23894">
        <w:instrText>HYPERLINK  \l "Table3"</w:instrText>
      </w:r>
      <w:r>
        <w:fldChar w:fldCharType="separate"/>
      </w:r>
      <w:r w:rsidR="620DD98A" w:rsidRPr="005A20C6">
        <w:rPr>
          <w:rStyle w:val="Hyperlink"/>
        </w:rPr>
        <w:t>Table</w:t>
      </w:r>
      <w:r w:rsidRPr="005A20C6">
        <w:rPr>
          <w:rStyle w:val="Hyperlink"/>
        </w:rPr>
        <w:t xml:space="preserve"> 3</w:t>
      </w:r>
      <w:r>
        <w:fldChar w:fldCharType="end"/>
      </w:r>
      <w:r>
        <w:t xml:space="preserve"> </w:t>
      </w:r>
      <w:r w:rsidR="620DD98A">
        <w:t xml:space="preserve">illustrates that the expected number of events varies widely across cancer types, </w:t>
      </w:r>
      <w:r w:rsidR="00C87581">
        <w:t xml:space="preserve">indicating </w:t>
      </w:r>
      <w:r w:rsidR="620DD98A">
        <w:t xml:space="preserve">that we will have substantially more power to address questions related to </w:t>
      </w:r>
      <w:r w:rsidR="00C87581">
        <w:t xml:space="preserve">common cancers such as </w:t>
      </w:r>
      <w:r w:rsidR="620DD98A">
        <w:t>prostate, breast, and lung relative to rarer cancers (e.g., pancreas, leukemia, and ovary). These data will be used for all power calculations in this section.</w:t>
      </w:r>
    </w:p>
    <w:p w14:paraId="10438575" w14:textId="77777777" w:rsidR="006A43D7" w:rsidRPr="00E9735F" w:rsidRDefault="006A43D7" w:rsidP="000C0B93">
      <w:pPr>
        <w:pStyle w:val="Normal2"/>
        <w:spacing w:before="120" w:after="120"/>
        <w:ind w:left="0"/>
        <w:rPr>
          <w:b/>
          <w:bCs/>
        </w:rPr>
      </w:pPr>
      <w:r w:rsidRPr="00E9735F">
        <w:rPr>
          <w:b/>
          <w:bCs/>
        </w:rPr>
        <w:t>Power to study baseline factors in relation to cancer risk</w:t>
      </w:r>
    </w:p>
    <w:p w14:paraId="09639CCB" w14:textId="0AFBE6B8" w:rsidR="006A43D7" w:rsidRDefault="620DD98A" w:rsidP="000C0B93">
      <w:pPr>
        <w:pStyle w:val="Normal2"/>
        <w:spacing w:before="120" w:after="120"/>
        <w:ind w:left="0"/>
      </w:pPr>
      <w:hyperlink w:anchor="Table3" w:history="1">
        <w:r w:rsidRPr="620DD98A">
          <w:rPr>
            <w:rStyle w:val="Hyperlink"/>
          </w:rPr>
          <w:t>Table</w:t>
        </w:r>
        <w:r w:rsidR="005A20C6">
          <w:rPr>
            <w:rStyle w:val="Hyperlink"/>
          </w:rPr>
          <w:t xml:space="preserve"> 4 </w:t>
        </w:r>
        <w:r>
          <w:t>shows the results of power calculations for testing an association between a binary baseline factor (e.g., dichotomous genetic, environmental, or behavioral factor) and cancer incidence prostate, colorectal, and pancreatic cancer</w:t>
        </w:r>
        <w:r w:rsidR="00C87581">
          <w:t xml:space="preserve"> as three examples</w:t>
        </w:r>
        <w:r>
          <w:t xml:space="preserve">, using the expected number of events from </w:t>
        </w:r>
        <w:r w:rsidRPr="620DD98A">
          <w:rPr>
            <w:rStyle w:val="Hyperlink"/>
          </w:rPr>
          <w:t xml:space="preserve">Table </w:t>
        </w:r>
        <w:r w:rsidR="005A20C6">
          <w:rPr>
            <w:rStyle w:val="Hyperlink"/>
          </w:rPr>
          <w:t>3</w:t>
        </w:r>
        <w:r>
          <w:t xml:space="preserve"> These calculations will serve as a conservative estimate of power when studying the association of a continuous or ordinal exposure variable and cancer incidence. These three cancers were chosen to demonstrate cancer types with different event rates (i.e., incidence) so that the results are generalizable to a large spectrum of cancer types. The results show high power for detecting a relative risk of 1.5 for all but the rare cancer types when the baseline variable has a higher frequency 0.10. When the dichotomous variable has a frequency higher than 0.30, rare cancers such as pancreatic cancer still show moderate to high power to detect this association. </w:t>
        </w:r>
      </w:hyperlink>
    </w:p>
    <w:p w14:paraId="4D82CF91" w14:textId="35898E1A" w:rsidR="006A43D7" w:rsidRPr="00702663" w:rsidRDefault="002A5719" w:rsidP="002A5719">
      <w:pPr>
        <w:pStyle w:val="TableHead"/>
        <w:numPr>
          <w:ilvl w:val="0"/>
          <w:numId w:val="0"/>
        </w:numPr>
        <w:spacing w:before="120" w:after="120"/>
        <w:ind w:left="720" w:hanging="720"/>
      </w:pPr>
      <w:r>
        <w:t xml:space="preserve">Table 4. </w:t>
      </w:r>
      <w:r w:rsidR="006A43D7" w:rsidRPr="00702663">
        <w:t xml:space="preserve">Estimated Power for </w:t>
      </w:r>
      <w:r w:rsidR="006A43D7">
        <w:t>t</w:t>
      </w:r>
      <w:r w:rsidR="006A43D7" w:rsidRPr="00702663">
        <w:t xml:space="preserve">he Association (Relative Risk Of 1.5) Between </w:t>
      </w:r>
      <w:r w:rsidR="006A43D7">
        <w:t xml:space="preserve">a </w:t>
      </w:r>
      <w:r w:rsidR="006A43D7" w:rsidRPr="00702663">
        <w:t xml:space="preserve">Dichotomous Baseline Variable and Cancer Incidence. For </w:t>
      </w:r>
      <w:r w:rsidR="006A43D7">
        <w:t>a</w:t>
      </w:r>
      <w:r w:rsidR="006A43D7" w:rsidRPr="00702663">
        <w:t xml:space="preserve"> Cohort Size Of 200,000 Participants Aged 40-65 Years Old at Enrollment, After 10 And 15 Years of Follow-Up*. Power </w:t>
      </w:r>
      <w:r w:rsidR="006A43D7">
        <w:t>is</w:t>
      </w:r>
      <w:r w:rsidR="006A43D7" w:rsidRPr="00702663">
        <w:t xml:space="preserve"> Computed for </w:t>
      </w:r>
      <w:r w:rsidR="006A43D7">
        <w:t>a</w:t>
      </w:r>
      <w:r w:rsidR="006A43D7" w:rsidRPr="00702663">
        <w:t xml:space="preserve"> Probability of </w:t>
      </w:r>
      <w:r w:rsidR="006A43D7">
        <w:t>t</w:t>
      </w:r>
      <w:r w:rsidR="006A43D7" w:rsidRPr="00702663">
        <w:t>he Dichotomous Baseline Variable Being Positive Of 0.5, 0.3., 0.1, And 0.02.</w:t>
      </w:r>
    </w:p>
    <w:tbl>
      <w:tblPr>
        <w:tblStyle w:val="GridTable4-Accent3"/>
        <w:tblW w:w="8190" w:type="dxa"/>
        <w:tblInd w:w="-5" w:type="dxa"/>
        <w:tblLook w:val="06A0" w:firstRow="1" w:lastRow="0" w:firstColumn="1" w:lastColumn="0" w:noHBand="1" w:noVBand="1"/>
      </w:tblPr>
      <w:tblGrid>
        <w:gridCol w:w="1677"/>
        <w:gridCol w:w="815"/>
        <w:gridCol w:w="814"/>
        <w:gridCol w:w="814"/>
        <w:gridCol w:w="814"/>
        <w:gridCol w:w="814"/>
        <w:gridCol w:w="814"/>
        <w:gridCol w:w="814"/>
        <w:gridCol w:w="814"/>
      </w:tblGrid>
      <w:tr w:rsidR="006A43D7" w:rsidRPr="00AF3594" w14:paraId="63F0F2C8" w14:textId="77777777" w:rsidTr="00006AC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dxa"/>
            <w:vMerge w:val="restart"/>
            <w:tcBorders>
              <w:right w:val="single" w:sz="4" w:space="0" w:color="FFFFFF" w:themeColor="background1"/>
            </w:tcBorders>
          </w:tcPr>
          <w:p w14:paraId="2E61D3E1" w14:textId="77777777" w:rsidR="006A43D7" w:rsidRPr="00AF3594" w:rsidRDefault="006A43D7" w:rsidP="00B13CF3">
            <w:pPr>
              <w:pStyle w:val="Tabletext"/>
              <w:spacing w:before="0" w:after="120"/>
              <w:contextualSpacing/>
            </w:pPr>
            <w:bookmarkStart w:id="405" w:name="Table4"/>
            <w:r w:rsidRPr="00AF3594">
              <w:t>Cancer Site</w:t>
            </w:r>
          </w:p>
        </w:tc>
        <w:tc>
          <w:tcPr>
            <w:tcW w:w="0" w:type="dxa"/>
            <w:gridSpan w:val="4"/>
            <w:tcBorders>
              <w:left w:val="single" w:sz="4" w:space="0" w:color="FFFFFF" w:themeColor="background1"/>
              <w:bottom w:val="single" w:sz="4" w:space="0" w:color="FFFFFF" w:themeColor="background1"/>
              <w:right w:val="single" w:sz="4" w:space="0" w:color="FFFFFF"/>
            </w:tcBorders>
          </w:tcPr>
          <w:p w14:paraId="7A0A2F48" w14:textId="77777777" w:rsidR="006A43D7" w:rsidRPr="00AF3594" w:rsidRDefault="006A43D7" w:rsidP="00B13CF3">
            <w:pPr>
              <w:pStyle w:val="Tabletext"/>
              <w:spacing w:before="0" w:after="120"/>
              <w:contextualSpacing/>
              <w:jc w:val="center"/>
              <w:cnfStyle w:val="100000000000" w:firstRow="1" w:lastRow="0" w:firstColumn="0" w:lastColumn="0" w:oddVBand="0" w:evenVBand="0" w:oddHBand="0" w:evenHBand="0" w:firstRowFirstColumn="0" w:firstRowLastColumn="0" w:lastRowFirstColumn="0" w:lastRowLastColumn="0"/>
            </w:pPr>
            <w:r w:rsidRPr="00AF3594">
              <w:t>10</w:t>
            </w:r>
            <w:r>
              <w:t xml:space="preserve"> Y</w:t>
            </w:r>
            <w:r w:rsidRPr="00AF3594">
              <w:t>ear</w:t>
            </w:r>
            <w:r>
              <w:t>s of Fo</w:t>
            </w:r>
            <w:r w:rsidRPr="00AF3594">
              <w:t>llow</w:t>
            </w:r>
            <w:r>
              <w:t xml:space="preserve"> U</w:t>
            </w:r>
            <w:r w:rsidRPr="00AF3594">
              <w:t>p</w:t>
            </w:r>
          </w:p>
        </w:tc>
        <w:tc>
          <w:tcPr>
            <w:tcW w:w="0" w:type="dxa"/>
            <w:gridSpan w:val="4"/>
            <w:tcBorders>
              <w:left w:val="single" w:sz="4" w:space="0" w:color="FFFFFF"/>
              <w:bottom w:val="single" w:sz="4" w:space="0" w:color="FFFFFF"/>
            </w:tcBorders>
          </w:tcPr>
          <w:p w14:paraId="73C4E779" w14:textId="77777777" w:rsidR="006A43D7" w:rsidRPr="00AF3594" w:rsidRDefault="006A43D7" w:rsidP="00B13CF3">
            <w:pPr>
              <w:pStyle w:val="Tabletext"/>
              <w:spacing w:before="0" w:after="120"/>
              <w:contextualSpacing/>
              <w:jc w:val="center"/>
              <w:cnfStyle w:val="100000000000" w:firstRow="1" w:lastRow="0" w:firstColumn="0" w:lastColumn="0" w:oddVBand="0" w:evenVBand="0" w:oddHBand="0" w:evenHBand="0" w:firstRowFirstColumn="0" w:firstRowLastColumn="0" w:lastRowFirstColumn="0" w:lastRowLastColumn="0"/>
            </w:pPr>
            <w:r w:rsidRPr="00AF3594">
              <w:t xml:space="preserve">15 </w:t>
            </w:r>
            <w:r>
              <w:t>Y</w:t>
            </w:r>
            <w:r w:rsidRPr="00AF3594">
              <w:t>ear</w:t>
            </w:r>
            <w:r>
              <w:t xml:space="preserve"> F</w:t>
            </w:r>
            <w:r w:rsidRPr="00AF3594">
              <w:t xml:space="preserve">ollow </w:t>
            </w:r>
            <w:r>
              <w:t>Up</w:t>
            </w:r>
          </w:p>
        </w:tc>
      </w:tr>
      <w:tr w:rsidR="006A43D7" w:rsidRPr="00AF3594" w14:paraId="2C2FBA7D" w14:textId="77777777" w:rsidTr="00006AC4">
        <w:trPr>
          <w:trHeight w:val="377"/>
        </w:trPr>
        <w:tc>
          <w:tcPr>
            <w:cnfStyle w:val="001000000000" w:firstRow="0" w:lastRow="0" w:firstColumn="1" w:lastColumn="0" w:oddVBand="0" w:evenVBand="0" w:oddHBand="0" w:evenHBand="0" w:firstRowFirstColumn="0" w:firstRowLastColumn="0" w:lastRowFirstColumn="0" w:lastRowLastColumn="0"/>
            <w:tcW w:w="0" w:type="dxa"/>
            <w:vMerge/>
            <w:tcBorders>
              <w:right w:val="single" w:sz="4" w:space="0" w:color="FFFFFF" w:themeColor="background1"/>
            </w:tcBorders>
          </w:tcPr>
          <w:p w14:paraId="2D9EDD2A" w14:textId="77777777" w:rsidR="006A43D7" w:rsidRPr="00AF3594" w:rsidRDefault="006A43D7" w:rsidP="00B13CF3">
            <w:pPr>
              <w:pStyle w:val="Tabletext"/>
              <w:spacing w:before="0" w:after="120"/>
              <w:contextualSpacing/>
            </w:pPr>
          </w:p>
        </w:tc>
        <w:tc>
          <w:tcPr>
            <w:tcW w:w="0" w:type="dxa"/>
            <w:gridSpan w:val="4"/>
            <w:tcBorders>
              <w:top w:val="single" w:sz="4" w:space="0" w:color="FFFFFF" w:themeColor="background1"/>
              <w:left w:val="single" w:sz="4" w:space="0" w:color="FFFFFF" w:themeColor="background1"/>
              <w:right w:val="single" w:sz="4" w:space="0" w:color="FFFFFF" w:themeColor="background1"/>
            </w:tcBorders>
            <w:shd w:val="clear" w:color="auto" w:fill="A6A6A6" w:themeFill="background1" w:themeFillShade="A6"/>
          </w:tcPr>
          <w:p w14:paraId="42976D6C" w14:textId="77777777" w:rsidR="006A43D7" w:rsidRPr="004D4F9A"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rPr>
                <w:b/>
                <w:bCs/>
              </w:rPr>
            </w:pPr>
            <w:r w:rsidRPr="004D4F9A">
              <w:rPr>
                <w:b/>
                <w:bCs/>
              </w:rPr>
              <w:t>Probability of dichotomous variable</w:t>
            </w:r>
          </w:p>
        </w:tc>
        <w:tc>
          <w:tcPr>
            <w:tcW w:w="0" w:type="dxa"/>
            <w:gridSpan w:val="4"/>
            <w:tcBorders>
              <w:top w:val="single" w:sz="4" w:space="0" w:color="FFFFFF"/>
              <w:left w:val="single" w:sz="4" w:space="0" w:color="FFFFFF" w:themeColor="background1"/>
            </w:tcBorders>
            <w:shd w:val="clear" w:color="auto" w:fill="A6A6A6" w:themeFill="background1" w:themeFillShade="A6"/>
          </w:tcPr>
          <w:p w14:paraId="464DA7EB" w14:textId="77777777" w:rsidR="006A43D7" w:rsidRPr="004D4F9A"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rPr>
                <w:b/>
                <w:bCs/>
              </w:rPr>
            </w:pPr>
            <w:r w:rsidRPr="004D4F9A">
              <w:rPr>
                <w:b/>
                <w:bCs/>
              </w:rPr>
              <w:t>Probability of dichotomous variable</w:t>
            </w:r>
          </w:p>
        </w:tc>
      </w:tr>
      <w:tr w:rsidR="00113D74" w:rsidRPr="00AF3594" w14:paraId="1C39FF12" w14:textId="77777777" w:rsidTr="0044396B">
        <w:tc>
          <w:tcPr>
            <w:cnfStyle w:val="001000000000" w:firstRow="0" w:lastRow="0" w:firstColumn="1" w:lastColumn="0" w:oddVBand="0" w:evenVBand="0" w:oddHBand="0" w:evenHBand="0" w:firstRowFirstColumn="0" w:firstRowLastColumn="0" w:lastRowFirstColumn="0" w:lastRowLastColumn="0"/>
            <w:tcW w:w="0" w:type="dxa"/>
            <w:vMerge/>
            <w:tcBorders>
              <w:right w:val="single" w:sz="4" w:space="0" w:color="FFFFFF" w:themeColor="background1"/>
            </w:tcBorders>
          </w:tcPr>
          <w:p w14:paraId="3E121844" w14:textId="77777777" w:rsidR="006A43D7" w:rsidRPr="00F3396A" w:rsidRDefault="006A43D7" w:rsidP="00B13CF3">
            <w:pPr>
              <w:pStyle w:val="Tabletext"/>
              <w:spacing w:before="0" w:after="120"/>
              <w:contextualSpacing/>
              <w:rPr>
                <w:b w:val="0"/>
                <w:bCs w:val="0"/>
              </w:rPr>
            </w:pPr>
          </w:p>
        </w:tc>
        <w:tc>
          <w:tcPr>
            <w:tcW w:w="0" w:type="dxa"/>
            <w:tcBorders>
              <w:top w:val="single" w:sz="4" w:space="0" w:color="FFFFFF" w:themeColor="background1"/>
              <w:left w:val="single" w:sz="4" w:space="0" w:color="FFFFFF" w:themeColor="background1"/>
              <w:right w:val="single" w:sz="4" w:space="0" w:color="FFFFFF" w:themeColor="background1"/>
            </w:tcBorders>
            <w:shd w:val="clear" w:color="auto" w:fill="A6A6A6" w:themeFill="background1" w:themeFillShade="A6"/>
          </w:tcPr>
          <w:p w14:paraId="5739ADC9" w14:textId="77777777" w:rsidR="006A43D7" w:rsidRPr="002C59ED"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rPr>
                <w:b/>
                <w:bCs/>
              </w:rPr>
            </w:pPr>
            <w:r w:rsidRPr="002C59ED">
              <w:rPr>
                <w:b/>
                <w:bCs/>
              </w:rPr>
              <w:t>0.50</w:t>
            </w:r>
          </w:p>
        </w:tc>
        <w:tc>
          <w:tcPr>
            <w:tcW w:w="0" w:type="dxa"/>
            <w:tcBorders>
              <w:top w:val="single" w:sz="4" w:space="0" w:color="FFFFFF" w:themeColor="background1"/>
              <w:left w:val="single" w:sz="4" w:space="0" w:color="FFFFFF" w:themeColor="background1"/>
              <w:right w:val="single" w:sz="4" w:space="0" w:color="FFFFFF" w:themeColor="background1"/>
            </w:tcBorders>
            <w:shd w:val="clear" w:color="auto" w:fill="A6A6A6" w:themeFill="background1" w:themeFillShade="A6"/>
          </w:tcPr>
          <w:p w14:paraId="5ACCE3FD" w14:textId="77777777" w:rsidR="006A43D7" w:rsidRPr="002C59ED"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rPr>
                <w:b/>
                <w:bCs/>
              </w:rPr>
            </w:pPr>
            <w:r w:rsidRPr="002C59ED">
              <w:rPr>
                <w:b/>
                <w:bCs/>
              </w:rPr>
              <w:t>0.30</w:t>
            </w:r>
          </w:p>
        </w:tc>
        <w:tc>
          <w:tcPr>
            <w:tcW w:w="0" w:type="dxa"/>
            <w:tcBorders>
              <w:top w:val="single" w:sz="4" w:space="0" w:color="FFFFFF" w:themeColor="background1"/>
              <w:left w:val="single" w:sz="4" w:space="0" w:color="FFFFFF" w:themeColor="background1"/>
              <w:right w:val="single" w:sz="4" w:space="0" w:color="FFFFFF" w:themeColor="background1"/>
            </w:tcBorders>
            <w:shd w:val="clear" w:color="auto" w:fill="A6A6A6" w:themeFill="background1" w:themeFillShade="A6"/>
          </w:tcPr>
          <w:p w14:paraId="0153574D" w14:textId="77777777" w:rsidR="006A43D7" w:rsidRPr="002C59ED"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rPr>
                <w:b/>
                <w:bCs/>
              </w:rPr>
            </w:pPr>
            <w:r w:rsidRPr="002C59ED">
              <w:rPr>
                <w:b/>
                <w:bCs/>
              </w:rPr>
              <w:t>0.10</w:t>
            </w:r>
          </w:p>
        </w:tc>
        <w:tc>
          <w:tcPr>
            <w:tcW w:w="0" w:type="dxa"/>
            <w:tcBorders>
              <w:top w:val="single" w:sz="4" w:space="0" w:color="FFFFFF" w:themeColor="background1"/>
              <w:left w:val="single" w:sz="4" w:space="0" w:color="FFFFFF" w:themeColor="background1"/>
              <w:right w:val="single" w:sz="4" w:space="0" w:color="FFFFFF" w:themeColor="background1"/>
            </w:tcBorders>
            <w:shd w:val="clear" w:color="auto" w:fill="A6A6A6" w:themeFill="background1" w:themeFillShade="A6"/>
          </w:tcPr>
          <w:p w14:paraId="7548D825" w14:textId="77777777" w:rsidR="006A43D7" w:rsidRPr="002C59ED"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rPr>
                <w:b/>
                <w:bCs/>
              </w:rPr>
            </w:pPr>
            <w:r w:rsidRPr="002C59ED">
              <w:rPr>
                <w:b/>
                <w:bCs/>
              </w:rPr>
              <w:t>0.02</w:t>
            </w:r>
          </w:p>
        </w:tc>
        <w:tc>
          <w:tcPr>
            <w:tcW w:w="0" w:type="dxa"/>
            <w:tcBorders>
              <w:top w:val="single" w:sz="4" w:space="0" w:color="FFFFFF"/>
              <w:left w:val="single" w:sz="4" w:space="0" w:color="FFFFFF" w:themeColor="background1"/>
              <w:right w:val="single" w:sz="4" w:space="0" w:color="FFFFFF" w:themeColor="background1"/>
            </w:tcBorders>
            <w:shd w:val="clear" w:color="auto" w:fill="A6A6A6" w:themeFill="background1" w:themeFillShade="A6"/>
          </w:tcPr>
          <w:p w14:paraId="069905F9" w14:textId="77777777" w:rsidR="006A43D7" w:rsidRPr="002C59ED"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rPr>
                <w:b/>
                <w:bCs/>
              </w:rPr>
            </w:pPr>
            <w:r w:rsidRPr="002C59ED">
              <w:rPr>
                <w:b/>
                <w:bCs/>
              </w:rPr>
              <w:t>0.50</w:t>
            </w:r>
          </w:p>
        </w:tc>
        <w:tc>
          <w:tcPr>
            <w:tcW w:w="0" w:type="dxa"/>
            <w:tcBorders>
              <w:left w:val="single" w:sz="4" w:space="0" w:color="FFFFFF" w:themeColor="background1"/>
              <w:right w:val="single" w:sz="4" w:space="0" w:color="FFFFFF" w:themeColor="background1"/>
            </w:tcBorders>
            <w:shd w:val="clear" w:color="auto" w:fill="A6A6A6" w:themeFill="background1" w:themeFillShade="A6"/>
          </w:tcPr>
          <w:p w14:paraId="3786CA25" w14:textId="77777777" w:rsidR="006A43D7" w:rsidRPr="002C59ED"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rPr>
                <w:b/>
                <w:bCs/>
              </w:rPr>
            </w:pPr>
            <w:r w:rsidRPr="002C59ED">
              <w:rPr>
                <w:b/>
                <w:bCs/>
              </w:rPr>
              <w:t>0.30</w:t>
            </w:r>
          </w:p>
        </w:tc>
        <w:tc>
          <w:tcPr>
            <w:tcW w:w="0" w:type="dxa"/>
            <w:tcBorders>
              <w:top w:val="single" w:sz="4" w:space="0" w:color="FFFFFF" w:themeColor="background1"/>
              <w:left w:val="single" w:sz="4" w:space="0" w:color="FFFFFF" w:themeColor="background1"/>
              <w:right w:val="single" w:sz="4" w:space="0" w:color="FFFFFF" w:themeColor="background1"/>
            </w:tcBorders>
            <w:shd w:val="clear" w:color="auto" w:fill="A6A6A6" w:themeFill="background1" w:themeFillShade="A6"/>
          </w:tcPr>
          <w:p w14:paraId="4905B91E" w14:textId="77777777" w:rsidR="006A43D7" w:rsidRPr="002C59ED"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rPr>
                <w:b/>
                <w:bCs/>
              </w:rPr>
            </w:pPr>
            <w:r w:rsidRPr="002C59ED">
              <w:rPr>
                <w:b/>
                <w:bCs/>
              </w:rPr>
              <w:t>0.10</w:t>
            </w:r>
          </w:p>
        </w:tc>
        <w:tc>
          <w:tcPr>
            <w:tcW w:w="0" w:type="dxa"/>
            <w:tcBorders>
              <w:top w:val="single" w:sz="4" w:space="0" w:color="FFFFFF" w:themeColor="background1"/>
              <w:left w:val="single" w:sz="4" w:space="0" w:color="FFFFFF" w:themeColor="background1"/>
              <w:right w:val="single" w:sz="4" w:space="0" w:color="FFFFFF" w:themeColor="background1"/>
            </w:tcBorders>
            <w:shd w:val="clear" w:color="auto" w:fill="A6A6A6" w:themeFill="background1" w:themeFillShade="A6"/>
          </w:tcPr>
          <w:p w14:paraId="7B9B9F44" w14:textId="77777777" w:rsidR="006A43D7" w:rsidRPr="002C59ED"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rPr>
                <w:b/>
                <w:bCs/>
              </w:rPr>
            </w:pPr>
            <w:r w:rsidRPr="002C59ED">
              <w:rPr>
                <w:b/>
                <w:bCs/>
              </w:rPr>
              <w:t>0.02</w:t>
            </w:r>
          </w:p>
        </w:tc>
      </w:tr>
      <w:tr w:rsidR="006A43D7" w:rsidRPr="00AF3594" w14:paraId="472AB7D1" w14:textId="77777777" w:rsidTr="00006AC4">
        <w:tc>
          <w:tcPr>
            <w:cnfStyle w:val="001000000000" w:firstRow="0" w:lastRow="0" w:firstColumn="1" w:lastColumn="0" w:oddVBand="0" w:evenVBand="0" w:oddHBand="0" w:evenHBand="0" w:firstRowFirstColumn="0" w:firstRowLastColumn="0" w:lastRowFirstColumn="0" w:lastRowLastColumn="0"/>
            <w:tcW w:w="0" w:type="dxa"/>
          </w:tcPr>
          <w:p w14:paraId="77FB29AE" w14:textId="77777777" w:rsidR="006A43D7" w:rsidRPr="002C59ED" w:rsidRDefault="006A43D7" w:rsidP="00B13CF3">
            <w:pPr>
              <w:pStyle w:val="Tabletext"/>
              <w:spacing w:before="0" w:after="120"/>
              <w:contextualSpacing/>
            </w:pPr>
            <w:r w:rsidRPr="002C59ED">
              <w:t xml:space="preserve">Prostate </w:t>
            </w:r>
          </w:p>
        </w:tc>
        <w:tc>
          <w:tcPr>
            <w:tcW w:w="0" w:type="dxa"/>
          </w:tcPr>
          <w:p w14:paraId="797AF7BC"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rsidRPr="00AF3594">
              <w:t>1.00</w:t>
            </w:r>
          </w:p>
        </w:tc>
        <w:tc>
          <w:tcPr>
            <w:tcW w:w="0" w:type="dxa"/>
          </w:tcPr>
          <w:p w14:paraId="7D7EED7D"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1.00</w:t>
            </w:r>
          </w:p>
        </w:tc>
        <w:tc>
          <w:tcPr>
            <w:tcW w:w="0" w:type="dxa"/>
          </w:tcPr>
          <w:p w14:paraId="0969E0E8"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1.00</w:t>
            </w:r>
          </w:p>
        </w:tc>
        <w:tc>
          <w:tcPr>
            <w:tcW w:w="0" w:type="dxa"/>
            <w:tcBorders>
              <w:right w:val="single" w:sz="4" w:space="0" w:color="FFFFFF" w:themeColor="background1"/>
            </w:tcBorders>
          </w:tcPr>
          <w:p w14:paraId="3DE5C793"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0.56</w:t>
            </w:r>
          </w:p>
        </w:tc>
        <w:tc>
          <w:tcPr>
            <w:tcW w:w="0" w:type="dxa"/>
            <w:tcBorders>
              <w:left w:val="single" w:sz="4" w:space="0" w:color="FFFFFF" w:themeColor="background1"/>
            </w:tcBorders>
          </w:tcPr>
          <w:p w14:paraId="33261B15"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rsidRPr="00AF3594">
              <w:t>1.00</w:t>
            </w:r>
          </w:p>
        </w:tc>
        <w:tc>
          <w:tcPr>
            <w:tcW w:w="0" w:type="dxa"/>
          </w:tcPr>
          <w:p w14:paraId="57E9D5CF"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1.00</w:t>
            </w:r>
          </w:p>
        </w:tc>
        <w:tc>
          <w:tcPr>
            <w:tcW w:w="0" w:type="dxa"/>
          </w:tcPr>
          <w:p w14:paraId="40BC5698"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1.00</w:t>
            </w:r>
          </w:p>
        </w:tc>
        <w:tc>
          <w:tcPr>
            <w:tcW w:w="0" w:type="dxa"/>
            <w:tcBorders>
              <w:right w:val="single" w:sz="4" w:space="0" w:color="FFFFFF" w:themeColor="background1"/>
            </w:tcBorders>
          </w:tcPr>
          <w:p w14:paraId="1452CA61"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0.86</w:t>
            </w:r>
          </w:p>
        </w:tc>
      </w:tr>
      <w:tr w:rsidR="006A43D7" w:rsidRPr="00AF3594" w14:paraId="56B4521B" w14:textId="77777777" w:rsidTr="00006AC4">
        <w:tc>
          <w:tcPr>
            <w:cnfStyle w:val="001000000000" w:firstRow="0" w:lastRow="0" w:firstColumn="1" w:lastColumn="0" w:oddVBand="0" w:evenVBand="0" w:oddHBand="0" w:evenHBand="0" w:firstRowFirstColumn="0" w:firstRowLastColumn="0" w:lastRowFirstColumn="0" w:lastRowLastColumn="0"/>
            <w:tcW w:w="0" w:type="dxa"/>
            <w:shd w:val="clear" w:color="auto" w:fill="F2F2F2" w:themeFill="background1" w:themeFillShade="F2"/>
          </w:tcPr>
          <w:p w14:paraId="4CDA98D4" w14:textId="77777777" w:rsidR="006A43D7" w:rsidRPr="002C59ED" w:rsidRDefault="006A43D7" w:rsidP="00B13CF3">
            <w:pPr>
              <w:pStyle w:val="Tabletext"/>
              <w:spacing w:before="0" w:after="120"/>
              <w:contextualSpacing/>
            </w:pPr>
            <w:r w:rsidRPr="002C59ED">
              <w:lastRenderedPageBreak/>
              <w:t xml:space="preserve">Colorectal </w:t>
            </w:r>
          </w:p>
        </w:tc>
        <w:tc>
          <w:tcPr>
            <w:tcW w:w="0" w:type="dxa"/>
            <w:shd w:val="clear" w:color="auto" w:fill="F2F2F2" w:themeFill="background1" w:themeFillShade="F2"/>
          </w:tcPr>
          <w:p w14:paraId="7925D6ED"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rsidRPr="00AF3594">
              <w:t>1.00</w:t>
            </w:r>
          </w:p>
        </w:tc>
        <w:tc>
          <w:tcPr>
            <w:tcW w:w="0" w:type="dxa"/>
            <w:shd w:val="clear" w:color="auto" w:fill="F2F2F2" w:themeFill="background1" w:themeFillShade="F2"/>
          </w:tcPr>
          <w:p w14:paraId="3BB3411A"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1.00</w:t>
            </w:r>
          </w:p>
        </w:tc>
        <w:tc>
          <w:tcPr>
            <w:tcW w:w="0" w:type="dxa"/>
            <w:shd w:val="clear" w:color="auto" w:fill="F2F2F2" w:themeFill="background1" w:themeFillShade="F2"/>
          </w:tcPr>
          <w:p w14:paraId="66D557C9"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0.91</w:t>
            </w:r>
          </w:p>
        </w:tc>
        <w:tc>
          <w:tcPr>
            <w:tcW w:w="0" w:type="dxa"/>
            <w:shd w:val="clear" w:color="auto" w:fill="F2F2F2" w:themeFill="background1" w:themeFillShade="F2"/>
          </w:tcPr>
          <w:p w14:paraId="2195B5F4"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0.25</w:t>
            </w:r>
          </w:p>
        </w:tc>
        <w:tc>
          <w:tcPr>
            <w:tcW w:w="0" w:type="dxa"/>
            <w:shd w:val="clear" w:color="auto" w:fill="F2F2F2" w:themeFill="background1" w:themeFillShade="F2"/>
          </w:tcPr>
          <w:p w14:paraId="077215C1"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rsidRPr="00AF3594">
              <w:t>1.00</w:t>
            </w:r>
          </w:p>
        </w:tc>
        <w:tc>
          <w:tcPr>
            <w:tcW w:w="0" w:type="dxa"/>
            <w:shd w:val="clear" w:color="auto" w:fill="F2F2F2" w:themeFill="background1" w:themeFillShade="F2"/>
          </w:tcPr>
          <w:p w14:paraId="3EB944DC"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1.00</w:t>
            </w:r>
          </w:p>
        </w:tc>
        <w:tc>
          <w:tcPr>
            <w:tcW w:w="0" w:type="dxa"/>
            <w:shd w:val="clear" w:color="auto" w:fill="F2F2F2" w:themeFill="background1" w:themeFillShade="F2"/>
          </w:tcPr>
          <w:p w14:paraId="64938B27"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1.00</w:t>
            </w:r>
          </w:p>
        </w:tc>
        <w:tc>
          <w:tcPr>
            <w:tcW w:w="0" w:type="dxa"/>
            <w:shd w:val="clear" w:color="auto" w:fill="F2F2F2" w:themeFill="background1" w:themeFillShade="F2"/>
          </w:tcPr>
          <w:p w14:paraId="0B4E5234"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0.46</w:t>
            </w:r>
          </w:p>
        </w:tc>
      </w:tr>
      <w:tr w:rsidR="006A43D7" w:rsidRPr="00AF3594" w14:paraId="1F2C4623" w14:textId="77777777" w:rsidTr="00006AC4">
        <w:tc>
          <w:tcPr>
            <w:cnfStyle w:val="001000000000" w:firstRow="0" w:lastRow="0" w:firstColumn="1" w:lastColumn="0" w:oddVBand="0" w:evenVBand="0" w:oddHBand="0" w:evenHBand="0" w:firstRowFirstColumn="0" w:firstRowLastColumn="0" w:lastRowFirstColumn="0" w:lastRowLastColumn="0"/>
            <w:tcW w:w="0" w:type="dxa"/>
          </w:tcPr>
          <w:p w14:paraId="5EBEBF02" w14:textId="77777777" w:rsidR="006A43D7" w:rsidRPr="002C59ED" w:rsidRDefault="006A43D7" w:rsidP="00B13CF3">
            <w:pPr>
              <w:pStyle w:val="Tabletext"/>
              <w:spacing w:before="0" w:after="120"/>
              <w:contextualSpacing/>
            </w:pPr>
            <w:r w:rsidRPr="002C59ED">
              <w:t xml:space="preserve">Pancreatic </w:t>
            </w:r>
          </w:p>
        </w:tc>
        <w:tc>
          <w:tcPr>
            <w:tcW w:w="0" w:type="dxa"/>
          </w:tcPr>
          <w:p w14:paraId="56B28A77"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rsidRPr="00AF3594">
              <w:t>0.84</w:t>
            </w:r>
          </w:p>
        </w:tc>
        <w:tc>
          <w:tcPr>
            <w:tcW w:w="0" w:type="dxa"/>
          </w:tcPr>
          <w:p w14:paraId="1A76CFCC"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0.73</w:t>
            </w:r>
          </w:p>
        </w:tc>
        <w:tc>
          <w:tcPr>
            <w:tcW w:w="0" w:type="dxa"/>
          </w:tcPr>
          <w:p w14:paraId="5B0E9368"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0.31</w:t>
            </w:r>
          </w:p>
        </w:tc>
        <w:tc>
          <w:tcPr>
            <w:tcW w:w="0" w:type="dxa"/>
          </w:tcPr>
          <w:p w14:paraId="5939F5DD"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0.06</w:t>
            </w:r>
          </w:p>
        </w:tc>
        <w:tc>
          <w:tcPr>
            <w:tcW w:w="0" w:type="dxa"/>
          </w:tcPr>
          <w:p w14:paraId="1F9A0D82"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rsidRPr="00AF3594">
              <w:t>0.98</w:t>
            </w:r>
          </w:p>
        </w:tc>
        <w:tc>
          <w:tcPr>
            <w:tcW w:w="0" w:type="dxa"/>
          </w:tcPr>
          <w:p w14:paraId="7404EF1E"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0.95</w:t>
            </w:r>
          </w:p>
        </w:tc>
        <w:tc>
          <w:tcPr>
            <w:tcW w:w="0" w:type="dxa"/>
          </w:tcPr>
          <w:p w14:paraId="7C564941"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0.56</w:t>
            </w:r>
          </w:p>
        </w:tc>
        <w:tc>
          <w:tcPr>
            <w:tcW w:w="0" w:type="dxa"/>
          </w:tcPr>
          <w:p w14:paraId="15455075" w14:textId="77777777" w:rsidR="006A43D7" w:rsidRPr="00AF3594" w:rsidRDefault="006A43D7" w:rsidP="00B13CF3">
            <w:pPr>
              <w:pStyle w:val="Tabletext"/>
              <w:spacing w:before="0" w:after="120"/>
              <w:contextualSpacing/>
              <w:jc w:val="center"/>
              <w:cnfStyle w:val="000000000000" w:firstRow="0" w:lastRow="0" w:firstColumn="0" w:lastColumn="0" w:oddVBand="0" w:evenVBand="0" w:oddHBand="0" w:evenHBand="0" w:firstRowFirstColumn="0" w:firstRowLastColumn="0" w:lastRowFirstColumn="0" w:lastRowLastColumn="0"/>
            </w:pPr>
            <w:r>
              <w:t>0.11</w:t>
            </w:r>
          </w:p>
        </w:tc>
      </w:tr>
    </w:tbl>
    <w:bookmarkEnd w:id="405"/>
    <w:p w14:paraId="008B77F2" w14:textId="77777777" w:rsidR="006A43D7" w:rsidRDefault="006A43D7" w:rsidP="000C0B93">
      <w:pPr>
        <w:pStyle w:val="Tabletext"/>
        <w:spacing w:before="120" w:after="120"/>
        <w:contextualSpacing/>
      </w:pPr>
      <w:r w:rsidRPr="00AF3594">
        <w:t xml:space="preserve">*Calculations use proportions estimated from Table </w:t>
      </w:r>
      <w:r>
        <w:t>5</w:t>
      </w:r>
      <w:r w:rsidRPr="00AF3594">
        <w:t xml:space="preserve"> and are based on a two-group test of proportions conducted at the 0.05 significance level with a two-sided test. </w:t>
      </w:r>
    </w:p>
    <w:p w14:paraId="70075FAF" w14:textId="77777777" w:rsidR="006A43D7" w:rsidRPr="00006AC4" w:rsidRDefault="006A43D7" w:rsidP="000C0B93">
      <w:pPr>
        <w:pStyle w:val="Normal2"/>
        <w:spacing w:before="120" w:after="120"/>
        <w:ind w:left="0"/>
        <w:rPr>
          <w:b/>
          <w:bCs/>
        </w:rPr>
      </w:pPr>
      <w:r w:rsidRPr="00006AC4">
        <w:rPr>
          <w:b/>
          <w:bCs/>
        </w:rPr>
        <w:t>Power to study longitudinal biomarker changes in relation to cancer risk</w:t>
      </w:r>
    </w:p>
    <w:p w14:paraId="65EEC055" w14:textId="77777777" w:rsidR="006A43D7" w:rsidRDefault="006A43D7" w:rsidP="000C0B93">
      <w:pPr>
        <w:pStyle w:val="Normal2"/>
        <w:spacing w:before="120" w:after="120"/>
        <w:ind w:left="0"/>
        <w:rPr>
          <w:rFonts w:eastAsia="Calibri"/>
        </w:rPr>
      </w:pPr>
      <w:r w:rsidRPr="000A30C9">
        <w:rPr>
          <w:rFonts w:eastAsia="Calibri"/>
        </w:rPr>
        <w:t>The serial collection of biological specimens will allow study of the relationship between changes in biomarkers over time and cancer incidence. We propose to collect serial biospecimens for biomarker analyses, on average every 2-3 years over an extended follow-up.</w:t>
      </w:r>
    </w:p>
    <w:p w14:paraId="4DBE4D90" w14:textId="288E3E9D" w:rsidR="006A43D7" w:rsidRDefault="620DD98A" w:rsidP="000C0B93">
      <w:pPr>
        <w:pStyle w:val="Normal2"/>
        <w:spacing w:before="120" w:after="120"/>
        <w:ind w:left="0"/>
        <w:rPr>
          <w:rFonts w:eastAsia="Calibri"/>
        </w:rPr>
      </w:pPr>
      <w:r w:rsidRPr="620DD98A">
        <w:rPr>
          <w:rFonts w:eastAsia="Calibri"/>
        </w:rPr>
        <w:t xml:space="preserve">As an example, </w:t>
      </w:r>
      <w:hyperlink w:anchor="Table5" w:history="1">
        <w:r w:rsidRPr="00F7539A">
          <w:rPr>
            <w:rStyle w:val="Hyperlink"/>
            <w:rFonts w:eastAsia="Calibri"/>
          </w:rPr>
          <w:t xml:space="preserve">Table </w:t>
        </w:r>
        <w:r w:rsidR="006F3A61" w:rsidRPr="00F7539A">
          <w:rPr>
            <w:rStyle w:val="Hyperlink"/>
            <w:rFonts w:eastAsia="Calibri"/>
          </w:rPr>
          <w:t>5</w:t>
        </w:r>
      </w:hyperlink>
      <w:r w:rsidR="006F3A61">
        <w:rPr>
          <w:rStyle w:val="Hyperlink"/>
          <w:rFonts w:eastAsia="Calibri"/>
        </w:rPr>
        <w:t xml:space="preserve"> </w:t>
      </w:r>
      <w:r w:rsidRPr="620DD98A">
        <w:rPr>
          <w:rFonts w:eastAsia="Calibri"/>
        </w:rPr>
        <w:t xml:space="preserve">shows power for examining the association between the slope of a longitudinal biomarker and prostate cancer incidence. Power is shown for different ratios of the residual error (measurement-specific biological or technical error) relative to individual level and slope (units per year) standard deviation (SD). The prospective design corresponds to analyzing longitudinal data on all 100,000 men enrolled in the study, while the nested design corresponds to a nested case-control study where cases are matched to controls (incidence density sampling with 1:2 matching). The effect size considers is a relative risk of 1.5 corresponding to a 1 SD change in individual slope. </w:t>
      </w:r>
    </w:p>
    <w:p w14:paraId="128A6E0C" w14:textId="73DB6897" w:rsidR="006A43D7" w:rsidRPr="0087406B" w:rsidRDefault="45947FCF" w:rsidP="002A5719">
      <w:pPr>
        <w:pStyle w:val="TableHead"/>
        <w:numPr>
          <w:ilvl w:val="0"/>
          <w:numId w:val="0"/>
        </w:numPr>
        <w:spacing w:before="120" w:after="120"/>
        <w:ind w:left="720" w:hanging="720"/>
      </w:pPr>
      <w:r>
        <w:t>Table 5. Power to Detect an Association Between the Slope of a Biomarker and Prostate Cancer Incidence. Calculations are Based on Detecting a Relative Risk of 1.5 For a 1 Standard Deviation Change in the Individual Slope.*</w:t>
      </w:r>
    </w:p>
    <w:tbl>
      <w:tblPr>
        <w:tblStyle w:val="GridTable4-Accent3"/>
        <w:tblW w:w="8958" w:type="dxa"/>
        <w:tblInd w:w="-5" w:type="dxa"/>
        <w:tblLook w:val="0420" w:firstRow="1" w:lastRow="0" w:firstColumn="0" w:lastColumn="0" w:noHBand="0" w:noVBand="1"/>
      </w:tblPr>
      <w:tblGrid>
        <w:gridCol w:w="1599"/>
        <w:gridCol w:w="1599"/>
        <w:gridCol w:w="1440"/>
        <w:gridCol w:w="1440"/>
        <w:gridCol w:w="1440"/>
        <w:gridCol w:w="1440"/>
      </w:tblGrid>
      <w:tr w:rsidR="006A43D7" w:rsidRPr="00AF3594" w14:paraId="70A2F98A" w14:textId="77777777" w:rsidTr="00C603EF">
        <w:trPr>
          <w:cnfStyle w:val="100000000000" w:firstRow="1" w:lastRow="0" w:firstColumn="0" w:lastColumn="0" w:oddVBand="0" w:evenVBand="0" w:oddHBand="0" w:evenHBand="0" w:firstRowFirstColumn="0" w:firstRowLastColumn="0" w:lastRowFirstColumn="0" w:lastRowLastColumn="0"/>
        </w:trPr>
        <w:tc>
          <w:tcPr>
            <w:tcW w:w="1599" w:type="dxa"/>
            <w:vMerge w:val="restart"/>
            <w:tcBorders>
              <w:right w:val="single" w:sz="4" w:space="0" w:color="FFFFFF" w:themeColor="background1"/>
            </w:tcBorders>
          </w:tcPr>
          <w:p w14:paraId="63AC6CB1" w14:textId="77777777" w:rsidR="006A43D7" w:rsidRPr="00AF3594" w:rsidRDefault="006A43D7" w:rsidP="00DC4C67">
            <w:pPr>
              <w:pStyle w:val="Tabletext"/>
              <w:spacing w:before="0" w:after="120"/>
              <w:contextualSpacing/>
            </w:pPr>
            <w:bookmarkStart w:id="406" w:name="Table5"/>
            <w:r w:rsidRPr="00AF3594">
              <w:t>Ratio of true baseline SD to slope SD</w:t>
            </w:r>
          </w:p>
        </w:tc>
        <w:tc>
          <w:tcPr>
            <w:tcW w:w="1599" w:type="dxa"/>
            <w:vMerge w:val="restart"/>
            <w:tcBorders>
              <w:left w:val="single" w:sz="4" w:space="0" w:color="FFFFFF" w:themeColor="background1"/>
              <w:right w:val="single" w:sz="4" w:space="0" w:color="FFFFFF" w:themeColor="background1"/>
            </w:tcBorders>
          </w:tcPr>
          <w:p w14:paraId="68D2B431" w14:textId="77777777" w:rsidR="006A43D7" w:rsidRPr="00AF3594" w:rsidRDefault="006A43D7" w:rsidP="00DC4C67">
            <w:pPr>
              <w:pStyle w:val="Tabletext"/>
              <w:spacing w:before="0" w:after="120"/>
              <w:contextualSpacing/>
            </w:pPr>
            <w:r w:rsidRPr="00AF3594">
              <w:t>Ratio of residual SD to slope SD</w:t>
            </w:r>
          </w:p>
        </w:tc>
        <w:tc>
          <w:tcPr>
            <w:tcW w:w="2880" w:type="dxa"/>
            <w:gridSpan w:val="2"/>
            <w:tcBorders>
              <w:left w:val="single" w:sz="4" w:space="0" w:color="FFFFFF" w:themeColor="background1"/>
              <w:bottom w:val="single" w:sz="4" w:space="0" w:color="FFFFFF" w:themeColor="background1"/>
              <w:right w:val="single" w:sz="4" w:space="0" w:color="FFFFFF" w:themeColor="background1"/>
            </w:tcBorders>
          </w:tcPr>
          <w:p w14:paraId="7657993C" w14:textId="77777777" w:rsidR="006A43D7" w:rsidRPr="00AF3594" w:rsidRDefault="006A43D7" w:rsidP="00DC4C67">
            <w:pPr>
              <w:pStyle w:val="Tabletext"/>
              <w:spacing w:before="0" w:after="120"/>
              <w:contextualSpacing/>
              <w:jc w:val="center"/>
            </w:pPr>
            <w:r w:rsidRPr="00AF3594">
              <w:t>Prospective Design</w:t>
            </w:r>
          </w:p>
        </w:tc>
        <w:tc>
          <w:tcPr>
            <w:tcW w:w="2880" w:type="dxa"/>
            <w:gridSpan w:val="2"/>
            <w:tcBorders>
              <w:left w:val="single" w:sz="4" w:space="0" w:color="FFFFFF" w:themeColor="background1"/>
              <w:bottom w:val="single" w:sz="4" w:space="0" w:color="FFFFFF" w:themeColor="background1"/>
            </w:tcBorders>
          </w:tcPr>
          <w:p w14:paraId="199E800C" w14:textId="77777777" w:rsidR="006A43D7" w:rsidRPr="00AF3594" w:rsidRDefault="006A43D7" w:rsidP="00DC4C67">
            <w:pPr>
              <w:pStyle w:val="Tabletext"/>
              <w:spacing w:before="0" w:after="120"/>
              <w:contextualSpacing/>
              <w:jc w:val="center"/>
            </w:pPr>
            <w:r w:rsidRPr="00AF3594">
              <w:t>Nested Case-Control Design</w:t>
            </w:r>
          </w:p>
        </w:tc>
      </w:tr>
      <w:tr w:rsidR="006A43D7" w:rsidRPr="00AF3594" w14:paraId="0B829CA4" w14:textId="77777777" w:rsidTr="00C603EF">
        <w:trPr>
          <w:cnfStyle w:val="000000100000" w:firstRow="0" w:lastRow="0" w:firstColumn="0" w:lastColumn="0" w:oddVBand="0" w:evenVBand="0" w:oddHBand="1" w:evenHBand="0" w:firstRowFirstColumn="0" w:firstRowLastColumn="0" w:lastRowFirstColumn="0" w:lastRowLastColumn="0"/>
        </w:trPr>
        <w:tc>
          <w:tcPr>
            <w:tcW w:w="1599" w:type="dxa"/>
            <w:vMerge/>
            <w:tcBorders>
              <w:bottom w:val="single" w:sz="4" w:space="0" w:color="FFFFFF" w:themeColor="background1"/>
              <w:right w:val="single" w:sz="4" w:space="0" w:color="FFFFFF" w:themeColor="background1"/>
            </w:tcBorders>
          </w:tcPr>
          <w:p w14:paraId="374C1147" w14:textId="77777777" w:rsidR="006A43D7" w:rsidRPr="00AF3594" w:rsidRDefault="006A43D7" w:rsidP="00DC4C67">
            <w:pPr>
              <w:pStyle w:val="Tabletext"/>
              <w:spacing w:before="0" w:after="120"/>
              <w:contextualSpacing/>
            </w:pPr>
          </w:p>
        </w:tc>
        <w:tc>
          <w:tcPr>
            <w:tcW w:w="1599" w:type="dxa"/>
            <w:vMerge/>
            <w:tcBorders>
              <w:left w:val="single" w:sz="4" w:space="0" w:color="FFFFFF" w:themeColor="background1"/>
              <w:bottom w:val="single" w:sz="4" w:space="0" w:color="FFFFFF" w:themeColor="background1"/>
              <w:right w:val="single" w:sz="4" w:space="0" w:color="FFFFFF" w:themeColor="background1"/>
            </w:tcBorders>
          </w:tcPr>
          <w:p w14:paraId="7C3FAB3A" w14:textId="77777777" w:rsidR="006A43D7" w:rsidRPr="00AF3594" w:rsidRDefault="006A43D7" w:rsidP="00DC4C67">
            <w:pPr>
              <w:pStyle w:val="Tabletext"/>
              <w:spacing w:before="0" w:after="120"/>
              <w:contextualSpacing/>
            </w:pPr>
          </w:p>
        </w:tc>
        <w:tc>
          <w:tcPr>
            <w:tcW w:w="14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6A6A6" w:themeFill="background1" w:themeFillShade="A6"/>
          </w:tcPr>
          <w:p w14:paraId="3198D97D" w14:textId="77777777" w:rsidR="006A43D7" w:rsidRPr="002C59ED" w:rsidRDefault="006A43D7" w:rsidP="00DC4C67">
            <w:pPr>
              <w:pStyle w:val="Tabletext"/>
              <w:spacing w:before="0" w:after="120"/>
              <w:contextualSpacing/>
              <w:jc w:val="center"/>
              <w:rPr>
                <w:b/>
                <w:bCs/>
              </w:rPr>
            </w:pPr>
            <w:r w:rsidRPr="002C59ED">
              <w:rPr>
                <w:b/>
                <w:bCs/>
              </w:rPr>
              <w:t>10-year follow up</w:t>
            </w:r>
          </w:p>
        </w:tc>
        <w:tc>
          <w:tcPr>
            <w:tcW w:w="14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6A6A6" w:themeFill="background1" w:themeFillShade="A6"/>
          </w:tcPr>
          <w:p w14:paraId="4FDC6F58" w14:textId="77777777" w:rsidR="006A43D7" w:rsidRPr="002C59ED" w:rsidRDefault="006A43D7" w:rsidP="00DC4C67">
            <w:pPr>
              <w:pStyle w:val="Tabletext"/>
              <w:spacing w:before="0" w:after="120"/>
              <w:contextualSpacing/>
              <w:jc w:val="center"/>
              <w:rPr>
                <w:b/>
                <w:bCs/>
              </w:rPr>
            </w:pPr>
            <w:r w:rsidRPr="002C59ED">
              <w:rPr>
                <w:b/>
                <w:bCs/>
              </w:rPr>
              <w:t>15-year follow up</w:t>
            </w:r>
          </w:p>
        </w:tc>
        <w:tc>
          <w:tcPr>
            <w:tcW w:w="14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6A6A6" w:themeFill="background1" w:themeFillShade="A6"/>
          </w:tcPr>
          <w:p w14:paraId="56A86220" w14:textId="77777777" w:rsidR="006A43D7" w:rsidRPr="002C59ED" w:rsidRDefault="006A43D7" w:rsidP="00DC4C67">
            <w:pPr>
              <w:pStyle w:val="Tabletext"/>
              <w:spacing w:before="0" w:after="120"/>
              <w:contextualSpacing/>
              <w:jc w:val="center"/>
              <w:rPr>
                <w:b/>
                <w:bCs/>
              </w:rPr>
            </w:pPr>
            <w:r w:rsidRPr="002C59ED">
              <w:rPr>
                <w:b/>
                <w:bCs/>
              </w:rPr>
              <w:t>10-year follow up</w:t>
            </w:r>
          </w:p>
        </w:tc>
        <w:tc>
          <w:tcPr>
            <w:tcW w:w="14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6A6A6" w:themeFill="background1" w:themeFillShade="A6"/>
          </w:tcPr>
          <w:p w14:paraId="14C959B1" w14:textId="77777777" w:rsidR="006A43D7" w:rsidRPr="002C59ED" w:rsidRDefault="006A43D7" w:rsidP="00DC4C67">
            <w:pPr>
              <w:pStyle w:val="Tabletext"/>
              <w:spacing w:before="0" w:after="120"/>
              <w:contextualSpacing/>
              <w:jc w:val="center"/>
              <w:rPr>
                <w:b/>
                <w:bCs/>
              </w:rPr>
            </w:pPr>
            <w:r w:rsidRPr="002C59ED">
              <w:rPr>
                <w:b/>
                <w:bCs/>
              </w:rPr>
              <w:t>15-year follow up</w:t>
            </w:r>
          </w:p>
        </w:tc>
      </w:tr>
      <w:tr w:rsidR="006A43D7" w:rsidRPr="00AF3594" w14:paraId="16894382" w14:textId="77777777" w:rsidTr="00C603EF">
        <w:tc>
          <w:tcPr>
            <w:tcW w:w="1599" w:type="dxa"/>
            <w:tcBorders>
              <w:top w:val="single" w:sz="4" w:space="0" w:color="FFFFFF" w:themeColor="background1"/>
            </w:tcBorders>
          </w:tcPr>
          <w:p w14:paraId="2CC0020B" w14:textId="77777777" w:rsidR="006A43D7" w:rsidRPr="002C59ED" w:rsidRDefault="006A43D7" w:rsidP="00DC4C67">
            <w:pPr>
              <w:pStyle w:val="Tabletext"/>
              <w:spacing w:before="0" w:after="120"/>
              <w:contextualSpacing/>
              <w:rPr>
                <w:b/>
                <w:bCs/>
              </w:rPr>
            </w:pPr>
            <w:r w:rsidRPr="002C59ED">
              <w:rPr>
                <w:b/>
                <w:bCs/>
              </w:rPr>
              <w:t>2.5</w:t>
            </w:r>
          </w:p>
        </w:tc>
        <w:tc>
          <w:tcPr>
            <w:tcW w:w="1599" w:type="dxa"/>
            <w:tcBorders>
              <w:top w:val="single" w:sz="4" w:space="0" w:color="FFFFFF" w:themeColor="background1"/>
            </w:tcBorders>
          </w:tcPr>
          <w:p w14:paraId="5D1B17E4" w14:textId="77777777" w:rsidR="006A43D7" w:rsidRPr="002C59ED" w:rsidRDefault="006A43D7" w:rsidP="00DC4C67">
            <w:pPr>
              <w:pStyle w:val="Tabletext"/>
              <w:spacing w:before="0" w:after="120"/>
              <w:contextualSpacing/>
              <w:rPr>
                <w:b/>
                <w:bCs/>
              </w:rPr>
            </w:pPr>
            <w:r w:rsidRPr="002C59ED">
              <w:rPr>
                <w:b/>
                <w:bCs/>
              </w:rPr>
              <w:t>7.5</w:t>
            </w:r>
          </w:p>
        </w:tc>
        <w:tc>
          <w:tcPr>
            <w:tcW w:w="1440" w:type="dxa"/>
            <w:tcBorders>
              <w:top w:val="single" w:sz="4" w:space="0" w:color="FFFFFF" w:themeColor="background1"/>
            </w:tcBorders>
          </w:tcPr>
          <w:p w14:paraId="737072FF" w14:textId="77777777" w:rsidR="006A43D7" w:rsidRPr="00AF3594" w:rsidRDefault="006A43D7" w:rsidP="00DC4C67">
            <w:pPr>
              <w:pStyle w:val="Tabletext"/>
              <w:spacing w:before="0" w:after="120"/>
              <w:contextualSpacing/>
              <w:jc w:val="center"/>
            </w:pPr>
            <w:r w:rsidRPr="00AF3594">
              <w:t>1.00</w:t>
            </w:r>
          </w:p>
        </w:tc>
        <w:tc>
          <w:tcPr>
            <w:tcW w:w="1440" w:type="dxa"/>
            <w:tcBorders>
              <w:top w:val="single" w:sz="4" w:space="0" w:color="FFFFFF" w:themeColor="background1"/>
              <w:right w:val="single" w:sz="4" w:space="0" w:color="FFFFFF" w:themeColor="background1"/>
            </w:tcBorders>
          </w:tcPr>
          <w:p w14:paraId="3BF8936D" w14:textId="77777777" w:rsidR="006A43D7" w:rsidRPr="00AF3594" w:rsidRDefault="006A43D7" w:rsidP="00DC4C67">
            <w:pPr>
              <w:pStyle w:val="Tabletext"/>
              <w:spacing w:before="0" w:after="120"/>
              <w:contextualSpacing/>
              <w:jc w:val="center"/>
            </w:pPr>
            <w:r w:rsidRPr="00AF3594">
              <w:t>1.00</w:t>
            </w:r>
          </w:p>
        </w:tc>
        <w:tc>
          <w:tcPr>
            <w:tcW w:w="1440" w:type="dxa"/>
            <w:tcBorders>
              <w:top w:val="single" w:sz="4" w:space="0" w:color="FFFFFF" w:themeColor="background1"/>
              <w:left w:val="single" w:sz="4" w:space="0" w:color="FFFFFF" w:themeColor="background1"/>
            </w:tcBorders>
          </w:tcPr>
          <w:p w14:paraId="4A3CA0ED" w14:textId="77777777" w:rsidR="006A43D7" w:rsidRPr="00AF3594" w:rsidRDefault="006A43D7" w:rsidP="00DC4C67">
            <w:pPr>
              <w:pStyle w:val="Tabletext"/>
              <w:spacing w:before="0" w:after="120"/>
              <w:contextualSpacing/>
              <w:jc w:val="center"/>
            </w:pPr>
            <w:r w:rsidRPr="00AF3594">
              <w:t>0.94</w:t>
            </w:r>
          </w:p>
        </w:tc>
        <w:tc>
          <w:tcPr>
            <w:tcW w:w="1440" w:type="dxa"/>
            <w:tcBorders>
              <w:top w:val="single" w:sz="4" w:space="0" w:color="FFFFFF" w:themeColor="background1"/>
              <w:right w:val="single" w:sz="4" w:space="0" w:color="FFFFFF" w:themeColor="background1"/>
            </w:tcBorders>
          </w:tcPr>
          <w:p w14:paraId="12F68642" w14:textId="77777777" w:rsidR="006A43D7" w:rsidRPr="00AF3594" w:rsidRDefault="006A43D7" w:rsidP="00DC4C67">
            <w:pPr>
              <w:pStyle w:val="Tabletext"/>
              <w:spacing w:before="0" w:after="120"/>
              <w:contextualSpacing/>
              <w:jc w:val="center"/>
            </w:pPr>
            <w:r w:rsidRPr="00AF3594">
              <w:t>0.97</w:t>
            </w:r>
          </w:p>
        </w:tc>
      </w:tr>
      <w:tr w:rsidR="006A43D7" w:rsidRPr="00AF3594" w14:paraId="3E0A1BEC" w14:textId="77777777" w:rsidTr="00C603EF">
        <w:trPr>
          <w:cnfStyle w:val="000000100000" w:firstRow="0" w:lastRow="0" w:firstColumn="0" w:lastColumn="0" w:oddVBand="0" w:evenVBand="0" w:oddHBand="1" w:evenHBand="0" w:firstRowFirstColumn="0" w:firstRowLastColumn="0" w:lastRowFirstColumn="0" w:lastRowLastColumn="0"/>
        </w:trPr>
        <w:tc>
          <w:tcPr>
            <w:tcW w:w="1599" w:type="dxa"/>
          </w:tcPr>
          <w:p w14:paraId="2AEF882D" w14:textId="77777777" w:rsidR="006A43D7" w:rsidRPr="002C59ED" w:rsidRDefault="006A43D7" w:rsidP="00DC4C67">
            <w:pPr>
              <w:pStyle w:val="Tabletext"/>
              <w:spacing w:before="0" w:after="120"/>
              <w:contextualSpacing/>
              <w:rPr>
                <w:b/>
                <w:bCs/>
              </w:rPr>
            </w:pPr>
            <w:r w:rsidRPr="002C59ED">
              <w:rPr>
                <w:b/>
                <w:bCs/>
              </w:rPr>
              <w:t>2.5</w:t>
            </w:r>
          </w:p>
        </w:tc>
        <w:tc>
          <w:tcPr>
            <w:tcW w:w="1599" w:type="dxa"/>
          </w:tcPr>
          <w:p w14:paraId="4247F7CB" w14:textId="77777777" w:rsidR="006A43D7" w:rsidRPr="002C59ED" w:rsidRDefault="006A43D7" w:rsidP="00DC4C67">
            <w:pPr>
              <w:pStyle w:val="Tabletext"/>
              <w:spacing w:before="0" w:after="120"/>
              <w:contextualSpacing/>
              <w:rPr>
                <w:b/>
                <w:bCs/>
              </w:rPr>
            </w:pPr>
            <w:r w:rsidRPr="002C59ED">
              <w:rPr>
                <w:b/>
                <w:bCs/>
              </w:rPr>
              <w:t>22.5</w:t>
            </w:r>
          </w:p>
        </w:tc>
        <w:tc>
          <w:tcPr>
            <w:tcW w:w="1440" w:type="dxa"/>
          </w:tcPr>
          <w:p w14:paraId="5DFA1198" w14:textId="77777777" w:rsidR="006A43D7" w:rsidRPr="00AF3594" w:rsidRDefault="006A43D7" w:rsidP="00DC4C67">
            <w:pPr>
              <w:pStyle w:val="Tabletext"/>
              <w:spacing w:before="0" w:after="120"/>
              <w:contextualSpacing/>
              <w:jc w:val="center"/>
            </w:pPr>
            <w:r w:rsidRPr="00AF3594">
              <w:t>0.61</w:t>
            </w:r>
          </w:p>
        </w:tc>
        <w:tc>
          <w:tcPr>
            <w:tcW w:w="1440" w:type="dxa"/>
          </w:tcPr>
          <w:p w14:paraId="5D81CECE" w14:textId="77777777" w:rsidR="006A43D7" w:rsidRPr="00AF3594" w:rsidRDefault="006A43D7" w:rsidP="00DC4C67">
            <w:pPr>
              <w:pStyle w:val="Tabletext"/>
              <w:spacing w:before="0" w:after="120"/>
              <w:contextualSpacing/>
              <w:jc w:val="center"/>
            </w:pPr>
            <w:r w:rsidRPr="00AF3594">
              <w:t>0.99</w:t>
            </w:r>
          </w:p>
        </w:tc>
        <w:tc>
          <w:tcPr>
            <w:tcW w:w="1440" w:type="dxa"/>
          </w:tcPr>
          <w:p w14:paraId="57E7A5D4" w14:textId="77777777" w:rsidR="006A43D7" w:rsidRPr="00AF3594" w:rsidRDefault="006A43D7" w:rsidP="00DC4C67">
            <w:pPr>
              <w:pStyle w:val="Tabletext"/>
              <w:spacing w:before="0" w:after="120"/>
              <w:contextualSpacing/>
              <w:jc w:val="center"/>
            </w:pPr>
            <w:r w:rsidRPr="00AF3594">
              <w:t>0.36</w:t>
            </w:r>
          </w:p>
        </w:tc>
        <w:tc>
          <w:tcPr>
            <w:tcW w:w="1440" w:type="dxa"/>
          </w:tcPr>
          <w:p w14:paraId="6CD18C8E" w14:textId="77777777" w:rsidR="006A43D7" w:rsidRPr="00AF3594" w:rsidRDefault="006A43D7" w:rsidP="00DC4C67">
            <w:pPr>
              <w:pStyle w:val="Tabletext"/>
              <w:spacing w:before="0" w:after="120"/>
              <w:contextualSpacing/>
              <w:jc w:val="center"/>
            </w:pPr>
            <w:r w:rsidRPr="00AF3594">
              <w:t>0.72</w:t>
            </w:r>
          </w:p>
        </w:tc>
      </w:tr>
      <w:tr w:rsidR="006A43D7" w:rsidRPr="00AF3594" w14:paraId="6F21A052" w14:textId="77777777" w:rsidTr="00C603EF">
        <w:tc>
          <w:tcPr>
            <w:tcW w:w="1599" w:type="dxa"/>
          </w:tcPr>
          <w:p w14:paraId="24DDFBC9" w14:textId="77777777" w:rsidR="006A43D7" w:rsidRPr="002C59ED" w:rsidRDefault="006A43D7" w:rsidP="00DC4C67">
            <w:pPr>
              <w:pStyle w:val="Tabletext"/>
              <w:spacing w:before="0" w:after="120"/>
              <w:contextualSpacing/>
              <w:rPr>
                <w:b/>
                <w:bCs/>
              </w:rPr>
            </w:pPr>
            <w:r w:rsidRPr="002C59ED">
              <w:rPr>
                <w:b/>
                <w:bCs/>
              </w:rPr>
              <w:t>7.5</w:t>
            </w:r>
          </w:p>
        </w:tc>
        <w:tc>
          <w:tcPr>
            <w:tcW w:w="1599" w:type="dxa"/>
          </w:tcPr>
          <w:p w14:paraId="731119B2" w14:textId="77777777" w:rsidR="006A43D7" w:rsidRPr="002C59ED" w:rsidRDefault="006A43D7" w:rsidP="00DC4C67">
            <w:pPr>
              <w:pStyle w:val="Tabletext"/>
              <w:spacing w:before="0" w:after="120"/>
              <w:contextualSpacing/>
              <w:rPr>
                <w:b/>
                <w:bCs/>
              </w:rPr>
            </w:pPr>
            <w:r w:rsidRPr="002C59ED">
              <w:rPr>
                <w:b/>
                <w:bCs/>
              </w:rPr>
              <w:t>7.5</w:t>
            </w:r>
          </w:p>
        </w:tc>
        <w:tc>
          <w:tcPr>
            <w:tcW w:w="1440" w:type="dxa"/>
          </w:tcPr>
          <w:p w14:paraId="7213AD09" w14:textId="77777777" w:rsidR="006A43D7" w:rsidRPr="00AF3594" w:rsidRDefault="006A43D7" w:rsidP="00DC4C67">
            <w:pPr>
              <w:pStyle w:val="Tabletext"/>
              <w:spacing w:before="0" w:after="120"/>
              <w:contextualSpacing/>
              <w:jc w:val="center"/>
            </w:pPr>
            <w:r w:rsidRPr="00AF3594">
              <w:t>1.00</w:t>
            </w:r>
          </w:p>
        </w:tc>
        <w:tc>
          <w:tcPr>
            <w:tcW w:w="1440" w:type="dxa"/>
          </w:tcPr>
          <w:p w14:paraId="77E21758" w14:textId="77777777" w:rsidR="006A43D7" w:rsidRPr="00AF3594" w:rsidRDefault="006A43D7" w:rsidP="00DC4C67">
            <w:pPr>
              <w:pStyle w:val="Tabletext"/>
              <w:spacing w:before="0" w:after="120"/>
              <w:contextualSpacing/>
              <w:jc w:val="center"/>
            </w:pPr>
            <w:r w:rsidRPr="00AF3594">
              <w:t>1.00</w:t>
            </w:r>
          </w:p>
        </w:tc>
        <w:tc>
          <w:tcPr>
            <w:tcW w:w="1440" w:type="dxa"/>
          </w:tcPr>
          <w:p w14:paraId="37A68C85" w14:textId="77777777" w:rsidR="006A43D7" w:rsidRPr="00AF3594" w:rsidRDefault="006A43D7" w:rsidP="00DC4C67">
            <w:pPr>
              <w:pStyle w:val="Tabletext"/>
              <w:spacing w:before="0" w:after="120"/>
              <w:contextualSpacing/>
              <w:jc w:val="center"/>
            </w:pPr>
            <w:r w:rsidRPr="00AF3594">
              <w:t>0.94</w:t>
            </w:r>
          </w:p>
        </w:tc>
        <w:tc>
          <w:tcPr>
            <w:tcW w:w="1440" w:type="dxa"/>
          </w:tcPr>
          <w:p w14:paraId="0B69A668" w14:textId="77777777" w:rsidR="006A43D7" w:rsidRPr="00AF3594" w:rsidRDefault="006A43D7" w:rsidP="00DC4C67">
            <w:pPr>
              <w:pStyle w:val="Tabletext"/>
              <w:spacing w:before="0" w:after="120"/>
              <w:contextualSpacing/>
              <w:jc w:val="center"/>
            </w:pPr>
            <w:r w:rsidRPr="00AF3594">
              <w:t>0.97</w:t>
            </w:r>
          </w:p>
        </w:tc>
      </w:tr>
      <w:tr w:rsidR="006A43D7" w:rsidRPr="00AF3594" w14:paraId="51CEC9CA" w14:textId="77777777" w:rsidTr="00C603EF">
        <w:trPr>
          <w:cnfStyle w:val="000000100000" w:firstRow="0" w:lastRow="0" w:firstColumn="0" w:lastColumn="0" w:oddVBand="0" w:evenVBand="0" w:oddHBand="1" w:evenHBand="0" w:firstRowFirstColumn="0" w:firstRowLastColumn="0" w:lastRowFirstColumn="0" w:lastRowLastColumn="0"/>
        </w:trPr>
        <w:tc>
          <w:tcPr>
            <w:tcW w:w="1599" w:type="dxa"/>
          </w:tcPr>
          <w:p w14:paraId="781060FF" w14:textId="77777777" w:rsidR="006A43D7" w:rsidRPr="002C59ED" w:rsidRDefault="006A43D7" w:rsidP="00DC4C67">
            <w:pPr>
              <w:pStyle w:val="Tabletext"/>
              <w:spacing w:before="0" w:after="120"/>
              <w:contextualSpacing/>
              <w:rPr>
                <w:b/>
                <w:bCs/>
              </w:rPr>
            </w:pPr>
            <w:r w:rsidRPr="002C59ED">
              <w:rPr>
                <w:b/>
                <w:bCs/>
              </w:rPr>
              <w:t>7.5</w:t>
            </w:r>
          </w:p>
        </w:tc>
        <w:tc>
          <w:tcPr>
            <w:tcW w:w="1599" w:type="dxa"/>
          </w:tcPr>
          <w:p w14:paraId="2766168B" w14:textId="77777777" w:rsidR="006A43D7" w:rsidRPr="002C59ED" w:rsidRDefault="006A43D7" w:rsidP="00DC4C67">
            <w:pPr>
              <w:pStyle w:val="Tabletext"/>
              <w:spacing w:before="0" w:after="120"/>
              <w:contextualSpacing/>
              <w:rPr>
                <w:b/>
                <w:bCs/>
              </w:rPr>
            </w:pPr>
            <w:r w:rsidRPr="002C59ED">
              <w:rPr>
                <w:b/>
                <w:bCs/>
              </w:rPr>
              <w:t>22.5</w:t>
            </w:r>
          </w:p>
        </w:tc>
        <w:tc>
          <w:tcPr>
            <w:tcW w:w="1440" w:type="dxa"/>
          </w:tcPr>
          <w:p w14:paraId="127B885F" w14:textId="77777777" w:rsidR="006A43D7" w:rsidRPr="00AF3594" w:rsidRDefault="006A43D7" w:rsidP="00DC4C67">
            <w:pPr>
              <w:pStyle w:val="Tabletext"/>
              <w:spacing w:before="0" w:after="120"/>
              <w:contextualSpacing/>
              <w:jc w:val="center"/>
            </w:pPr>
            <w:r w:rsidRPr="00AF3594">
              <w:t>0.60</w:t>
            </w:r>
          </w:p>
        </w:tc>
        <w:tc>
          <w:tcPr>
            <w:tcW w:w="1440" w:type="dxa"/>
          </w:tcPr>
          <w:p w14:paraId="282B6EFE" w14:textId="77777777" w:rsidR="006A43D7" w:rsidRPr="00AF3594" w:rsidRDefault="006A43D7" w:rsidP="00DC4C67">
            <w:pPr>
              <w:pStyle w:val="Tabletext"/>
              <w:spacing w:before="0" w:after="120"/>
              <w:contextualSpacing/>
              <w:jc w:val="center"/>
            </w:pPr>
            <w:r w:rsidRPr="00AF3594">
              <w:t>0.99</w:t>
            </w:r>
          </w:p>
        </w:tc>
        <w:tc>
          <w:tcPr>
            <w:tcW w:w="1440" w:type="dxa"/>
          </w:tcPr>
          <w:p w14:paraId="254DCEE2" w14:textId="77777777" w:rsidR="006A43D7" w:rsidRPr="00AF3594" w:rsidRDefault="006A43D7" w:rsidP="00DC4C67">
            <w:pPr>
              <w:pStyle w:val="Tabletext"/>
              <w:spacing w:before="0" w:after="120"/>
              <w:contextualSpacing/>
              <w:jc w:val="center"/>
            </w:pPr>
            <w:r w:rsidRPr="00AF3594">
              <w:t>0.36</w:t>
            </w:r>
          </w:p>
        </w:tc>
        <w:tc>
          <w:tcPr>
            <w:tcW w:w="1440" w:type="dxa"/>
          </w:tcPr>
          <w:p w14:paraId="350667F4" w14:textId="77777777" w:rsidR="006A43D7" w:rsidRPr="00AF3594" w:rsidRDefault="006A43D7" w:rsidP="00DC4C67">
            <w:pPr>
              <w:pStyle w:val="Tabletext"/>
              <w:spacing w:before="0" w:after="120"/>
              <w:contextualSpacing/>
              <w:jc w:val="center"/>
            </w:pPr>
            <w:r w:rsidRPr="00AF3594">
              <w:t>0.74</w:t>
            </w:r>
          </w:p>
        </w:tc>
      </w:tr>
    </w:tbl>
    <w:bookmarkEnd w:id="406"/>
    <w:p w14:paraId="05203589" w14:textId="77777777" w:rsidR="006A43D7" w:rsidRDefault="006A43D7" w:rsidP="000C0B93">
      <w:pPr>
        <w:pStyle w:val="Tabletext"/>
        <w:spacing w:before="120" w:after="120"/>
        <w:contextualSpacing/>
        <w:rPr>
          <w:szCs w:val="24"/>
        </w:rPr>
      </w:pPr>
      <w:r w:rsidRPr="0087406B">
        <w:rPr>
          <w:szCs w:val="24"/>
        </w:rPr>
        <w:t>*</w:t>
      </w:r>
      <w:r w:rsidRPr="0087406B">
        <w:rPr>
          <w:rStyle w:val="FooterChar"/>
          <w:szCs w:val="24"/>
        </w:rPr>
        <w:t>Based on the joint model, where the random slope in a linear mixed model is included as a covariate in a Cox proportional hazards model.  We assume a standard deviation for individual slope of 0.4. Power was evaluated for a 0.05 significance level, with a simulation study with 10,000 realizations. For these calculations, we assumed that participants provide a blood samples on average every 2-3 years across all ages.</w:t>
      </w:r>
      <w:r w:rsidRPr="0087406B">
        <w:rPr>
          <w:szCs w:val="24"/>
        </w:rPr>
        <w:t xml:space="preserve"> </w:t>
      </w:r>
    </w:p>
    <w:p w14:paraId="3BDF9F5F" w14:textId="77777777" w:rsidR="006A43D7" w:rsidRDefault="006A43D7" w:rsidP="000C0B93">
      <w:pPr>
        <w:pStyle w:val="Normal2"/>
        <w:spacing w:before="120" w:after="120"/>
        <w:ind w:left="0"/>
        <w:rPr>
          <w:rFonts w:eastAsia="Calibri"/>
        </w:rPr>
      </w:pPr>
      <w:r w:rsidRPr="00AF3594">
        <w:rPr>
          <w:rFonts w:eastAsia="Calibri"/>
        </w:rPr>
        <w:t>For a prospective design in which biomarkers are analyzed on all serial measurements, the study will have high power to detect a relative risk of 1.5 for a 1 SD change in individual slope over a 15-year follow-up for all four scenarios. For the shorter 10-year follow-up, the study will have high power unless the residual variation is much larger than the individual slope variation (e.g., a ratio of 22.5 results in a power of 0.60). For a nested case-control study (1:2 matching), the study will have high power to detect a relative risk of 1.5 for both the 10- and 15-year follow-up period unless the residual error is very large relative to the individual slope variation.</w:t>
      </w:r>
    </w:p>
    <w:p w14:paraId="34E72679" w14:textId="7404DB7B" w:rsidR="006A43D7" w:rsidRDefault="620DD98A" w:rsidP="000C0B93">
      <w:pPr>
        <w:pStyle w:val="Normal2"/>
        <w:spacing w:before="120" w:after="120"/>
        <w:ind w:left="0"/>
        <w:rPr>
          <w:rFonts w:eastAsia="Calibri"/>
        </w:rPr>
      </w:pPr>
      <w:r w:rsidRPr="620DD98A">
        <w:rPr>
          <w:rFonts w:eastAsia="Calibri"/>
        </w:rPr>
        <w:lastRenderedPageBreak/>
        <w:t xml:space="preserve">The most important reason for collecting serial biomarker measurements is to characterize the effects of the dynamics of the longitudinal process on cancer incidence. However, due to measurement error in biomarker measurements, even if this process is not changing across time, there may be sizable power gains by using a longitudinal design as compared with simply using the observed baseline biomarker measurement. </w:t>
      </w:r>
      <w:hyperlink w:anchor="Table6" w:history="1">
        <w:r w:rsidRPr="00F7539A">
          <w:rPr>
            <w:rStyle w:val="Hyperlink"/>
            <w:rFonts w:eastAsia="Calibri"/>
          </w:rPr>
          <w:t xml:space="preserve">Table </w:t>
        </w:r>
        <w:r w:rsidR="006F3A61" w:rsidRPr="00F7539A">
          <w:rPr>
            <w:rStyle w:val="Hyperlink"/>
            <w:rFonts w:eastAsia="Calibri"/>
          </w:rPr>
          <w:t>6</w:t>
        </w:r>
      </w:hyperlink>
      <w:r w:rsidR="006F3A61">
        <w:rPr>
          <w:rStyle w:val="Hyperlink"/>
          <w:rFonts w:eastAsia="Calibri"/>
        </w:rPr>
        <w:t xml:space="preserve"> </w:t>
      </w:r>
      <w:r w:rsidRPr="620DD98A">
        <w:rPr>
          <w:rFonts w:eastAsia="Calibri"/>
        </w:rPr>
        <w:t xml:space="preserve">shows the power to detect a relative risk of 1.2 for a 1 SD change in the unknown true baseline value. </w:t>
      </w:r>
    </w:p>
    <w:p w14:paraId="16BB457F" w14:textId="22136DA8" w:rsidR="006A43D7" w:rsidRPr="00A4598D" w:rsidRDefault="002A5719" w:rsidP="002A5719">
      <w:pPr>
        <w:pStyle w:val="TableHead"/>
        <w:numPr>
          <w:ilvl w:val="0"/>
          <w:numId w:val="0"/>
        </w:numPr>
        <w:spacing w:before="120" w:after="120"/>
        <w:ind w:left="720" w:hanging="720"/>
      </w:pPr>
      <w:r>
        <w:t xml:space="preserve">Table 6. </w:t>
      </w:r>
      <w:r w:rsidR="006A43D7" w:rsidRPr="00A4598D">
        <w:t xml:space="preserve">Power to </w:t>
      </w:r>
      <w:r w:rsidR="006A43D7">
        <w:t>D</w:t>
      </w:r>
      <w:r w:rsidR="006A43D7" w:rsidRPr="00A4598D">
        <w:t xml:space="preserve">etect </w:t>
      </w:r>
      <w:r w:rsidR="006A43D7">
        <w:t>an</w:t>
      </w:r>
      <w:r w:rsidR="006A43D7" w:rsidRPr="00A4598D">
        <w:t xml:space="preserve"> </w:t>
      </w:r>
      <w:r w:rsidR="006A43D7">
        <w:t>A</w:t>
      </w:r>
      <w:r w:rsidR="006A43D7" w:rsidRPr="00A4598D">
        <w:t xml:space="preserve">ssociation </w:t>
      </w:r>
      <w:r w:rsidR="006A43D7">
        <w:t>B</w:t>
      </w:r>
      <w:r w:rsidR="006A43D7" w:rsidRPr="00A4598D">
        <w:t xml:space="preserve">etween </w:t>
      </w:r>
      <w:r w:rsidR="006A43D7">
        <w:t>a</w:t>
      </w:r>
      <w:r w:rsidR="006A43D7" w:rsidRPr="00A4598D">
        <w:t xml:space="preserve"> </w:t>
      </w:r>
      <w:r w:rsidR="006A43D7">
        <w:t>B</w:t>
      </w:r>
      <w:r w:rsidR="006A43D7" w:rsidRPr="00A4598D">
        <w:t xml:space="preserve">aseline </w:t>
      </w:r>
      <w:r w:rsidR="006A43D7">
        <w:t>B</w:t>
      </w:r>
      <w:r w:rsidR="006A43D7" w:rsidRPr="00A4598D">
        <w:t xml:space="preserve">iomarker </w:t>
      </w:r>
      <w:r w:rsidR="006A43D7">
        <w:t>and</w:t>
      </w:r>
      <w:r w:rsidR="006A43D7" w:rsidRPr="00A4598D">
        <w:t xml:space="preserve"> </w:t>
      </w:r>
      <w:r w:rsidR="006A43D7">
        <w:t>P</w:t>
      </w:r>
      <w:r w:rsidR="006A43D7" w:rsidRPr="00A4598D">
        <w:t xml:space="preserve">rostate </w:t>
      </w:r>
      <w:r w:rsidR="006A43D7">
        <w:t>C</w:t>
      </w:r>
      <w:r w:rsidR="006A43D7" w:rsidRPr="00A4598D">
        <w:t>ancer</w:t>
      </w:r>
      <w:r w:rsidR="00C87581">
        <w:t xml:space="preserve"> </w:t>
      </w:r>
      <w:r w:rsidR="006A43D7">
        <w:t>I</w:t>
      </w:r>
      <w:r w:rsidR="006A43D7" w:rsidRPr="00A4598D">
        <w:t xml:space="preserve">ncidence With </w:t>
      </w:r>
      <w:r w:rsidR="006A43D7">
        <w:t>a</w:t>
      </w:r>
      <w:r w:rsidR="006A43D7" w:rsidRPr="00A4598D">
        <w:t xml:space="preserve"> </w:t>
      </w:r>
      <w:r w:rsidR="006A43D7">
        <w:t>P</w:t>
      </w:r>
      <w:r w:rsidR="006A43D7" w:rsidRPr="00A4598D">
        <w:t xml:space="preserve">rospective </w:t>
      </w:r>
      <w:r w:rsidR="006A43D7">
        <w:t>D</w:t>
      </w:r>
      <w:r w:rsidR="006A43D7" w:rsidRPr="00A4598D">
        <w:t xml:space="preserve">esign. Calculations </w:t>
      </w:r>
      <w:r w:rsidR="006A43D7">
        <w:t>are</w:t>
      </w:r>
      <w:r w:rsidR="006A43D7" w:rsidRPr="00A4598D">
        <w:t xml:space="preserve"> </w:t>
      </w:r>
      <w:r w:rsidR="006A43D7">
        <w:t>B</w:t>
      </w:r>
      <w:r w:rsidR="006A43D7" w:rsidRPr="00A4598D">
        <w:t xml:space="preserve">ased </w:t>
      </w:r>
      <w:r w:rsidR="006A43D7">
        <w:t>on</w:t>
      </w:r>
      <w:r w:rsidR="006A43D7" w:rsidRPr="00A4598D">
        <w:t xml:space="preserve"> </w:t>
      </w:r>
      <w:r w:rsidR="006A43D7">
        <w:t>D</w:t>
      </w:r>
      <w:r w:rsidR="006A43D7" w:rsidRPr="00A4598D">
        <w:t xml:space="preserve">etecting </w:t>
      </w:r>
      <w:r w:rsidR="006A43D7">
        <w:t>a</w:t>
      </w:r>
      <w:r w:rsidR="006A43D7" w:rsidRPr="00A4598D">
        <w:t xml:space="preserve"> </w:t>
      </w:r>
      <w:r w:rsidR="006A43D7">
        <w:t>R</w:t>
      </w:r>
      <w:r w:rsidR="006A43D7" w:rsidRPr="00A4598D">
        <w:t xml:space="preserve">elative </w:t>
      </w:r>
      <w:r w:rsidR="006A43D7">
        <w:t>R</w:t>
      </w:r>
      <w:r w:rsidR="006A43D7" w:rsidRPr="00A4598D">
        <w:t xml:space="preserve">isk Of 1.2 </w:t>
      </w:r>
      <w:r w:rsidR="006A43D7">
        <w:t>f</w:t>
      </w:r>
      <w:r w:rsidR="006A43D7" w:rsidRPr="00A4598D">
        <w:t xml:space="preserve">or </w:t>
      </w:r>
      <w:r w:rsidR="006A43D7">
        <w:t>a</w:t>
      </w:r>
      <w:r w:rsidR="006A43D7" w:rsidRPr="00A4598D">
        <w:t xml:space="preserve"> </w:t>
      </w:r>
      <w:r w:rsidR="006A43D7">
        <w:t>1</w:t>
      </w:r>
      <w:r w:rsidR="006A43D7" w:rsidRPr="00A4598D">
        <w:t xml:space="preserve"> </w:t>
      </w:r>
      <w:r w:rsidR="006A43D7">
        <w:t>S</w:t>
      </w:r>
      <w:r w:rsidR="006A43D7" w:rsidRPr="00A4598D">
        <w:t xml:space="preserve">tandard </w:t>
      </w:r>
      <w:r w:rsidR="006A43D7">
        <w:t>D</w:t>
      </w:r>
      <w:r w:rsidR="006A43D7" w:rsidRPr="00A4598D">
        <w:t xml:space="preserve">eviation </w:t>
      </w:r>
      <w:r w:rsidR="006A43D7">
        <w:t>C</w:t>
      </w:r>
      <w:r w:rsidR="006A43D7" w:rsidRPr="00A4598D">
        <w:t xml:space="preserve">hange </w:t>
      </w:r>
      <w:r w:rsidR="006A43D7">
        <w:t>in</w:t>
      </w:r>
      <w:r w:rsidR="006A43D7" w:rsidRPr="00A4598D">
        <w:t xml:space="preserve"> </w:t>
      </w:r>
      <w:r w:rsidR="006A43D7">
        <w:t>I</w:t>
      </w:r>
      <w:r w:rsidR="006A43D7" w:rsidRPr="00A4598D">
        <w:t xml:space="preserve">ndividual </w:t>
      </w:r>
      <w:r w:rsidR="006A43D7">
        <w:t>S</w:t>
      </w:r>
      <w:r w:rsidR="006A43D7" w:rsidRPr="00A4598D">
        <w:t>lope*</w:t>
      </w:r>
    </w:p>
    <w:tbl>
      <w:tblPr>
        <w:tblStyle w:val="GridTable4-Accent3"/>
        <w:tblW w:w="9450" w:type="dxa"/>
        <w:tblInd w:w="-5" w:type="dxa"/>
        <w:tblLook w:val="0420" w:firstRow="1" w:lastRow="0" w:firstColumn="0" w:lastColumn="0" w:noHBand="0" w:noVBand="1"/>
      </w:tblPr>
      <w:tblGrid>
        <w:gridCol w:w="1980"/>
        <w:gridCol w:w="1398"/>
        <w:gridCol w:w="1518"/>
        <w:gridCol w:w="1518"/>
        <w:gridCol w:w="1518"/>
        <w:gridCol w:w="1518"/>
      </w:tblGrid>
      <w:tr w:rsidR="006A43D7" w:rsidRPr="00AF3594" w14:paraId="4F1CDAE1" w14:textId="77777777" w:rsidTr="000F7076">
        <w:trPr>
          <w:cnfStyle w:val="100000000000" w:firstRow="1" w:lastRow="0" w:firstColumn="0" w:lastColumn="0" w:oddVBand="0" w:evenVBand="0" w:oddHBand="0" w:evenHBand="0" w:firstRowFirstColumn="0" w:firstRowLastColumn="0" w:lastRowFirstColumn="0" w:lastRowLastColumn="0"/>
        </w:trPr>
        <w:tc>
          <w:tcPr>
            <w:tcW w:w="1980" w:type="dxa"/>
            <w:vMerge w:val="restart"/>
          </w:tcPr>
          <w:p w14:paraId="2965C652" w14:textId="77777777" w:rsidR="006A43D7" w:rsidRPr="00AF3594" w:rsidRDefault="006A43D7" w:rsidP="008C54C6">
            <w:pPr>
              <w:pStyle w:val="Tabletext"/>
              <w:spacing w:before="0" w:after="0"/>
              <w:contextualSpacing/>
            </w:pPr>
            <w:bookmarkStart w:id="407" w:name="Table6"/>
            <w:r w:rsidRPr="00AF3594">
              <w:t>Ratio of residual SD to true baseline SD</w:t>
            </w:r>
          </w:p>
        </w:tc>
        <w:tc>
          <w:tcPr>
            <w:tcW w:w="1398" w:type="dxa"/>
            <w:vMerge w:val="restart"/>
          </w:tcPr>
          <w:p w14:paraId="4075FF92" w14:textId="77777777" w:rsidR="006A43D7" w:rsidRPr="00AF3594" w:rsidRDefault="006A43D7" w:rsidP="008C54C6">
            <w:pPr>
              <w:pStyle w:val="Tabletext"/>
              <w:spacing w:before="0" w:after="0"/>
              <w:contextualSpacing/>
            </w:pPr>
            <w:r w:rsidRPr="00AF3594">
              <w:t>Ratio of base SD to slope SD</w:t>
            </w:r>
          </w:p>
        </w:tc>
        <w:tc>
          <w:tcPr>
            <w:tcW w:w="3036" w:type="dxa"/>
            <w:gridSpan w:val="2"/>
            <w:tcBorders>
              <w:bottom w:val="single" w:sz="4" w:space="0" w:color="FFFFFF"/>
            </w:tcBorders>
          </w:tcPr>
          <w:p w14:paraId="09DA5E55" w14:textId="77777777" w:rsidR="006A43D7" w:rsidRPr="00AF3594" w:rsidRDefault="006A43D7" w:rsidP="008C54C6">
            <w:pPr>
              <w:pStyle w:val="Tabletext"/>
              <w:spacing w:before="0" w:after="0"/>
              <w:contextualSpacing/>
              <w:jc w:val="center"/>
            </w:pPr>
            <w:r w:rsidRPr="00AF3594">
              <w:t>Modeled Baseline</w:t>
            </w:r>
          </w:p>
        </w:tc>
        <w:tc>
          <w:tcPr>
            <w:tcW w:w="3036" w:type="dxa"/>
            <w:gridSpan w:val="2"/>
            <w:tcBorders>
              <w:bottom w:val="single" w:sz="4" w:space="0" w:color="FFFFFF"/>
            </w:tcBorders>
          </w:tcPr>
          <w:p w14:paraId="196191A3" w14:textId="77777777" w:rsidR="006A43D7" w:rsidRPr="00AF3594" w:rsidRDefault="006A43D7" w:rsidP="008C54C6">
            <w:pPr>
              <w:pStyle w:val="Tabletext"/>
              <w:spacing w:before="0" w:after="0"/>
              <w:contextualSpacing/>
              <w:jc w:val="center"/>
            </w:pPr>
            <w:r w:rsidRPr="00AF3594">
              <w:t>Observed Baseline</w:t>
            </w:r>
          </w:p>
        </w:tc>
      </w:tr>
      <w:tr w:rsidR="006A43D7" w:rsidRPr="00AF3594" w14:paraId="75540F48" w14:textId="77777777" w:rsidTr="000F7076">
        <w:trPr>
          <w:cnfStyle w:val="000000100000" w:firstRow="0" w:lastRow="0" w:firstColumn="0" w:lastColumn="0" w:oddVBand="0" w:evenVBand="0" w:oddHBand="1" w:evenHBand="0" w:firstRowFirstColumn="0" w:firstRowLastColumn="0" w:lastRowFirstColumn="0" w:lastRowLastColumn="0"/>
        </w:trPr>
        <w:tc>
          <w:tcPr>
            <w:tcW w:w="1980" w:type="dxa"/>
            <w:vMerge/>
          </w:tcPr>
          <w:p w14:paraId="2105BA37" w14:textId="77777777" w:rsidR="006A43D7" w:rsidRPr="00AF3594" w:rsidRDefault="006A43D7" w:rsidP="008C54C6">
            <w:pPr>
              <w:pStyle w:val="Tabletext"/>
              <w:spacing w:before="0" w:after="0"/>
              <w:contextualSpacing/>
            </w:pPr>
          </w:p>
        </w:tc>
        <w:tc>
          <w:tcPr>
            <w:tcW w:w="1398" w:type="dxa"/>
            <w:vMerge/>
          </w:tcPr>
          <w:p w14:paraId="73C5869A" w14:textId="77777777" w:rsidR="006A43D7" w:rsidRPr="00AF3594" w:rsidRDefault="006A43D7" w:rsidP="008C54C6">
            <w:pPr>
              <w:pStyle w:val="Tabletext"/>
              <w:spacing w:before="0" w:after="0"/>
              <w:contextualSpacing/>
            </w:pPr>
          </w:p>
        </w:tc>
        <w:tc>
          <w:tcPr>
            <w:tcW w:w="1518" w:type="dxa"/>
            <w:tcBorders>
              <w:top w:val="single" w:sz="4" w:space="0" w:color="FFFFFF"/>
            </w:tcBorders>
            <w:shd w:val="clear" w:color="auto" w:fill="A6A6A6" w:themeFill="background1" w:themeFillShade="A6"/>
          </w:tcPr>
          <w:p w14:paraId="7BC9ABBE" w14:textId="77777777" w:rsidR="006A43D7" w:rsidRPr="006239C1" w:rsidRDefault="006A43D7" w:rsidP="008C54C6">
            <w:pPr>
              <w:pStyle w:val="Tabletext"/>
              <w:spacing w:before="0" w:after="0"/>
              <w:contextualSpacing/>
              <w:jc w:val="center"/>
              <w:rPr>
                <w:b/>
                <w:bCs/>
              </w:rPr>
            </w:pPr>
            <w:r w:rsidRPr="006239C1">
              <w:rPr>
                <w:b/>
                <w:bCs/>
              </w:rPr>
              <w:t>10-year follow up</w:t>
            </w:r>
          </w:p>
        </w:tc>
        <w:tc>
          <w:tcPr>
            <w:tcW w:w="1518" w:type="dxa"/>
            <w:tcBorders>
              <w:top w:val="single" w:sz="4" w:space="0" w:color="FFFFFF"/>
            </w:tcBorders>
            <w:shd w:val="clear" w:color="auto" w:fill="A6A6A6" w:themeFill="background1" w:themeFillShade="A6"/>
          </w:tcPr>
          <w:p w14:paraId="02CE8426" w14:textId="77777777" w:rsidR="006A43D7" w:rsidRPr="006239C1" w:rsidRDefault="006A43D7" w:rsidP="008C54C6">
            <w:pPr>
              <w:pStyle w:val="Tabletext"/>
              <w:spacing w:before="0" w:after="0"/>
              <w:contextualSpacing/>
              <w:jc w:val="center"/>
              <w:rPr>
                <w:b/>
                <w:bCs/>
              </w:rPr>
            </w:pPr>
            <w:r w:rsidRPr="006239C1">
              <w:rPr>
                <w:b/>
                <w:bCs/>
              </w:rPr>
              <w:t>15-year follow up</w:t>
            </w:r>
          </w:p>
        </w:tc>
        <w:tc>
          <w:tcPr>
            <w:tcW w:w="1518" w:type="dxa"/>
            <w:tcBorders>
              <w:top w:val="single" w:sz="4" w:space="0" w:color="FFFFFF"/>
            </w:tcBorders>
            <w:shd w:val="clear" w:color="auto" w:fill="A6A6A6" w:themeFill="background1" w:themeFillShade="A6"/>
          </w:tcPr>
          <w:p w14:paraId="47B05D7A" w14:textId="77777777" w:rsidR="006A43D7" w:rsidRPr="006239C1" w:rsidRDefault="006A43D7" w:rsidP="008C54C6">
            <w:pPr>
              <w:pStyle w:val="Tabletext"/>
              <w:spacing w:before="0" w:after="0"/>
              <w:contextualSpacing/>
              <w:jc w:val="center"/>
              <w:rPr>
                <w:b/>
                <w:bCs/>
              </w:rPr>
            </w:pPr>
            <w:r w:rsidRPr="006239C1">
              <w:rPr>
                <w:b/>
                <w:bCs/>
              </w:rPr>
              <w:t>10-year follow up</w:t>
            </w:r>
          </w:p>
        </w:tc>
        <w:tc>
          <w:tcPr>
            <w:tcW w:w="1518" w:type="dxa"/>
            <w:tcBorders>
              <w:top w:val="single" w:sz="4" w:space="0" w:color="FFFFFF"/>
            </w:tcBorders>
            <w:shd w:val="clear" w:color="auto" w:fill="A6A6A6" w:themeFill="background1" w:themeFillShade="A6"/>
          </w:tcPr>
          <w:p w14:paraId="53FEE996" w14:textId="77777777" w:rsidR="006A43D7" w:rsidRPr="006239C1" w:rsidRDefault="006A43D7" w:rsidP="008C54C6">
            <w:pPr>
              <w:pStyle w:val="Tabletext"/>
              <w:spacing w:before="0" w:after="0"/>
              <w:contextualSpacing/>
              <w:jc w:val="center"/>
              <w:rPr>
                <w:b/>
                <w:bCs/>
              </w:rPr>
            </w:pPr>
            <w:r w:rsidRPr="006239C1">
              <w:rPr>
                <w:b/>
                <w:bCs/>
              </w:rPr>
              <w:t>15-year follow up</w:t>
            </w:r>
          </w:p>
        </w:tc>
      </w:tr>
      <w:tr w:rsidR="006A43D7" w:rsidRPr="00AF3594" w14:paraId="4AE273A5" w14:textId="77777777" w:rsidTr="000F7076">
        <w:tc>
          <w:tcPr>
            <w:tcW w:w="1980" w:type="dxa"/>
          </w:tcPr>
          <w:p w14:paraId="34DB3DA9" w14:textId="77777777" w:rsidR="006A43D7" w:rsidRPr="006239C1" w:rsidRDefault="006A43D7" w:rsidP="008C54C6">
            <w:pPr>
              <w:pStyle w:val="Tabletext"/>
              <w:spacing w:before="0" w:after="0"/>
              <w:contextualSpacing/>
              <w:rPr>
                <w:b/>
                <w:bCs/>
              </w:rPr>
            </w:pPr>
            <w:r w:rsidRPr="006239C1">
              <w:rPr>
                <w:b/>
                <w:bCs/>
              </w:rPr>
              <w:t>1.0</w:t>
            </w:r>
          </w:p>
        </w:tc>
        <w:tc>
          <w:tcPr>
            <w:tcW w:w="1398" w:type="dxa"/>
          </w:tcPr>
          <w:p w14:paraId="59D943A6" w14:textId="77777777" w:rsidR="006A43D7" w:rsidRPr="006239C1" w:rsidRDefault="006A43D7" w:rsidP="008C54C6">
            <w:pPr>
              <w:pStyle w:val="Tabletext"/>
              <w:spacing w:before="0" w:after="0"/>
              <w:contextualSpacing/>
              <w:rPr>
                <w:b/>
                <w:bCs/>
              </w:rPr>
            </w:pPr>
            <w:r w:rsidRPr="006239C1">
              <w:rPr>
                <w:b/>
                <w:bCs/>
              </w:rPr>
              <w:t>7.5</w:t>
            </w:r>
          </w:p>
        </w:tc>
        <w:tc>
          <w:tcPr>
            <w:tcW w:w="1518" w:type="dxa"/>
          </w:tcPr>
          <w:p w14:paraId="7F052D8A" w14:textId="77777777" w:rsidR="006A43D7" w:rsidRPr="00AF3594" w:rsidRDefault="006A43D7" w:rsidP="008C54C6">
            <w:pPr>
              <w:pStyle w:val="Tabletext"/>
              <w:spacing w:before="0" w:after="0"/>
              <w:contextualSpacing/>
              <w:jc w:val="center"/>
            </w:pPr>
            <w:r w:rsidRPr="00AF3594">
              <w:t>1.00</w:t>
            </w:r>
          </w:p>
        </w:tc>
        <w:tc>
          <w:tcPr>
            <w:tcW w:w="1518" w:type="dxa"/>
          </w:tcPr>
          <w:p w14:paraId="04B0F91A" w14:textId="77777777" w:rsidR="006A43D7" w:rsidRPr="00AF3594" w:rsidRDefault="006A43D7" w:rsidP="008C54C6">
            <w:pPr>
              <w:pStyle w:val="Tabletext"/>
              <w:spacing w:before="0" w:after="0"/>
              <w:contextualSpacing/>
              <w:jc w:val="center"/>
            </w:pPr>
            <w:r w:rsidRPr="00AF3594">
              <w:t>1.00</w:t>
            </w:r>
          </w:p>
        </w:tc>
        <w:tc>
          <w:tcPr>
            <w:tcW w:w="1518" w:type="dxa"/>
          </w:tcPr>
          <w:p w14:paraId="14511890" w14:textId="77777777" w:rsidR="006A43D7" w:rsidRPr="00AF3594" w:rsidRDefault="006A43D7" w:rsidP="008C54C6">
            <w:pPr>
              <w:pStyle w:val="Tabletext"/>
              <w:spacing w:before="0" w:after="0"/>
              <w:contextualSpacing/>
              <w:jc w:val="center"/>
            </w:pPr>
            <w:r w:rsidRPr="00AF3594">
              <w:t>1.00</w:t>
            </w:r>
          </w:p>
        </w:tc>
        <w:tc>
          <w:tcPr>
            <w:tcW w:w="1518" w:type="dxa"/>
          </w:tcPr>
          <w:p w14:paraId="0628160C" w14:textId="77777777" w:rsidR="006A43D7" w:rsidRPr="00AF3594" w:rsidRDefault="006A43D7" w:rsidP="008C54C6">
            <w:pPr>
              <w:pStyle w:val="Tabletext"/>
              <w:spacing w:before="0" w:after="0"/>
              <w:contextualSpacing/>
              <w:jc w:val="center"/>
            </w:pPr>
            <w:r w:rsidRPr="00AF3594">
              <w:t>1.00</w:t>
            </w:r>
          </w:p>
        </w:tc>
      </w:tr>
      <w:tr w:rsidR="006A43D7" w:rsidRPr="00AF3594" w14:paraId="3AA683CA" w14:textId="77777777" w:rsidTr="000F7076">
        <w:trPr>
          <w:cnfStyle w:val="000000100000" w:firstRow="0" w:lastRow="0" w:firstColumn="0" w:lastColumn="0" w:oddVBand="0" w:evenVBand="0" w:oddHBand="1" w:evenHBand="0" w:firstRowFirstColumn="0" w:firstRowLastColumn="0" w:lastRowFirstColumn="0" w:lastRowLastColumn="0"/>
        </w:trPr>
        <w:tc>
          <w:tcPr>
            <w:tcW w:w="1980" w:type="dxa"/>
          </w:tcPr>
          <w:p w14:paraId="6C7B5E00" w14:textId="77777777" w:rsidR="006A43D7" w:rsidRPr="006239C1" w:rsidRDefault="006A43D7" w:rsidP="008C54C6">
            <w:pPr>
              <w:pStyle w:val="Tabletext"/>
              <w:spacing w:before="0" w:after="0"/>
              <w:contextualSpacing/>
              <w:rPr>
                <w:b/>
                <w:bCs/>
              </w:rPr>
            </w:pPr>
            <w:r w:rsidRPr="006239C1">
              <w:rPr>
                <w:b/>
                <w:bCs/>
              </w:rPr>
              <w:t>3.0</w:t>
            </w:r>
          </w:p>
        </w:tc>
        <w:tc>
          <w:tcPr>
            <w:tcW w:w="1398" w:type="dxa"/>
          </w:tcPr>
          <w:p w14:paraId="53D216C4" w14:textId="77777777" w:rsidR="006A43D7" w:rsidRPr="006239C1" w:rsidRDefault="006A43D7" w:rsidP="008C54C6">
            <w:pPr>
              <w:pStyle w:val="Tabletext"/>
              <w:spacing w:before="0" w:after="0"/>
              <w:contextualSpacing/>
              <w:rPr>
                <w:b/>
                <w:bCs/>
              </w:rPr>
            </w:pPr>
            <w:r w:rsidRPr="006239C1">
              <w:rPr>
                <w:b/>
                <w:bCs/>
              </w:rPr>
              <w:t>7.5</w:t>
            </w:r>
          </w:p>
        </w:tc>
        <w:tc>
          <w:tcPr>
            <w:tcW w:w="1518" w:type="dxa"/>
          </w:tcPr>
          <w:p w14:paraId="3DC04547" w14:textId="77777777" w:rsidR="006A43D7" w:rsidRPr="00AF3594" w:rsidRDefault="006A43D7" w:rsidP="008C54C6">
            <w:pPr>
              <w:pStyle w:val="Tabletext"/>
              <w:spacing w:before="0" w:after="0"/>
              <w:contextualSpacing/>
              <w:jc w:val="center"/>
            </w:pPr>
            <w:r w:rsidRPr="00AF3594">
              <w:t>0.56</w:t>
            </w:r>
          </w:p>
        </w:tc>
        <w:tc>
          <w:tcPr>
            <w:tcW w:w="1518" w:type="dxa"/>
          </w:tcPr>
          <w:p w14:paraId="142E9A19" w14:textId="77777777" w:rsidR="006A43D7" w:rsidRPr="00AF3594" w:rsidRDefault="006A43D7" w:rsidP="008C54C6">
            <w:pPr>
              <w:pStyle w:val="Tabletext"/>
              <w:spacing w:before="0" w:after="0"/>
              <w:contextualSpacing/>
              <w:jc w:val="center"/>
            </w:pPr>
            <w:r w:rsidRPr="00AF3594">
              <w:t>0.85</w:t>
            </w:r>
          </w:p>
        </w:tc>
        <w:tc>
          <w:tcPr>
            <w:tcW w:w="1518" w:type="dxa"/>
          </w:tcPr>
          <w:p w14:paraId="5ADA7ABC" w14:textId="77777777" w:rsidR="006A43D7" w:rsidRPr="00AF3594" w:rsidRDefault="006A43D7" w:rsidP="008C54C6">
            <w:pPr>
              <w:pStyle w:val="Tabletext"/>
              <w:spacing w:before="0" w:after="0"/>
              <w:contextualSpacing/>
              <w:jc w:val="center"/>
            </w:pPr>
            <w:r w:rsidRPr="00AF3594">
              <w:t>0.69</w:t>
            </w:r>
          </w:p>
        </w:tc>
        <w:tc>
          <w:tcPr>
            <w:tcW w:w="1518" w:type="dxa"/>
          </w:tcPr>
          <w:p w14:paraId="0AA36D58" w14:textId="77777777" w:rsidR="006A43D7" w:rsidRPr="00AF3594" w:rsidRDefault="006A43D7" w:rsidP="008C54C6">
            <w:pPr>
              <w:pStyle w:val="Tabletext"/>
              <w:spacing w:before="0" w:after="0"/>
              <w:contextualSpacing/>
              <w:jc w:val="center"/>
            </w:pPr>
            <w:r w:rsidRPr="00AF3594">
              <w:t>1.00</w:t>
            </w:r>
          </w:p>
        </w:tc>
      </w:tr>
      <w:tr w:rsidR="006A43D7" w:rsidRPr="00AF3594" w14:paraId="40FFC339" w14:textId="77777777" w:rsidTr="000F7076">
        <w:tc>
          <w:tcPr>
            <w:tcW w:w="1980" w:type="dxa"/>
          </w:tcPr>
          <w:p w14:paraId="211AA66A" w14:textId="77777777" w:rsidR="006A43D7" w:rsidRPr="006239C1" w:rsidRDefault="006A43D7" w:rsidP="008C54C6">
            <w:pPr>
              <w:pStyle w:val="Tabletext"/>
              <w:spacing w:before="0" w:after="0"/>
              <w:contextualSpacing/>
              <w:rPr>
                <w:b/>
                <w:bCs/>
              </w:rPr>
            </w:pPr>
            <w:r w:rsidRPr="006239C1">
              <w:rPr>
                <w:b/>
                <w:bCs/>
              </w:rPr>
              <w:t>1.0</w:t>
            </w:r>
          </w:p>
        </w:tc>
        <w:tc>
          <w:tcPr>
            <w:tcW w:w="1398" w:type="dxa"/>
          </w:tcPr>
          <w:p w14:paraId="166EF5AB" w14:textId="77777777" w:rsidR="006A43D7" w:rsidRPr="006239C1" w:rsidRDefault="006A43D7" w:rsidP="008C54C6">
            <w:pPr>
              <w:pStyle w:val="Tabletext"/>
              <w:spacing w:before="0" w:after="0"/>
              <w:contextualSpacing/>
              <w:rPr>
                <w:b/>
                <w:bCs/>
              </w:rPr>
            </w:pPr>
            <w:r w:rsidRPr="006239C1">
              <w:rPr>
                <w:b/>
                <w:bCs/>
              </w:rPr>
              <w:t>6.0</w:t>
            </w:r>
          </w:p>
        </w:tc>
        <w:tc>
          <w:tcPr>
            <w:tcW w:w="1518" w:type="dxa"/>
          </w:tcPr>
          <w:p w14:paraId="39D36DB3" w14:textId="77777777" w:rsidR="006A43D7" w:rsidRPr="00AF3594" w:rsidRDefault="006A43D7" w:rsidP="008C54C6">
            <w:pPr>
              <w:pStyle w:val="Tabletext"/>
              <w:spacing w:before="0" w:after="0"/>
              <w:contextualSpacing/>
              <w:jc w:val="center"/>
            </w:pPr>
            <w:r w:rsidRPr="00AF3594">
              <w:t>1.00</w:t>
            </w:r>
          </w:p>
        </w:tc>
        <w:tc>
          <w:tcPr>
            <w:tcW w:w="1518" w:type="dxa"/>
          </w:tcPr>
          <w:p w14:paraId="7F2437ED" w14:textId="77777777" w:rsidR="006A43D7" w:rsidRPr="00AF3594" w:rsidRDefault="006A43D7" w:rsidP="008C54C6">
            <w:pPr>
              <w:pStyle w:val="Tabletext"/>
              <w:spacing w:before="0" w:after="0"/>
              <w:contextualSpacing/>
              <w:jc w:val="center"/>
            </w:pPr>
            <w:r w:rsidRPr="00AF3594">
              <w:t>1.00</w:t>
            </w:r>
          </w:p>
        </w:tc>
        <w:tc>
          <w:tcPr>
            <w:tcW w:w="1518" w:type="dxa"/>
          </w:tcPr>
          <w:p w14:paraId="2B827F60" w14:textId="77777777" w:rsidR="006A43D7" w:rsidRPr="00AF3594" w:rsidRDefault="006A43D7" w:rsidP="008C54C6">
            <w:pPr>
              <w:pStyle w:val="Tabletext"/>
              <w:spacing w:before="0" w:after="0"/>
              <w:contextualSpacing/>
              <w:jc w:val="center"/>
            </w:pPr>
            <w:r w:rsidRPr="00AF3594">
              <w:t>1.00</w:t>
            </w:r>
          </w:p>
        </w:tc>
        <w:tc>
          <w:tcPr>
            <w:tcW w:w="1518" w:type="dxa"/>
          </w:tcPr>
          <w:p w14:paraId="485D5E84" w14:textId="77777777" w:rsidR="006A43D7" w:rsidRPr="00AF3594" w:rsidRDefault="006A43D7" w:rsidP="008C54C6">
            <w:pPr>
              <w:pStyle w:val="Tabletext"/>
              <w:spacing w:before="0" w:after="0"/>
              <w:contextualSpacing/>
              <w:jc w:val="center"/>
            </w:pPr>
            <w:r w:rsidRPr="00AF3594">
              <w:t>1.00</w:t>
            </w:r>
          </w:p>
        </w:tc>
      </w:tr>
      <w:tr w:rsidR="006A43D7" w:rsidRPr="00AF3594" w14:paraId="26A911C5" w14:textId="77777777" w:rsidTr="000F7076">
        <w:trPr>
          <w:cnfStyle w:val="000000100000" w:firstRow="0" w:lastRow="0" w:firstColumn="0" w:lastColumn="0" w:oddVBand="0" w:evenVBand="0" w:oddHBand="1" w:evenHBand="0" w:firstRowFirstColumn="0" w:firstRowLastColumn="0" w:lastRowFirstColumn="0" w:lastRowLastColumn="0"/>
        </w:trPr>
        <w:tc>
          <w:tcPr>
            <w:tcW w:w="1980" w:type="dxa"/>
          </w:tcPr>
          <w:p w14:paraId="2EF1304F" w14:textId="77777777" w:rsidR="006A43D7" w:rsidRPr="006239C1" w:rsidRDefault="006A43D7" w:rsidP="008C54C6">
            <w:pPr>
              <w:pStyle w:val="Tabletext"/>
              <w:spacing w:before="0" w:after="0"/>
              <w:contextualSpacing/>
              <w:rPr>
                <w:b/>
                <w:bCs/>
              </w:rPr>
            </w:pPr>
            <w:r w:rsidRPr="006239C1">
              <w:rPr>
                <w:b/>
                <w:bCs/>
              </w:rPr>
              <w:t>3.0</w:t>
            </w:r>
          </w:p>
        </w:tc>
        <w:tc>
          <w:tcPr>
            <w:tcW w:w="1398" w:type="dxa"/>
          </w:tcPr>
          <w:p w14:paraId="75D70EED" w14:textId="77777777" w:rsidR="006A43D7" w:rsidRPr="006239C1" w:rsidRDefault="006A43D7" w:rsidP="008C54C6">
            <w:pPr>
              <w:pStyle w:val="Tabletext"/>
              <w:spacing w:before="0" w:after="0"/>
              <w:contextualSpacing/>
              <w:rPr>
                <w:b/>
                <w:bCs/>
              </w:rPr>
            </w:pPr>
            <w:r w:rsidRPr="006239C1">
              <w:rPr>
                <w:b/>
                <w:bCs/>
              </w:rPr>
              <w:t>6.0</w:t>
            </w:r>
          </w:p>
        </w:tc>
        <w:tc>
          <w:tcPr>
            <w:tcW w:w="1518" w:type="dxa"/>
          </w:tcPr>
          <w:p w14:paraId="56649E32" w14:textId="77777777" w:rsidR="006A43D7" w:rsidRPr="00AF3594" w:rsidRDefault="006A43D7" w:rsidP="008C54C6">
            <w:pPr>
              <w:pStyle w:val="Tabletext"/>
              <w:spacing w:before="0" w:after="0"/>
              <w:contextualSpacing/>
              <w:jc w:val="center"/>
            </w:pPr>
            <w:r w:rsidRPr="00AF3594">
              <w:t>0.53</w:t>
            </w:r>
          </w:p>
        </w:tc>
        <w:tc>
          <w:tcPr>
            <w:tcW w:w="1518" w:type="dxa"/>
          </w:tcPr>
          <w:p w14:paraId="6D15C6FE" w14:textId="77777777" w:rsidR="006A43D7" w:rsidRPr="00AF3594" w:rsidRDefault="006A43D7" w:rsidP="008C54C6">
            <w:pPr>
              <w:pStyle w:val="Tabletext"/>
              <w:spacing w:before="0" w:after="0"/>
              <w:contextualSpacing/>
              <w:jc w:val="center"/>
            </w:pPr>
            <w:r w:rsidRPr="00AF3594">
              <w:t>0.84</w:t>
            </w:r>
          </w:p>
        </w:tc>
        <w:tc>
          <w:tcPr>
            <w:tcW w:w="1518" w:type="dxa"/>
          </w:tcPr>
          <w:p w14:paraId="777FEE83" w14:textId="77777777" w:rsidR="006A43D7" w:rsidRPr="00AF3594" w:rsidRDefault="006A43D7" w:rsidP="008C54C6">
            <w:pPr>
              <w:pStyle w:val="Tabletext"/>
              <w:spacing w:before="0" w:after="0"/>
              <w:contextualSpacing/>
              <w:jc w:val="center"/>
            </w:pPr>
            <w:r w:rsidRPr="00AF3594">
              <w:t>0.65</w:t>
            </w:r>
          </w:p>
        </w:tc>
        <w:tc>
          <w:tcPr>
            <w:tcW w:w="1518" w:type="dxa"/>
          </w:tcPr>
          <w:p w14:paraId="01EE1BB1" w14:textId="77777777" w:rsidR="006A43D7" w:rsidRPr="00AF3594" w:rsidRDefault="006A43D7" w:rsidP="008C54C6">
            <w:pPr>
              <w:pStyle w:val="Tabletext"/>
              <w:spacing w:before="0" w:after="0"/>
              <w:contextualSpacing/>
              <w:jc w:val="center"/>
            </w:pPr>
            <w:r w:rsidRPr="00AF3594">
              <w:t>0.98</w:t>
            </w:r>
          </w:p>
        </w:tc>
      </w:tr>
    </w:tbl>
    <w:bookmarkEnd w:id="407"/>
    <w:p w14:paraId="3F1B7C73" w14:textId="4C1366E0" w:rsidR="006A43D7" w:rsidRDefault="006A43D7" w:rsidP="000C0B93">
      <w:pPr>
        <w:pStyle w:val="Tabletext"/>
        <w:spacing w:before="120" w:after="120"/>
        <w:contextualSpacing/>
      </w:pPr>
      <w:r w:rsidRPr="00AF3594">
        <w:t>*Modeled baseline based on the joint model, where the random intercept (true baseline measurement) in a linear mixed model is included as a covariate in a Cox proportional hazards model.  We assume a standard deviation for individual slope of 0.4. Observed baseline was based on a Cox proportional hazards model using the observed baseline measurement as a covariate. Power was evaluated for a 0.05 significance level, with a simulation study with 10,000 realizations</w:t>
      </w:r>
      <w:r w:rsidR="00F646E3">
        <w:t>.</w:t>
      </w:r>
    </w:p>
    <w:p w14:paraId="4592F01E" w14:textId="77777777" w:rsidR="006A43D7" w:rsidRDefault="006A43D7" w:rsidP="000C0B93">
      <w:pPr>
        <w:pStyle w:val="Normal2"/>
        <w:spacing w:before="120" w:after="120"/>
        <w:ind w:left="0"/>
        <w:contextualSpacing w:val="0"/>
        <w:rPr>
          <w:rFonts w:eastAsia="Calibri"/>
        </w:rPr>
      </w:pPr>
      <w:r w:rsidRPr="000A30C9">
        <w:rPr>
          <w:rFonts w:eastAsia="Calibri"/>
        </w:rPr>
        <w:t xml:space="preserve">For example, for a large residual error (e.g., the ratio of residual SD to true baseline SD of </w:t>
      </w:r>
      <w:r>
        <w:rPr>
          <w:rFonts w:eastAsia="Calibri"/>
        </w:rPr>
        <w:t>3</w:t>
      </w:r>
      <w:r w:rsidRPr="000A30C9">
        <w:rPr>
          <w:rFonts w:eastAsia="Calibri"/>
        </w:rPr>
        <w:t xml:space="preserve">), the power increases from 0.85 to 0.98 when using the modeled baseline as compared with the observed baseline biomarker measurement. These calculations demonstrate the power advantages of using the longitudinal model to properly account for the measurement error in the baseline values (i.e., power advantage of modeled baseline over observed baseline). </w:t>
      </w:r>
    </w:p>
    <w:p w14:paraId="2D00C442" w14:textId="77777777" w:rsidR="006A43D7" w:rsidRPr="00A4598D" w:rsidRDefault="006A43D7" w:rsidP="000C0B93">
      <w:pPr>
        <w:pStyle w:val="Normal2"/>
        <w:spacing w:before="120" w:after="120"/>
        <w:ind w:left="0"/>
        <w:contextualSpacing w:val="0"/>
        <w:rPr>
          <w:b/>
          <w:bCs/>
        </w:rPr>
      </w:pPr>
      <w:r w:rsidRPr="00006AC4">
        <w:rPr>
          <w:b/>
          <w:bCs/>
        </w:rPr>
        <w:t>Expected sample size for biomarkers of early detection of cancer</w:t>
      </w:r>
    </w:p>
    <w:p w14:paraId="1175EC80" w14:textId="77777777" w:rsidR="006A43D7" w:rsidRDefault="45947FCF" w:rsidP="700986DD">
      <w:pPr>
        <w:pStyle w:val="Normal2"/>
        <w:spacing w:before="120" w:after="120"/>
        <w:ind w:left="0"/>
        <w:rPr>
          <w:rFonts w:eastAsia="Calibri"/>
        </w:rPr>
      </w:pPr>
      <w:r w:rsidRPr="45947FCF">
        <w:rPr>
          <w:rFonts w:eastAsia="Calibri"/>
        </w:rPr>
        <w:t>Identifying markers for early detection is a primary objective of this cohort. Based on collecting serial measurements every 2-3 years on average (for instance, four years from ages 40 to 60 and every two years from 60 to 80), we performed statistical calculations to examine the expected proportion of diagnosed cancers that will have a blood specimen within 1 and 2 years of a cancer diagnosis for early detection studies. For a 10-year follow-up, 42% and 78% of breast cancer cases will have provided a blood sample within 1 and 2 years of diagnosis. These proportions are 46% and 88% for prostate cancer and 46% and 86% for lung/bronchial cancer. These design calculations suggest that we will have a reasonable number of cases with blood draws close to diagnosis to study early detection biomarkers.</w:t>
      </w:r>
    </w:p>
    <w:p w14:paraId="095E58BD" w14:textId="77777777" w:rsidR="006A43D7" w:rsidRPr="00AF3594" w:rsidRDefault="006A43D7" w:rsidP="000C0B93">
      <w:pPr>
        <w:pStyle w:val="Normal2"/>
        <w:spacing w:before="120" w:after="120"/>
        <w:ind w:left="0"/>
        <w:contextualSpacing w:val="0"/>
        <w:rPr>
          <w:b/>
          <w:bCs/>
        </w:rPr>
      </w:pPr>
      <w:r w:rsidRPr="00006AC4">
        <w:rPr>
          <w:b/>
          <w:bCs/>
        </w:rPr>
        <w:t>Expected sample size to study risk factors for cancer precursors</w:t>
      </w:r>
    </w:p>
    <w:p w14:paraId="037EFE71" w14:textId="43FADEF9" w:rsidR="006A43D7" w:rsidRDefault="620DD98A" w:rsidP="000C0B93">
      <w:pPr>
        <w:pStyle w:val="Normal2"/>
        <w:spacing w:before="120" w:after="120"/>
        <w:ind w:left="0"/>
        <w:contextualSpacing w:val="0"/>
        <w:rPr>
          <w:rFonts w:eastAsia="Calibri"/>
        </w:rPr>
      </w:pPr>
      <w:r w:rsidRPr="620DD98A">
        <w:rPr>
          <w:rFonts w:eastAsia="Calibri"/>
        </w:rPr>
        <w:t xml:space="preserve">In the study, cancer precursors will occur more commonly and rapidly than cancer endpoints and thus will be investigated in earlier stages of the study. Cancer precursors could include benign breast disease, colon polyps, cervical cancer precursors, lung nodules, esophageal metaplasia/dysplasia, and endometrial hyperplasia. We evaluated the power for a cancer </w:t>
      </w:r>
      <w:r w:rsidRPr="620DD98A">
        <w:rPr>
          <w:rFonts w:eastAsia="Calibri"/>
        </w:rPr>
        <w:lastRenderedPageBreak/>
        <w:t xml:space="preserve">precursor risk of 5 and 15%. </w:t>
      </w:r>
      <w:hyperlink w:anchor="Table7" w:history="1">
        <w:r w:rsidRPr="006F3A61">
          <w:rPr>
            <w:rStyle w:val="Hyperlink"/>
            <w:rFonts w:eastAsia="Calibri"/>
          </w:rPr>
          <w:t>Table</w:t>
        </w:r>
      </w:hyperlink>
      <w:r w:rsidRPr="620DD98A">
        <w:rPr>
          <w:rStyle w:val="Hyperlink"/>
          <w:rFonts w:eastAsia="Calibri"/>
        </w:rPr>
        <w:t xml:space="preserve"> </w:t>
      </w:r>
      <w:r w:rsidR="006F3A61">
        <w:rPr>
          <w:rStyle w:val="Hyperlink"/>
          <w:rFonts w:eastAsia="Calibri"/>
        </w:rPr>
        <w:t xml:space="preserve">7 </w:t>
      </w:r>
      <w:r w:rsidRPr="620DD98A">
        <w:rPr>
          <w:rFonts w:eastAsia="Calibri"/>
        </w:rPr>
        <w:t>shows the power to detect a relative risk of 1.5 for the association between a dichotomous variable (e.g., exposure, behavioral factor, or genetic trait) and the risk for a cancer precursor.</w:t>
      </w:r>
    </w:p>
    <w:p w14:paraId="5A6094EA" w14:textId="5E85F758" w:rsidR="006A43D7" w:rsidRPr="0087406B" w:rsidRDefault="002A5719" w:rsidP="002A5719">
      <w:pPr>
        <w:pStyle w:val="TableHead"/>
        <w:numPr>
          <w:ilvl w:val="0"/>
          <w:numId w:val="0"/>
        </w:numPr>
        <w:spacing w:before="120" w:after="120"/>
        <w:ind w:left="720" w:hanging="720"/>
      </w:pPr>
      <w:r>
        <w:t xml:space="preserve">Table 7. </w:t>
      </w:r>
      <w:r w:rsidR="006A43D7" w:rsidRPr="0087406B">
        <w:t xml:space="preserve">Power </w:t>
      </w:r>
      <w:r w:rsidR="006A43D7">
        <w:t>to</w:t>
      </w:r>
      <w:r w:rsidR="006A43D7" w:rsidRPr="0087406B">
        <w:t xml:space="preserve"> </w:t>
      </w:r>
      <w:r w:rsidR="006A43D7">
        <w:t>D</w:t>
      </w:r>
      <w:r w:rsidR="006A43D7" w:rsidRPr="0087406B">
        <w:t xml:space="preserve">etect </w:t>
      </w:r>
      <w:r w:rsidR="006A43D7">
        <w:t>an</w:t>
      </w:r>
      <w:r w:rsidR="006A43D7" w:rsidRPr="0087406B">
        <w:t xml:space="preserve"> </w:t>
      </w:r>
      <w:r w:rsidR="006A43D7">
        <w:t>A</w:t>
      </w:r>
      <w:r w:rsidR="006A43D7" w:rsidRPr="0087406B">
        <w:t xml:space="preserve">ssociation </w:t>
      </w:r>
      <w:r w:rsidR="006A43D7">
        <w:t>B</w:t>
      </w:r>
      <w:r w:rsidR="006A43D7" w:rsidRPr="0087406B">
        <w:t xml:space="preserve">etween </w:t>
      </w:r>
      <w:r w:rsidR="006A43D7">
        <w:t>a</w:t>
      </w:r>
      <w:r w:rsidR="006A43D7" w:rsidRPr="00A4598D">
        <w:t xml:space="preserve"> </w:t>
      </w:r>
      <w:r w:rsidR="006A43D7">
        <w:t>B</w:t>
      </w:r>
      <w:r w:rsidR="006A43D7" w:rsidRPr="0087406B">
        <w:t xml:space="preserve">aseline </w:t>
      </w:r>
      <w:r w:rsidR="006A43D7">
        <w:t>V</w:t>
      </w:r>
      <w:r w:rsidR="006A43D7" w:rsidRPr="0087406B">
        <w:t xml:space="preserve">ariable </w:t>
      </w:r>
      <w:r w:rsidR="006A43D7">
        <w:t>and C</w:t>
      </w:r>
      <w:r w:rsidR="006A43D7" w:rsidRPr="0087406B">
        <w:t xml:space="preserve">ancer </w:t>
      </w:r>
      <w:r w:rsidR="006A43D7">
        <w:t>P</w:t>
      </w:r>
      <w:r w:rsidR="006A43D7" w:rsidRPr="0087406B">
        <w:t xml:space="preserve">recursor </w:t>
      </w:r>
      <w:r w:rsidR="006A43D7">
        <w:t>R</w:t>
      </w:r>
      <w:r w:rsidR="006A43D7" w:rsidRPr="0087406B">
        <w:t xml:space="preserve">isk. Calculations </w:t>
      </w:r>
      <w:r w:rsidR="006A43D7">
        <w:t>are</w:t>
      </w:r>
      <w:r w:rsidR="006A43D7" w:rsidRPr="0087406B">
        <w:t xml:space="preserve"> </w:t>
      </w:r>
      <w:r w:rsidR="006A43D7">
        <w:t>B</w:t>
      </w:r>
      <w:r w:rsidR="006A43D7" w:rsidRPr="0087406B">
        <w:t xml:space="preserve">ased </w:t>
      </w:r>
      <w:r w:rsidR="006A43D7">
        <w:t>on</w:t>
      </w:r>
      <w:r w:rsidR="006A43D7" w:rsidRPr="0087406B">
        <w:t xml:space="preserve"> </w:t>
      </w:r>
      <w:r w:rsidR="006A43D7">
        <w:t>D</w:t>
      </w:r>
      <w:r w:rsidR="006A43D7" w:rsidRPr="0087406B">
        <w:t xml:space="preserve">etecting </w:t>
      </w:r>
      <w:r w:rsidR="006A43D7">
        <w:t>a</w:t>
      </w:r>
      <w:r w:rsidR="006A43D7" w:rsidRPr="00A4598D">
        <w:t xml:space="preserve"> </w:t>
      </w:r>
      <w:r w:rsidR="006A43D7" w:rsidRPr="0087406B">
        <w:t xml:space="preserve">1.5 </w:t>
      </w:r>
      <w:r w:rsidR="006A43D7">
        <w:t>R</w:t>
      </w:r>
      <w:r w:rsidR="006A43D7" w:rsidRPr="0087406B">
        <w:t xml:space="preserve">elative </w:t>
      </w:r>
      <w:r w:rsidR="006A43D7">
        <w:t>R</w:t>
      </w:r>
      <w:r w:rsidR="006A43D7" w:rsidRPr="0087406B">
        <w:t xml:space="preserve">isk </w:t>
      </w:r>
      <w:r w:rsidR="006A43D7">
        <w:t>with</w:t>
      </w:r>
      <w:r w:rsidR="006A43D7" w:rsidRPr="0087406B">
        <w:t xml:space="preserve"> </w:t>
      </w:r>
      <w:r w:rsidR="006A43D7">
        <w:t>a</w:t>
      </w:r>
      <w:r w:rsidR="006A43D7" w:rsidRPr="0087406B">
        <w:t xml:space="preserve"> </w:t>
      </w:r>
      <w:r w:rsidR="006A43D7">
        <w:t>C</w:t>
      </w:r>
      <w:r w:rsidR="006A43D7" w:rsidRPr="0087406B">
        <w:t xml:space="preserve">hi-Squared </w:t>
      </w:r>
      <w:r w:rsidR="006A43D7">
        <w:t>T</w:t>
      </w:r>
      <w:r w:rsidR="006A43D7" w:rsidRPr="0087406B">
        <w:t xml:space="preserve">est </w:t>
      </w:r>
      <w:r w:rsidR="006A43D7">
        <w:t>at</w:t>
      </w:r>
      <w:r w:rsidR="006A43D7" w:rsidRPr="0087406B">
        <w:t xml:space="preserve"> </w:t>
      </w:r>
      <w:r w:rsidR="006A43D7">
        <w:t>the</w:t>
      </w:r>
      <w:r w:rsidR="006A43D7" w:rsidRPr="0087406B">
        <w:t xml:space="preserve"> 0.05 </w:t>
      </w:r>
      <w:r w:rsidR="006A43D7">
        <w:t>S</w:t>
      </w:r>
      <w:r w:rsidR="006A43D7" w:rsidRPr="0087406B">
        <w:t xml:space="preserve">ignificance </w:t>
      </w:r>
      <w:r w:rsidR="006A43D7">
        <w:t>L</w:t>
      </w:r>
      <w:r w:rsidR="006A43D7" w:rsidRPr="0087406B">
        <w:t xml:space="preserve">evel. Power </w:t>
      </w:r>
      <w:r w:rsidR="006A43D7">
        <w:t>is</w:t>
      </w:r>
      <w:r w:rsidR="006A43D7" w:rsidRPr="0087406B">
        <w:t xml:space="preserve"> </w:t>
      </w:r>
      <w:r w:rsidR="006A43D7">
        <w:t>S</w:t>
      </w:r>
      <w:r w:rsidR="006A43D7" w:rsidRPr="0087406B">
        <w:t xml:space="preserve">hown For </w:t>
      </w:r>
      <w:r w:rsidR="006A43D7">
        <w:t>D</w:t>
      </w:r>
      <w:r w:rsidR="006A43D7" w:rsidRPr="0087406B">
        <w:t xml:space="preserve">ifferent </w:t>
      </w:r>
      <w:r w:rsidR="006A43D7">
        <w:t>S</w:t>
      </w:r>
      <w:r w:rsidR="006A43D7" w:rsidRPr="0087406B">
        <w:t xml:space="preserve">ample </w:t>
      </w:r>
      <w:r w:rsidR="006A43D7">
        <w:t>S</w:t>
      </w:r>
      <w:r w:rsidR="006A43D7" w:rsidRPr="0087406B">
        <w:t xml:space="preserve">izes </w:t>
      </w:r>
      <w:r w:rsidR="006A43D7">
        <w:t>and</w:t>
      </w:r>
      <w:r w:rsidR="006A43D7" w:rsidRPr="0087406B">
        <w:t xml:space="preserve"> </w:t>
      </w:r>
      <w:r w:rsidR="006A43D7">
        <w:t>P</w:t>
      </w:r>
      <w:r w:rsidR="006A43D7" w:rsidRPr="0087406B">
        <w:t xml:space="preserve">robability </w:t>
      </w:r>
      <w:r w:rsidR="006A43D7">
        <w:t>for a</w:t>
      </w:r>
      <w:r w:rsidR="006A43D7" w:rsidRPr="0087406B">
        <w:t xml:space="preserve"> </w:t>
      </w:r>
      <w:r w:rsidR="006A43D7">
        <w:t>P</w:t>
      </w:r>
      <w:r w:rsidR="006A43D7" w:rsidRPr="0087406B">
        <w:t xml:space="preserve">ositive </w:t>
      </w:r>
      <w:r w:rsidR="006A43D7">
        <w:t>B</w:t>
      </w:r>
      <w:r w:rsidR="006A43D7" w:rsidRPr="0087406B">
        <w:t xml:space="preserve">inary </w:t>
      </w:r>
      <w:r w:rsidR="006A43D7">
        <w:t>F</w:t>
      </w:r>
      <w:r w:rsidR="006A43D7" w:rsidRPr="0087406B">
        <w:t>actor</w:t>
      </w:r>
      <w:r w:rsidR="006A43D7">
        <w:t>.</w:t>
      </w:r>
    </w:p>
    <w:tbl>
      <w:tblPr>
        <w:tblStyle w:val="GridTable4-Accent3"/>
        <w:tblW w:w="7915" w:type="dxa"/>
        <w:tblInd w:w="-5" w:type="dxa"/>
        <w:tblLook w:val="0420" w:firstRow="1" w:lastRow="0" w:firstColumn="0" w:lastColumn="0" w:noHBand="0" w:noVBand="1"/>
      </w:tblPr>
      <w:tblGrid>
        <w:gridCol w:w="2299"/>
        <w:gridCol w:w="936"/>
        <w:gridCol w:w="936"/>
        <w:gridCol w:w="936"/>
        <w:gridCol w:w="936"/>
        <w:gridCol w:w="936"/>
        <w:gridCol w:w="936"/>
      </w:tblGrid>
      <w:tr w:rsidR="006A43D7" w:rsidRPr="00AF3594" w14:paraId="0A384A49" w14:textId="77777777" w:rsidTr="00006AC4">
        <w:trPr>
          <w:cnfStyle w:val="100000000000" w:firstRow="1" w:lastRow="0" w:firstColumn="0" w:lastColumn="0" w:oddVBand="0" w:evenVBand="0" w:oddHBand="0" w:evenHBand="0" w:firstRowFirstColumn="0" w:firstRowLastColumn="0" w:lastRowFirstColumn="0" w:lastRowLastColumn="0"/>
        </w:trPr>
        <w:tc>
          <w:tcPr>
            <w:tcW w:w="0" w:type="dxa"/>
            <w:vMerge w:val="restart"/>
            <w:tcBorders>
              <w:right w:val="single" w:sz="4" w:space="0" w:color="FFFFFF"/>
            </w:tcBorders>
          </w:tcPr>
          <w:p w14:paraId="463DCB18" w14:textId="0A48BF24" w:rsidR="006A43D7" w:rsidRPr="00AF3594" w:rsidRDefault="006A43D7" w:rsidP="000C0B93">
            <w:pPr>
              <w:pStyle w:val="Tabletext"/>
              <w:spacing w:before="120" w:after="120"/>
              <w:contextualSpacing/>
            </w:pPr>
            <w:bookmarkStart w:id="408" w:name="Table7"/>
            <w:r w:rsidRPr="00AF3594">
              <w:t xml:space="preserve">Sample size (hypothetical numbers of </w:t>
            </w:r>
            <w:r w:rsidR="0053282A">
              <w:t>endpoints</w:t>
            </w:r>
            <w:r w:rsidRPr="00AF3594">
              <w:t xml:space="preserve">) </w:t>
            </w:r>
          </w:p>
        </w:tc>
        <w:tc>
          <w:tcPr>
            <w:tcW w:w="0" w:type="dxa"/>
            <w:gridSpan w:val="3"/>
            <w:tcBorders>
              <w:left w:val="single" w:sz="4" w:space="0" w:color="FFFFFF"/>
              <w:bottom w:val="single" w:sz="4" w:space="0" w:color="FFFFFF"/>
              <w:right w:val="single" w:sz="4" w:space="0" w:color="FFFFFF"/>
            </w:tcBorders>
          </w:tcPr>
          <w:p w14:paraId="4BA53BBF" w14:textId="77777777" w:rsidR="006A43D7" w:rsidRPr="00AF3594" w:rsidRDefault="006A43D7" w:rsidP="000C0B93">
            <w:pPr>
              <w:pStyle w:val="Tabletext"/>
              <w:spacing w:before="120" w:after="120"/>
              <w:contextualSpacing/>
              <w:jc w:val="center"/>
            </w:pPr>
            <w:r w:rsidRPr="00AF3594">
              <w:t>Cancer precursor prevalence: 15%</w:t>
            </w:r>
          </w:p>
        </w:tc>
        <w:tc>
          <w:tcPr>
            <w:tcW w:w="0" w:type="dxa"/>
            <w:gridSpan w:val="3"/>
            <w:tcBorders>
              <w:left w:val="single" w:sz="4" w:space="0" w:color="FFFFFF"/>
              <w:bottom w:val="single" w:sz="4" w:space="0" w:color="FFFFFF"/>
            </w:tcBorders>
          </w:tcPr>
          <w:p w14:paraId="1CF1FB09" w14:textId="77777777" w:rsidR="006A43D7" w:rsidRPr="00AF3594" w:rsidRDefault="006A43D7" w:rsidP="000C0B93">
            <w:pPr>
              <w:pStyle w:val="Tabletext"/>
              <w:spacing w:before="120" w:after="120"/>
              <w:contextualSpacing/>
              <w:jc w:val="center"/>
            </w:pPr>
            <w:r w:rsidRPr="00AF3594">
              <w:t>Cancer precursor prevalence: 5%</w:t>
            </w:r>
          </w:p>
        </w:tc>
      </w:tr>
      <w:tr w:rsidR="006A43D7" w:rsidRPr="00AF3594" w14:paraId="5D8A2437" w14:textId="77777777" w:rsidTr="00006AC4">
        <w:trPr>
          <w:cnfStyle w:val="000000100000" w:firstRow="0" w:lastRow="0" w:firstColumn="0" w:lastColumn="0" w:oddVBand="0" w:evenVBand="0" w:oddHBand="1" w:evenHBand="0" w:firstRowFirstColumn="0" w:firstRowLastColumn="0" w:lastRowFirstColumn="0" w:lastRowLastColumn="0"/>
        </w:trPr>
        <w:tc>
          <w:tcPr>
            <w:tcW w:w="0" w:type="dxa"/>
            <w:vMerge/>
            <w:tcBorders>
              <w:right w:val="single" w:sz="4" w:space="0" w:color="FFFFFF"/>
            </w:tcBorders>
          </w:tcPr>
          <w:p w14:paraId="2C8686F9" w14:textId="77777777" w:rsidR="006A43D7" w:rsidRPr="00AF3594" w:rsidRDefault="006A43D7" w:rsidP="000C0B93">
            <w:pPr>
              <w:pStyle w:val="Tabletext"/>
              <w:spacing w:before="120" w:after="120"/>
              <w:contextualSpacing/>
            </w:pPr>
          </w:p>
        </w:tc>
        <w:tc>
          <w:tcPr>
            <w:tcW w:w="0" w:type="dxa"/>
            <w:gridSpan w:val="3"/>
            <w:tcBorders>
              <w:top w:val="single" w:sz="4" w:space="0" w:color="FFFFFF"/>
              <w:left w:val="single" w:sz="4" w:space="0" w:color="FFFFFF"/>
              <w:bottom w:val="single" w:sz="4" w:space="0" w:color="FFFFFF"/>
              <w:right w:val="single" w:sz="4" w:space="0" w:color="FFFFFF"/>
            </w:tcBorders>
            <w:shd w:val="clear" w:color="auto" w:fill="A6A6A6" w:themeFill="background1" w:themeFillShade="A6"/>
          </w:tcPr>
          <w:p w14:paraId="3FF4B7A1" w14:textId="77777777" w:rsidR="006A43D7" w:rsidRPr="006239C1" w:rsidRDefault="006A43D7" w:rsidP="000C0B93">
            <w:pPr>
              <w:pStyle w:val="Tabletext"/>
              <w:spacing w:before="120" w:after="120"/>
              <w:contextualSpacing/>
              <w:jc w:val="center"/>
              <w:rPr>
                <w:b/>
                <w:bCs/>
              </w:rPr>
            </w:pPr>
            <w:r w:rsidRPr="006239C1">
              <w:rPr>
                <w:b/>
                <w:bCs/>
              </w:rPr>
              <w:t>Frequency of a positive baseline factor</w:t>
            </w:r>
          </w:p>
        </w:tc>
        <w:tc>
          <w:tcPr>
            <w:tcW w:w="0" w:type="dxa"/>
            <w:gridSpan w:val="3"/>
            <w:tcBorders>
              <w:top w:val="single" w:sz="4" w:space="0" w:color="FFFFFF"/>
              <w:left w:val="single" w:sz="4" w:space="0" w:color="FFFFFF"/>
              <w:bottom w:val="single" w:sz="4" w:space="0" w:color="FFFFFF"/>
            </w:tcBorders>
            <w:shd w:val="clear" w:color="auto" w:fill="A6A6A6" w:themeFill="background1" w:themeFillShade="A6"/>
          </w:tcPr>
          <w:p w14:paraId="2A3565AB" w14:textId="77777777" w:rsidR="006A43D7" w:rsidRPr="006239C1" w:rsidRDefault="006A43D7" w:rsidP="000C0B93">
            <w:pPr>
              <w:pStyle w:val="Tabletext"/>
              <w:spacing w:before="120" w:after="120"/>
              <w:contextualSpacing/>
              <w:jc w:val="center"/>
              <w:rPr>
                <w:b/>
                <w:bCs/>
              </w:rPr>
            </w:pPr>
            <w:r w:rsidRPr="006239C1">
              <w:rPr>
                <w:b/>
                <w:bCs/>
              </w:rPr>
              <w:t>Frequency of a positive baseline factor</w:t>
            </w:r>
          </w:p>
        </w:tc>
      </w:tr>
      <w:tr w:rsidR="00113D74" w:rsidRPr="00AF3594" w14:paraId="7F0C8F54" w14:textId="77777777" w:rsidTr="00182D37">
        <w:tc>
          <w:tcPr>
            <w:tcW w:w="0" w:type="dxa"/>
            <w:vMerge/>
            <w:tcBorders>
              <w:bottom w:val="single" w:sz="4" w:space="0" w:color="FFFFFF"/>
              <w:right w:val="single" w:sz="4" w:space="0" w:color="FFFFFF"/>
            </w:tcBorders>
          </w:tcPr>
          <w:p w14:paraId="179C3CAE" w14:textId="77777777" w:rsidR="006A43D7" w:rsidRPr="00AF3594" w:rsidRDefault="006A43D7" w:rsidP="000C0B93">
            <w:pPr>
              <w:pStyle w:val="Tabletext"/>
              <w:spacing w:before="120" w:after="120"/>
              <w:contextualSpacing/>
            </w:pPr>
          </w:p>
        </w:tc>
        <w:tc>
          <w:tcPr>
            <w:tcW w:w="0" w:type="dxa"/>
            <w:tcBorders>
              <w:top w:val="single" w:sz="4" w:space="0" w:color="FFFFFF"/>
              <w:left w:val="single" w:sz="4" w:space="0" w:color="FFFFFF"/>
              <w:bottom w:val="single" w:sz="4" w:space="0" w:color="FFFFFF"/>
            </w:tcBorders>
            <w:shd w:val="clear" w:color="auto" w:fill="A6A6A6" w:themeFill="background1" w:themeFillShade="A6"/>
          </w:tcPr>
          <w:p w14:paraId="5FD0ABDC" w14:textId="77777777" w:rsidR="006A43D7" w:rsidRPr="007550CE" w:rsidRDefault="006A43D7" w:rsidP="000C0B93">
            <w:pPr>
              <w:pStyle w:val="Tabletext"/>
              <w:spacing w:before="120" w:after="120"/>
              <w:contextualSpacing/>
              <w:jc w:val="center"/>
              <w:rPr>
                <w:b/>
                <w:bCs/>
              </w:rPr>
            </w:pPr>
            <w:r w:rsidRPr="007550CE">
              <w:rPr>
                <w:b/>
                <w:bCs/>
              </w:rPr>
              <w:t>0.50</w:t>
            </w:r>
          </w:p>
        </w:tc>
        <w:tc>
          <w:tcPr>
            <w:tcW w:w="0" w:type="dxa"/>
            <w:tcBorders>
              <w:top w:val="single" w:sz="4" w:space="0" w:color="FFFFFF"/>
              <w:bottom w:val="single" w:sz="4" w:space="0" w:color="FFFFFF"/>
            </w:tcBorders>
            <w:shd w:val="clear" w:color="auto" w:fill="A6A6A6" w:themeFill="background1" w:themeFillShade="A6"/>
          </w:tcPr>
          <w:p w14:paraId="635E1027" w14:textId="77777777" w:rsidR="006A43D7" w:rsidRPr="007550CE" w:rsidRDefault="006A43D7" w:rsidP="000C0B93">
            <w:pPr>
              <w:pStyle w:val="Tabletext"/>
              <w:spacing w:before="120" w:after="120"/>
              <w:contextualSpacing/>
              <w:jc w:val="center"/>
              <w:rPr>
                <w:b/>
                <w:bCs/>
              </w:rPr>
            </w:pPr>
            <w:r w:rsidRPr="007550CE">
              <w:rPr>
                <w:b/>
                <w:bCs/>
              </w:rPr>
              <w:t>0.30</w:t>
            </w:r>
          </w:p>
        </w:tc>
        <w:tc>
          <w:tcPr>
            <w:tcW w:w="0" w:type="dxa"/>
            <w:tcBorders>
              <w:top w:val="single" w:sz="4" w:space="0" w:color="FFFFFF"/>
              <w:bottom w:val="single" w:sz="4" w:space="0" w:color="FFFFFF"/>
              <w:right w:val="single" w:sz="4" w:space="0" w:color="FFFFFF"/>
            </w:tcBorders>
            <w:shd w:val="clear" w:color="auto" w:fill="A6A6A6" w:themeFill="background1" w:themeFillShade="A6"/>
          </w:tcPr>
          <w:p w14:paraId="2A9EA453" w14:textId="77777777" w:rsidR="006A43D7" w:rsidRPr="007550CE" w:rsidRDefault="006A43D7" w:rsidP="000C0B93">
            <w:pPr>
              <w:pStyle w:val="Tabletext"/>
              <w:spacing w:before="120" w:after="120"/>
              <w:contextualSpacing/>
              <w:jc w:val="center"/>
              <w:rPr>
                <w:b/>
                <w:bCs/>
              </w:rPr>
            </w:pPr>
            <w:r w:rsidRPr="007550CE">
              <w:rPr>
                <w:b/>
                <w:bCs/>
              </w:rPr>
              <w:t>0.10</w:t>
            </w:r>
          </w:p>
        </w:tc>
        <w:tc>
          <w:tcPr>
            <w:tcW w:w="0" w:type="dxa"/>
            <w:tcBorders>
              <w:top w:val="single" w:sz="4" w:space="0" w:color="FFFFFF"/>
              <w:left w:val="single" w:sz="4" w:space="0" w:color="FFFFFF"/>
              <w:bottom w:val="single" w:sz="4" w:space="0" w:color="FFFFFF"/>
            </w:tcBorders>
            <w:shd w:val="clear" w:color="auto" w:fill="A6A6A6" w:themeFill="background1" w:themeFillShade="A6"/>
          </w:tcPr>
          <w:p w14:paraId="2312DD2B" w14:textId="77777777" w:rsidR="006A43D7" w:rsidRPr="007550CE" w:rsidRDefault="006A43D7" w:rsidP="000C0B93">
            <w:pPr>
              <w:pStyle w:val="Tabletext"/>
              <w:spacing w:before="120" w:after="120"/>
              <w:contextualSpacing/>
              <w:jc w:val="center"/>
              <w:rPr>
                <w:b/>
                <w:bCs/>
              </w:rPr>
            </w:pPr>
            <w:r w:rsidRPr="007550CE">
              <w:rPr>
                <w:b/>
                <w:bCs/>
              </w:rPr>
              <w:t>0.50</w:t>
            </w:r>
          </w:p>
        </w:tc>
        <w:tc>
          <w:tcPr>
            <w:tcW w:w="0" w:type="dxa"/>
            <w:tcBorders>
              <w:top w:val="single" w:sz="4" w:space="0" w:color="FFFFFF"/>
              <w:bottom w:val="single" w:sz="4" w:space="0" w:color="FFFFFF"/>
            </w:tcBorders>
            <w:shd w:val="clear" w:color="auto" w:fill="A6A6A6" w:themeFill="background1" w:themeFillShade="A6"/>
          </w:tcPr>
          <w:p w14:paraId="25BB8C5F" w14:textId="77777777" w:rsidR="006A43D7" w:rsidRPr="007550CE" w:rsidRDefault="006A43D7" w:rsidP="000C0B93">
            <w:pPr>
              <w:pStyle w:val="Tabletext"/>
              <w:spacing w:before="120" w:after="120"/>
              <w:contextualSpacing/>
              <w:jc w:val="center"/>
              <w:rPr>
                <w:b/>
                <w:bCs/>
              </w:rPr>
            </w:pPr>
            <w:r w:rsidRPr="007550CE">
              <w:rPr>
                <w:b/>
                <w:bCs/>
              </w:rPr>
              <w:t>0.30</w:t>
            </w:r>
          </w:p>
        </w:tc>
        <w:tc>
          <w:tcPr>
            <w:tcW w:w="0" w:type="dxa"/>
            <w:tcBorders>
              <w:top w:val="single" w:sz="4" w:space="0" w:color="FFFFFF"/>
              <w:bottom w:val="single" w:sz="4" w:space="0" w:color="FFFFFF"/>
            </w:tcBorders>
            <w:shd w:val="clear" w:color="auto" w:fill="A6A6A6" w:themeFill="background1" w:themeFillShade="A6"/>
          </w:tcPr>
          <w:p w14:paraId="2704D282" w14:textId="77777777" w:rsidR="006A43D7" w:rsidRPr="007550CE" w:rsidRDefault="006A43D7" w:rsidP="000C0B93">
            <w:pPr>
              <w:pStyle w:val="Tabletext"/>
              <w:spacing w:before="120" w:after="120"/>
              <w:contextualSpacing/>
              <w:jc w:val="center"/>
              <w:rPr>
                <w:b/>
                <w:bCs/>
              </w:rPr>
            </w:pPr>
            <w:r w:rsidRPr="007550CE">
              <w:rPr>
                <w:b/>
                <w:bCs/>
              </w:rPr>
              <w:t>0.10</w:t>
            </w:r>
          </w:p>
        </w:tc>
      </w:tr>
      <w:tr w:rsidR="006A43D7" w:rsidRPr="00AF3594" w14:paraId="6A4F3A7A" w14:textId="77777777" w:rsidTr="00006AC4">
        <w:trPr>
          <w:cnfStyle w:val="000000100000" w:firstRow="0" w:lastRow="0" w:firstColumn="0" w:lastColumn="0" w:oddVBand="0" w:evenVBand="0" w:oddHBand="1" w:evenHBand="0" w:firstRowFirstColumn="0" w:firstRowLastColumn="0" w:lastRowFirstColumn="0" w:lastRowLastColumn="0"/>
        </w:trPr>
        <w:tc>
          <w:tcPr>
            <w:tcW w:w="0" w:type="dxa"/>
            <w:tcBorders>
              <w:top w:val="single" w:sz="4" w:space="0" w:color="FFFFFF"/>
            </w:tcBorders>
          </w:tcPr>
          <w:p w14:paraId="1FE37C02" w14:textId="77777777" w:rsidR="006A43D7" w:rsidRPr="007550CE" w:rsidRDefault="006A43D7" w:rsidP="000C0B93">
            <w:pPr>
              <w:pStyle w:val="Tabletext"/>
              <w:spacing w:before="120" w:after="120"/>
              <w:contextualSpacing/>
              <w:rPr>
                <w:b/>
                <w:bCs/>
              </w:rPr>
            </w:pPr>
            <w:r w:rsidRPr="007550CE">
              <w:rPr>
                <w:b/>
                <w:bCs/>
              </w:rPr>
              <w:t>1,000</w:t>
            </w:r>
          </w:p>
        </w:tc>
        <w:tc>
          <w:tcPr>
            <w:tcW w:w="0" w:type="dxa"/>
            <w:tcBorders>
              <w:top w:val="single" w:sz="4" w:space="0" w:color="FFFFFF"/>
            </w:tcBorders>
          </w:tcPr>
          <w:p w14:paraId="7519212E" w14:textId="77777777" w:rsidR="006A43D7" w:rsidRPr="00AF3594" w:rsidRDefault="006A43D7" w:rsidP="000C0B93">
            <w:pPr>
              <w:pStyle w:val="Tabletext"/>
              <w:spacing w:before="120" w:after="120"/>
              <w:contextualSpacing/>
              <w:jc w:val="center"/>
            </w:pPr>
            <w:r w:rsidRPr="00AF3594">
              <w:t>0.75</w:t>
            </w:r>
          </w:p>
        </w:tc>
        <w:tc>
          <w:tcPr>
            <w:tcW w:w="0" w:type="dxa"/>
            <w:tcBorders>
              <w:top w:val="single" w:sz="4" w:space="0" w:color="FFFFFF"/>
            </w:tcBorders>
          </w:tcPr>
          <w:p w14:paraId="601AD459" w14:textId="77777777" w:rsidR="006A43D7" w:rsidRPr="00AF3594" w:rsidRDefault="006A43D7" w:rsidP="000C0B93">
            <w:pPr>
              <w:pStyle w:val="Tabletext"/>
              <w:spacing w:before="120" w:after="120"/>
              <w:contextualSpacing/>
              <w:jc w:val="center"/>
            </w:pPr>
            <w:r>
              <w:t>0.62</w:t>
            </w:r>
          </w:p>
        </w:tc>
        <w:tc>
          <w:tcPr>
            <w:tcW w:w="0" w:type="dxa"/>
            <w:tcBorders>
              <w:top w:val="single" w:sz="4" w:space="0" w:color="FFFFFF"/>
            </w:tcBorders>
          </w:tcPr>
          <w:p w14:paraId="0051573E" w14:textId="77777777" w:rsidR="006A43D7" w:rsidRPr="00AF3594" w:rsidRDefault="006A43D7" w:rsidP="000C0B93">
            <w:pPr>
              <w:pStyle w:val="Tabletext"/>
              <w:spacing w:before="120" w:after="120"/>
              <w:contextualSpacing/>
              <w:jc w:val="center"/>
            </w:pPr>
            <w:r>
              <w:t>0.25</w:t>
            </w:r>
          </w:p>
        </w:tc>
        <w:tc>
          <w:tcPr>
            <w:tcW w:w="0" w:type="dxa"/>
            <w:tcBorders>
              <w:top w:val="single" w:sz="4" w:space="0" w:color="FFFFFF"/>
            </w:tcBorders>
          </w:tcPr>
          <w:p w14:paraId="4B8C9122" w14:textId="77777777" w:rsidR="006A43D7" w:rsidRPr="00AF3594" w:rsidRDefault="006A43D7" w:rsidP="000C0B93">
            <w:pPr>
              <w:pStyle w:val="Tabletext"/>
              <w:spacing w:before="120" w:after="120"/>
              <w:contextualSpacing/>
              <w:jc w:val="center"/>
            </w:pPr>
            <w:r w:rsidRPr="00AF3594">
              <w:t>0.31</w:t>
            </w:r>
          </w:p>
        </w:tc>
        <w:tc>
          <w:tcPr>
            <w:tcW w:w="0" w:type="dxa"/>
            <w:tcBorders>
              <w:top w:val="single" w:sz="4" w:space="0" w:color="FFFFFF"/>
            </w:tcBorders>
          </w:tcPr>
          <w:p w14:paraId="6AA89440" w14:textId="77777777" w:rsidR="006A43D7" w:rsidRPr="00AF3594" w:rsidRDefault="006A43D7" w:rsidP="000C0B93">
            <w:pPr>
              <w:pStyle w:val="Tabletext"/>
              <w:spacing w:before="120" w:after="120"/>
              <w:contextualSpacing/>
              <w:jc w:val="center"/>
            </w:pPr>
            <w:r>
              <w:t>0.22</w:t>
            </w:r>
          </w:p>
        </w:tc>
        <w:tc>
          <w:tcPr>
            <w:tcW w:w="0" w:type="dxa"/>
            <w:tcBorders>
              <w:top w:val="single" w:sz="4" w:space="0" w:color="FFFFFF"/>
            </w:tcBorders>
          </w:tcPr>
          <w:p w14:paraId="604C4DBD" w14:textId="77777777" w:rsidR="006A43D7" w:rsidRPr="00AF3594" w:rsidRDefault="006A43D7" w:rsidP="000C0B93">
            <w:pPr>
              <w:pStyle w:val="Tabletext"/>
              <w:spacing w:before="120" w:after="120"/>
              <w:contextualSpacing/>
              <w:jc w:val="center"/>
            </w:pPr>
            <w:r>
              <w:t>0.08</w:t>
            </w:r>
          </w:p>
        </w:tc>
      </w:tr>
      <w:tr w:rsidR="006A43D7" w:rsidRPr="00AF3594" w14:paraId="773D7530" w14:textId="77777777" w:rsidTr="00006AC4">
        <w:tc>
          <w:tcPr>
            <w:tcW w:w="0" w:type="dxa"/>
          </w:tcPr>
          <w:p w14:paraId="7C834CF5" w14:textId="77777777" w:rsidR="006A43D7" w:rsidRPr="007550CE" w:rsidRDefault="006A43D7" w:rsidP="000C0B93">
            <w:pPr>
              <w:pStyle w:val="Tabletext"/>
              <w:spacing w:before="120" w:after="120"/>
              <w:contextualSpacing/>
              <w:rPr>
                <w:b/>
                <w:bCs/>
              </w:rPr>
            </w:pPr>
            <w:r w:rsidRPr="007550CE">
              <w:rPr>
                <w:b/>
                <w:bCs/>
              </w:rPr>
              <w:t>5,000</w:t>
            </w:r>
          </w:p>
        </w:tc>
        <w:tc>
          <w:tcPr>
            <w:tcW w:w="0" w:type="dxa"/>
          </w:tcPr>
          <w:p w14:paraId="542C4FC2" w14:textId="77777777" w:rsidR="006A43D7" w:rsidRPr="00AF3594" w:rsidRDefault="006A43D7" w:rsidP="000C0B93">
            <w:pPr>
              <w:pStyle w:val="Tabletext"/>
              <w:spacing w:before="120" w:after="120"/>
              <w:contextualSpacing/>
              <w:jc w:val="center"/>
            </w:pPr>
            <w:r w:rsidRPr="00AF3594">
              <w:t>1.00</w:t>
            </w:r>
          </w:p>
        </w:tc>
        <w:tc>
          <w:tcPr>
            <w:tcW w:w="0" w:type="dxa"/>
          </w:tcPr>
          <w:p w14:paraId="42FCAFF3" w14:textId="77777777" w:rsidR="006A43D7" w:rsidRPr="00AF3594" w:rsidRDefault="006A43D7" w:rsidP="000C0B93">
            <w:pPr>
              <w:pStyle w:val="Tabletext"/>
              <w:spacing w:before="120" w:after="120"/>
              <w:contextualSpacing/>
              <w:jc w:val="center"/>
            </w:pPr>
            <w:r>
              <w:t>1.00</w:t>
            </w:r>
          </w:p>
        </w:tc>
        <w:tc>
          <w:tcPr>
            <w:tcW w:w="0" w:type="dxa"/>
          </w:tcPr>
          <w:p w14:paraId="72F6DB62" w14:textId="77777777" w:rsidR="006A43D7" w:rsidRPr="00AF3594" w:rsidRDefault="006A43D7" w:rsidP="000C0B93">
            <w:pPr>
              <w:pStyle w:val="Tabletext"/>
              <w:spacing w:before="120" w:after="120"/>
              <w:contextualSpacing/>
              <w:jc w:val="center"/>
            </w:pPr>
            <w:r>
              <w:t>0.90</w:t>
            </w:r>
          </w:p>
        </w:tc>
        <w:tc>
          <w:tcPr>
            <w:tcW w:w="0" w:type="dxa"/>
          </w:tcPr>
          <w:p w14:paraId="034B4434" w14:textId="77777777" w:rsidR="006A43D7" w:rsidRPr="00AF3594" w:rsidRDefault="006A43D7" w:rsidP="000C0B93">
            <w:pPr>
              <w:pStyle w:val="Tabletext"/>
              <w:spacing w:before="120" w:after="120"/>
              <w:contextualSpacing/>
              <w:jc w:val="center"/>
            </w:pPr>
            <w:r w:rsidRPr="00AF3594">
              <w:t>0.90</w:t>
            </w:r>
          </w:p>
        </w:tc>
        <w:tc>
          <w:tcPr>
            <w:tcW w:w="0" w:type="dxa"/>
          </w:tcPr>
          <w:p w14:paraId="79842D45" w14:textId="77777777" w:rsidR="006A43D7" w:rsidRPr="00AF3594" w:rsidRDefault="006A43D7" w:rsidP="000C0B93">
            <w:pPr>
              <w:pStyle w:val="Tabletext"/>
              <w:spacing w:before="120" w:after="120"/>
              <w:contextualSpacing/>
              <w:jc w:val="center"/>
            </w:pPr>
            <w:r>
              <w:t>0.80</w:t>
            </w:r>
          </w:p>
        </w:tc>
        <w:tc>
          <w:tcPr>
            <w:tcW w:w="0" w:type="dxa"/>
          </w:tcPr>
          <w:p w14:paraId="5EC99A9D" w14:textId="77777777" w:rsidR="006A43D7" w:rsidRPr="00AF3594" w:rsidRDefault="006A43D7" w:rsidP="000C0B93">
            <w:pPr>
              <w:pStyle w:val="Tabletext"/>
              <w:spacing w:before="120" w:after="120"/>
              <w:contextualSpacing/>
              <w:jc w:val="center"/>
            </w:pPr>
            <w:r>
              <w:t>0.37</w:t>
            </w:r>
          </w:p>
        </w:tc>
      </w:tr>
      <w:tr w:rsidR="006A43D7" w:rsidRPr="00AF3594" w14:paraId="2F9C02B5" w14:textId="77777777" w:rsidTr="00006AC4">
        <w:trPr>
          <w:cnfStyle w:val="000000100000" w:firstRow="0" w:lastRow="0" w:firstColumn="0" w:lastColumn="0" w:oddVBand="0" w:evenVBand="0" w:oddHBand="1" w:evenHBand="0" w:firstRowFirstColumn="0" w:firstRowLastColumn="0" w:lastRowFirstColumn="0" w:lastRowLastColumn="0"/>
        </w:trPr>
        <w:tc>
          <w:tcPr>
            <w:tcW w:w="0" w:type="dxa"/>
          </w:tcPr>
          <w:p w14:paraId="0BC5B1D2" w14:textId="77777777" w:rsidR="006A43D7" w:rsidRPr="007550CE" w:rsidRDefault="006A43D7" w:rsidP="000C0B93">
            <w:pPr>
              <w:pStyle w:val="Tabletext"/>
              <w:spacing w:before="120" w:after="120"/>
              <w:contextualSpacing/>
              <w:rPr>
                <w:b/>
                <w:bCs/>
              </w:rPr>
            </w:pPr>
            <w:r w:rsidRPr="007550CE">
              <w:rPr>
                <w:b/>
                <w:bCs/>
              </w:rPr>
              <w:t>10,000</w:t>
            </w:r>
          </w:p>
        </w:tc>
        <w:tc>
          <w:tcPr>
            <w:tcW w:w="0" w:type="dxa"/>
          </w:tcPr>
          <w:p w14:paraId="3A4370AC" w14:textId="77777777" w:rsidR="006A43D7" w:rsidRPr="00AF3594" w:rsidRDefault="006A43D7" w:rsidP="000C0B93">
            <w:pPr>
              <w:pStyle w:val="Tabletext"/>
              <w:spacing w:before="120" w:after="120"/>
              <w:contextualSpacing/>
              <w:jc w:val="center"/>
            </w:pPr>
            <w:r w:rsidRPr="00AF3594">
              <w:t>1.00</w:t>
            </w:r>
          </w:p>
        </w:tc>
        <w:tc>
          <w:tcPr>
            <w:tcW w:w="0" w:type="dxa"/>
          </w:tcPr>
          <w:p w14:paraId="484656D8" w14:textId="77777777" w:rsidR="006A43D7" w:rsidRPr="00AF3594" w:rsidRDefault="006A43D7" w:rsidP="000C0B93">
            <w:pPr>
              <w:pStyle w:val="Tabletext"/>
              <w:spacing w:before="120" w:after="120"/>
              <w:contextualSpacing/>
              <w:jc w:val="center"/>
            </w:pPr>
            <w:r>
              <w:t>1.00</w:t>
            </w:r>
          </w:p>
        </w:tc>
        <w:tc>
          <w:tcPr>
            <w:tcW w:w="0" w:type="dxa"/>
          </w:tcPr>
          <w:p w14:paraId="4D7E6693" w14:textId="77777777" w:rsidR="006A43D7" w:rsidRPr="00AF3594" w:rsidRDefault="006A43D7" w:rsidP="000C0B93">
            <w:pPr>
              <w:pStyle w:val="Tabletext"/>
              <w:spacing w:before="120" w:after="120"/>
              <w:contextualSpacing/>
              <w:jc w:val="center"/>
            </w:pPr>
            <w:r>
              <w:t>1.00</w:t>
            </w:r>
          </w:p>
        </w:tc>
        <w:tc>
          <w:tcPr>
            <w:tcW w:w="0" w:type="dxa"/>
          </w:tcPr>
          <w:p w14:paraId="0531E189" w14:textId="77777777" w:rsidR="006A43D7" w:rsidRPr="00AF3594" w:rsidRDefault="006A43D7" w:rsidP="000C0B93">
            <w:pPr>
              <w:pStyle w:val="Tabletext"/>
              <w:spacing w:before="120" w:after="120"/>
              <w:contextualSpacing/>
              <w:jc w:val="center"/>
            </w:pPr>
            <w:r w:rsidRPr="00AF3594">
              <w:t>1.00</w:t>
            </w:r>
          </w:p>
        </w:tc>
        <w:tc>
          <w:tcPr>
            <w:tcW w:w="0" w:type="dxa"/>
          </w:tcPr>
          <w:p w14:paraId="65A5E6DC" w14:textId="77777777" w:rsidR="006A43D7" w:rsidRPr="00AF3594" w:rsidRDefault="006A43D7" w:rsidP="000C0B93">
            <w:pPr>
              <w:pStyle w:val="Tabletext"/>
              <w:spacing w:before="120" w:after="120"/>
              <w:contextualSpacing/>
              <w:jc w:val="center"/>
            </w:pPr>
            <w:r>
              <w:t>0.98</w:t>
            </w:r>
          </w:p>
        </w:tc>
        <w:tc>
          <w:tcPr>
            <w:tcW w:w="0" w:type="dxa"/>
          </w:tcPr>
          <w:p w14:paraId="28967890" w14:textId="77777777" w:rsidR="006A43D7" w:rsidRPr="00AF3594" w:rsidRDefault="006A43D7" w:rsidP="000C0B93">
            <w:pPr>
              <w:pStyle w:val="Tabletext"/>
              <w:spacing w:before="120" w:after="120"/>
              <w:contextualSpacing/>
              <w:jc w:val="center"/>
            </w:pPr>
            <w:r>
              <w:t>0.70</w:t>
            </w:r>
          </w:p>
        </w:tc>
      </w:tr>
    </w:tbl>
    <w:bookmarkEnd w:id="408"/>
    <w:p w14:paraId="71522586" w14:textId="77777777" w:rsidR="006A43D7" w:rsidRDefault="006A43D7" w:rsidP="000C0B93">
      <w:pPr>
        <w:pStyle w:val="Tabletext"/>
        <w:spacing w:before="120" w:after="120"/>
        <w:contextualSpacing/>
      </w:pPr>
      <w:r w:rsidRPr="00AF3594">
        <w:t>The results illustrate that we will have high power to detect a relative risk of 1.5 with a sample size of 10,000 even for relatively rare dichotomous baseline factors.</w:t>
      </w:r>
    </w:p>
    <w:p w14:paraId="09CF0B51" w14:textId="1D340565" w:rsidR="00153EA2" w:rsidRPr="007A7A2B" w:rsidRDefault="00153EA2" w:rsidP="000C0B93">
      <w:pPr>
        <w:pStyle w:val="Heading2"/>
        <w:contextualSpacing/>
      </w:pPr>
      <w:bookmarkStart w:id="409" w:name="_Toc484520924"/>
      <w:bookmarkStart w:id="410" w:name="_Toc208233995"/>
      <w:r w:rsidRPr="001B065C">
        <w:t>Statistical Analyses</w:t>
      </w:r>
      <w:bookmarkEnd w:id="409"/>
      <w:bookmarkEnd w:id="410"/>
    </w:p>
    <w:p w14:paraId="66F1E14A" w14:textId="5E867CE4" w:rsidR="00A836DF" w:rsidRDefault="00A836DF" w:rsidP="000C0B93">
      <w:pPr>
        <w:pStyle w:val="Heading3"/>
        <w:contextualSpacing/>
      </w:pPr>
      <w:bookmarkStart w:id="411" w:name="_Toc484520925"/>
      <w:bookmarkStart w:id="412" w:name="_Toc208233996"/>
      <w:r w:rsidRPr="00EF3855">
        <w:t>General Approach</w:t>
      </w:r>
      <w:bookmarkEnd w:id="411"/>
      <w:bookmarkEnd w:id="412"/>
    </w:p>
    <w:p w14:paraId="04D8E2A0" w14:textId="73FF40EA" w:rsidR="006A43D7" w:rsidRDefault="26855DAC" w:rsidP="003E6473">
      <w:pPr>
        <w:pStyle w:val="Normal2"/>
        <w:spacing w:before="120" w:after="120"/>
        <w:ind w:left="0"/>
        <w:contextualSpacing w:val="0"/>
        <w:rPr>
          <w:rFonts w:eastAsia="Calibri"/>
        </w:rPr>
      </w:pPr>
      <w:r w:rsidRPr="26855DAC">
        <w:rPr>
          <w:rFonts w:eastAsia="Calibri"/>
        </w:rPr>
        <w:t xml:space="preserve">The longitudinal assessment of questionnaires and specimen collections along with repeated assessment of </w:t>
      </w:r>
      <w:r w:rsidR="00A42FEA" w:rsidRPr="26855DAC">
        <w:rPr>
          <w:rFonts w:eastAsia="Calibri"/>
        </w:rPr>
        <w:t>E</w:t>
      </w:r>
      <w:r w:rsidR="00A42FEA">
        <w:rPr>
          <w:rFonts w:eastAsia="Calibri"/>
        </w:rPr>
        <w:t>H</w:t>
      </w:r>
      <w:r w:rsidR="00A42FEA" w:rsidRPr="26855DAC">
        <w:rPr>
          <w:rFonts w:eastAsia="Calibri"/>
        </w:rPr>
        <w:t>R</w:t>
      </w:r>
      <w:r w:rsidRPr="26855DAC">
        <w:rPr>
          <w:rFonts w:eastAsia="Calibri"/>
        </w:rPr>
        <w:t xml:space="preserve"> provide a unique resource for longitudinal data integration with the goal of improving our understanding of the progression to cancer and its precursors in healthy populations. </w:t>
      </w:r>
    </w:p>
    <w:p w14:paraId="7536C5E1" w14:textId="77777777" w:rsidR="006A43D7" w:rsidRPr="00DB078C" w:rsidRDefault="006A43D7" w:rsidP="003E6473">
      <w:pPr>
        <w:pStyle w:val="Normal2"/>
        <w:spacing w:before="120" w:after="120"/>
        <w:ind w:left="0"/>
        <w:contextualSpacing w:val="0"/>
        <w:rPr>
          <w:rFonts w:eastAsia="Calibri"/>
        </w:rPr>
      </w:pPr>
      <w:r w:rsidRPr="00AF3594">
        <w:rPr>
          <w:rFonts w:eastAsia="Calibri"/>
        </w:rPr>
        <w:t xml:space="preserve">This section describes standard analyses that can be used to analyze the primary endpoints of the cohort. It is important to note that as Connect for Cancer Prevention will be a research resource for the scientific community, data will be used to conduct a wide range of analyses by many investigators. Therefore, here we are just describing what we consider as standard methods to address the primary objectives, rather than an extensive description of all possible analyses. Depending on the scientific question, adjustments for multiple comparisons should be considered. Although this cohort will be a unique data source, novel risk factors and biological mechanisms </w:t>
      </w:r>
      <w:r w:rsidRPr="00DB078C">
        <w:rPr>
          <w:rFonts w:eastAsia="Calibri"/>
        </w:rPr>
        <w:t xml:space="preserve">should be confirmed in other cohorts whenever possible. </w:t>
      </w:r>
    </w:p>
    <w:p w14:paraId="7097AEAA" w14:textId="66A6FA8D" w:rsidR="00A836DF" w:rsidRPr="00006AC4" w:rsidRDefault="00A836DF" w:rsidP="000C0B93">
      <w:pPr>
        <w:pStyle w:val="Heading3"/>
        <w:contextualSpacing/>
      </w:pPr>
      <w:bookmarkStart w:id="413" w:name="_Ref477363318"/>
      <w:bookmarkStart w:id="414" w:name="_Toc484520926"/>
      <w:bookmarkStart w:id="415" w:name="_Toc208233997"/>
      <w:r w:rsidRPr="00006AC4">
        <w:t>Analysis of the Primary Endpoints</w:t>
      </w:r>
      <w:bookmarkEnd w:id="413"/>
      <w:bookmarkEnd w:id="414"/>
      <w:bookmarkEnd w:id="415"/>
    </w:p>
    <w:p w14:paraId="74C4DD94" w14:textId="77777777" w:rsidR="00DB078C" w:rsidRDefault="00DB078C" w:rsidP="000C0B93">
      <w:pPr>
        <w:pStyle w:val="Normal2"/>
        <w:spacing w:before="120" w:after="120"/>
        <w:ind w:left="0"/>
        <w:rPr>
          <w:rFonts w:eastAsia="Calibri"/>
        </w:rPr>
      </w:pPr>
      <w:r w:rsidRPr="4B6D24D6">
        <w:rPr>
          <w:rFonts w:eastAsia="Calibri"/>
        </w:rPr>
        <w:t xml:space="preserve">Statistical models for prospective data such as Cox proportional hazards models will be used to estimate the hazard ratios for the relationship between of baseline variables and changes in exposure/biomarkers over time on cancer incidence, as well as on the incidence of important cancer precursors. Standard longitudinal data analytic techniques will be used to examine mean changes in time-dependent variables across time. For instance, linear mixed models will be used to estimate changes in continuous biomarkers across time and to characterize the heterogeneity </w:t>
      </w:r>
      <w:r w:rsidRPr="4B6D24D6">
        <w:rPr>
          <w:rFonts w:eastAsia="Calibri"/>
        </w:rPr>
        <w:lastRenderedPageBreak/>
        <w:t xml:space="preserve">in these changes across participants and generalized estimating equations and generalized linear mixed models will be used to estimate and test for changes in discrete variables across time.  </w:t>
      </w:r>
    </w:p>
    <w:p w14:paraId="3F756F07" w14:textId="77777777" w:rsidR="00DB078C" w:rsidRPr="00AF3594" w:rsidRDefault="00DB078C" w:rsidP="003E6473">
      <w:pPr>
        <w:pStyle w:val="Normal2"/>
        <w:ind w:left="0"/>
        <w:rPr>
          <w:rFonts w:eastAsia="Calibri"/>
        </w:rPr>
      </w:pPr>
      <w:r w:rsidRPr="00AF3594">
        <w:rPr>
          <w:rFonts w:eastAsia="Calibri"/>
        </w:rPr>
        <w:t>In addition to applying the standard statistical methodologies described above, integrating complex high-dimensional data and studying the longitudinal dynamics of exposures and biomarkers on the incidence of cancer and its precursors will involve the development of novel analytic strategies. Examples include:</w:t>
      </w:r>
    </w:p>
    <w:p w14:paraId="1731278D" w14:textId="4C5F78E1" w:rsidR="00DB078C" w:rsidRPr="00AF3594" w:rsidRDefault="00DB078C" w:rsidP="003E6473">
      <w:pPr>
        <w:pStyle w:val="Bulletpoints"/>
        <w:ind w:left="360"/>
        <w:contextualSpacing/>
      </w:pPr>
      <w:r w:rsidRPr="00AF3594">
        <w:t>Joint modeling strategies between longitudinal and time-to-event data can be used to study the relationship between changes in biomarker and life-style variables and cancer incidence</w:t>
      </w:r>
      <w:r w:rsidR="009B1B6C">
        <w:t xml:space="preserve"> (</w:t>
      </w:r>
      <w:r w:rsidR="00D41CB8">
        <w:t>7</w:t>
      </w:r>
      <w:r w:rsidR="009B1B6C">
        <w:t>)</w:t>
      </w:r>
      <w:r w:rsidRPr="00AF3594">
        <w:t xml:space="preserve">. Specifically, these models can be used to examine the association between longitudinal variables and cancer </w:t>
      </w:r>
      <w:r w:rsidR="0053282A">
        <w:t>endpoints</w:t>
      </w:r>
      <w:r w:rsidR="0053282A" w:rsidRPr="00AF3594">
        <w:t xml:space="preserve"> </w:t>
      </w:r>
      <w:r w:rsidRPr="00AF3594">
        <w:t>(i.e., time-to-event) and to develop dynamic risk predictors that provide updated assessments of cancer risk with increasing amounts of longitudinal data. Longitudinal patterns will be characterized using mixed models with polynomial or cubic splines to represent biomarker dynamics over time. Joint models are an appealing approach since they can measure the association between the trajectory of a time-dependent variable and the risk of an event at any given time.</w:t>
      </w:r>
    </w:p>
    <w:p w14:paraId="53C7150D" w14:textId="77777777" w:rsidR="00DB078C" w:rsidRPr="00AF3594" w:rsidRDefault="00DB078C" w:rsidP="000C0B93">
      <w:pPr>
        <w:pStyle w:val="Bulletpoints"/>
        <w:spacing w:before="120" w:after="120"/>
        <w:ind w:left="360"/>
        <w:contextualSpacing/>
      </w:pPr>
      <w:r w:rsidRPr="00AF3594">
        <w:t>Methodological approaches for joint models that allow for multiple variables of different types (gaussian, binary, and ordinal variables) will be developed.</w:t>
      </w:r>
    </w:p>
    <w:p w14:paraId="177F82D8" w14:textId="77777777" w:rsidR="00DB078C" w:rsidRPr="00AF3594" w:rsidRDefault="00DB078C" w:rsidP="000C0B93">
      <w:pPr>
        <w:pStyle w:val="Bulletpoints"/>
        <w:spacing w:before="120" w:after="120"/>
        <w:ind w:left="360"/>
        <w:contextualSpacing/>
      </w:pPr>
      <w:r w:rsidRPr="00AF3594">
        <w:t>Transition model approaches will be used to study the effect of biomarkers on the cancer disease process (e.g. dynamics from a precursor to cancer).</w:t>
      </w:r>
    </w:p>
    <w:p w14:paraId="11CB5A42" w14:textId="77777777" w:rsidR="00DB078C" w:rsidRPr="00AF3594" w:rsidRDefault="00DB078C" w:rsidP="000C0B93">
      <w:pPr>
        <w:pStyle w:val="Bulletpoints"/>
        <w:spacing w:before="120" w:after="120"/>
        <w:ind w:left="360"/>
        <w:contextualSpacing/>
      </w:pPr>
      <w:r w:rsidRPr="00AF3594">
        <w:t xml:space="preserve">Machine learning techniques will be applied and developed for using multi-dimensional irregularly observed longitudinal measurements for risk prediction and early detection. </w:t>
      </w:r>
    </w:p>
    <w:p w14:paraId="41525BE3" w14:textId="77777777" w:rsidR="00DB078C" w:rsidRPr="00AF3594" w:rsidRDefault="00DB078C" w:rsidP="000C0B93">
      <w:pPr>
        <w:pStyle w:val="Bulletpoints"/>
        <w:spacing w:before="120" w:after="120"/>
        <w:ind w:left="360"/>
        <w:contextualSpacing/>
      </w:pPr>
      <w:r w:rsidRPr="00AF3594">
        <w:t>Latent variable modeling approaches will be developed for integration longitudinal data from various sources (e.g., biomarkers, questionnaires, and EHR).</w:t>
      </w:r>
    </w:p>
    <w:p w14:paraId="0F9BD900" w14:textId="6116D4AE" w:rsidR="00DB078C" w:rsidRPr="00AF3594" w:rsidRDefault="00DB078C" w:rsidP="000C0B93">
      <w:pPr>
        <w:pStyle w:val="Bulletpoints"/>
        <w:spacing w:before="120" w:after="120"/>
        <w:ind w:left="360"/>
        <w:contextualSpacing/>
      </w:pPr>
      <w:r w:rsidRPr="00AF3594">
        <w:t xml:space="preserve">Intensively collected longitudinal data collected from wearable devices will be analyzed with a two-stage approach where time-series models will be fit on a subject-specific basis, followed by relating summarizes of these models to disease </w:t>
      </w:r>
      <w:r w:rsidR="0053282A">
        <w:t>endpoints</w:t>
      </w:r>
      <w:r w:rsidRPr="00AF3594">
        <w:t>.</w:t>
      </w:r>
    </w:p>
    <w:p w14:paraId="68E09E0E" w14:textId="77777777" w:rsidR="00DB078C" w:rsidRPr="00AF3594" w:rsidRDefault="00DB078C" w:rsidP="000C0B93">
      <w:pPr>
        <w:pStyle w:val="Bulletpoints"/>
        <w:spacing w:before="120" w:after="120"/>
        <w:ind w:left="360"/>
        <w:contextualSpacing/>
      </w:pPr>
      <w:r w:rsidRPr="00AF3594">
        <w:t xml:space="preserve">The development and validation of risk prediction models to estimate the absolute risk of developing cancer over a specified time period will integrate information on known and novel exposures and biomarkers using methodologies, such as the Individualized Coherent Absolute Risk Estimators (iCARE). </w:t>
      </w:r>
    </w:p>
    <w:p w14:paraId="0C1C5CC0" w14:textId="77777777" w:rsidR="00DB078C" w:rsidRPr="007F3D34" w:rsidRDefault="00DB078C" w:rsidP="000C0B93">
      <w:pPr>
        <w:pStyle w:val="Bulletpoints"/>
        <w:spacing w:before="120" w:after="120"/>
        <w:ind w:left="360"/>
        <w:contextualSpacing/>
      </w:pPr>
      <w:r w:rsidRPr="00AF3594">
        <w:t xml:space="preserve">The development of novel biomarkers for early detection will be examined through algorithms that incorporate change-point methodology in the longitudinal process, such as </w:t>
      </w:r>
      <w:r w:rsidRPr="007F3D34">
        <w:t>methods similar to the Risk of Ovarian Cancer Algorithm (ROCA).</w:t>
      </w:r>
    </w:p>
    <w:p w14:paraId="21B46359" w14:textId="183AEDCD" w:rsidR="00A836DF" w:rsidRPr="00006AC4" w:rsidRDefault="00A836DF" w:rsidP="000C0B93">
      <w:pPr>
        <w:pStyle w:val="Heading3"/>
        <w:contextualSpacing/>
      </w:pPr>
      <w:bookmarkStart w:id="416" w:name="_Toc484520927"/>
      <w:bookmarkStart w:id="417" w:name="_Ref11143684"/>
      <w:bookmarkStart w:id="418" w:name="_Toc208233998"/>
      <w:r w:rsidRPr="00006AC4">
        <w:t>Analysis of the Secondary Endpoint(s)</w:t>
      </w:r>
      <w:bookmarkEnd w:id="416"/>
      <w:bookmarkEnd w:id="417"/>
      <w:bookmarkEnd w:id="418"/>
    </w:p>
    <w:p w14:paraId="2381D54A" w14:textId="3A3CCFC5" w:rsidR="00A836DF" w:rsidRPr="00006AC4" w:rsidRDefault="00942BF4" w:rsidP="000C0B93">
      <w:pPr>
        <w:contextualSpacing/>
        <w:rPr>
          <w:iCs/>
          <w:szCs w:val="24"/>
        </w:rPr>
      </w:pPr>
      <w:r w:rsidRPr="00006AC4">
        <w:rPr>
          <w:iCs/>
          <w:szCs w:val="24"/>
        </w:rPr>
        <w:t xml:space="preserve">A variety of statistical approaches such as those outlined above will be employed to </w:t>
      </w:r>
      <w:r w:rsidR="007F3D34" w:rsidRPr="00006AC4">
        <w:rPr>
          <w:iCs/>
          <w:szCs w:val="24"/>
        </w:rPr>
        <w:t>utilize the data resources for general research purposes.</w:t>
      </w:r>
    </w:p>
    <w:p w14:paraId="38AD8C32" w14:textId="4567160A" w:rsidR="00A836DF" w:rsidRPr="00006AC4" w:rsidRDefault="00984A92" w:rsidP="000C0B93">
      <w:pPr>
        <w:pStyle w:val="Heading3"/>
        <w:contextualSpacing/>
      </w:pPr>
      <w:bookmarkStart w:id="419" w:name="_Toc484520929"/>
      <w:bookmarkStart w:id="420" w:name="_Toc208233999"/>
      <w:r w:rsidRPr="00006AC4">
        <w:t>Baseline Descriptive Statistics</w:t>
      </w:r>
      <w:bookmarkEnd w:id="419"/>
      <w:bookmarkEnd w:id="420"/>
    </w:p>
    <w:p w14:paraId="0B311B43" w14:textId="43E9F9F7" w:rsidR="00984A92" w:rsidRPr="00006AC4" w:rsidRDefault="00BC060B" w:rsidP="000C0B93">
      <w:pPr>
        <w:contextualSpacing/>
        <w:rPr>
          <w:iCs/>
          <w:szCs w:val="24"/>
        </w:rPr>
      </w:pPr>
      <w:r w:rsidRPr="00006AC4">
        <w:rPr>
          <w:iCs/>
          <w:szCs w:val="24"/>
        </w:rPr>
        <w:t xml:space="preserve">Univariate and bivariate distributions will provide important insight into </w:t>
      </w:r>
      <w:r w:rsidR="006F7477" w:rsidRPr="00006AC4">
        <w:rPr>
          <w:iCs/>
          <w:szCs w:val="24"/>
        </w:rPr>
        <w:t>recruitment activities and later into the behavior of the data.</w:t>
      </w:r>
    </w:p>
    <w:p w14:paraId="646691AA" w14:textId="02276202" w:rsidR="00984A92" w:rsidRPr="00006AC4" w:rsidRDefault="001B065C" w:rsidP="000C0B93">
      <w:pPr>
        <w:pStyle w:val="Heading3"/>
        <w:contextualSpacing/>
      </w:pPr>
      <w:bookmarkStart w:id="421" w:name="_Toc484520931"/>
      <w:bookmarkStart w:id="422" w:name="_Ref11145709"/>
      <w:bookmarkStart w:id="423" w:name="_Toc208234000"/>
      <w:r w:rsidRPr="00006AC4">
        <w:t>Sub</w:t>
      </w:r>
      <w:r w:rsidR="00A224D0">
        <w:t>g</w:t>
      </w:r>
      <w:r w:rsidRPr="00006AC4">
        <w:t>roup Analyses</w:t>
      </w:r>
      <w:bookmarkEnd w:id="421"/>
      <w:bookmarkEnd w:id="422"/>
      <w:bookmarkEnd w:id="423"/>
    </w:p>
    <w:p w14:paraId="714F0C58" w14:textId="503F6DEF" w:rsidR="00FA7129" w:rsidRPr="00ED3E8D" w:rsidRDefault="55E84572" w:rsidP="000C0B93">
      <w:pPr>
        <w:pStyle w:val="Normal2"/>
        <w:spacing w:before="120" w:after="120"/>
        <w:ind w:left="0"/>
        <w:rPr>
          <w:rFonts w:eastAsia="Calibri"/>
        </w:rPr>
      </w:pPr>
      <w:r w:rsidRPr="55E84572">
        <w:rPr>
          <w:rFonts w:eastAsia="Calibri"/>
        </w:rPr>
        <w:t xml:space="preserve">The distributions of baseline data will be summarized estimating the distribution of age, race/ethnicity, and sex by site. We will also evaluate associations between baseline variables </w:t>
      </w:r>
      <w:r w:rsidRPr="55E84572">
        <w:rPr>
          <w:rFonts w:eastAsia="Calibri"/>
        </w:rPr>
        <w:lastRenderedPageBreak/>
        <w:t xml:space="preserve">using correlations and relative risk estimates. Longitudinal data will be explored using spaghetti plots where subject-specific trajectories are overlaid on a single plot. </w:t>
      </w:r>
    </w:p>
    <w:p w14:paraId="7A1230D1" w14:textId="7E56A9ED" w:rsidR="001B065C" w:rsidRPr="00006AC4" w:rsidRDefault="001B065C" w:rsidP="000C0B93">
      <w:pPr>
        <w:pStyle w:val="Heading3"/>
        <w:contextualSpacing/>
      </w:pPr>
      <w:bookmarkStart w:id="424" w:name="_Toc484520932"/>
      <w:bookmarkStart w:id="425" w:name="_Toc208234001"/>
      <w:r w:rsidRPr="00006AC4">
        <w:t xml:space="preserve">Tabulation of </w:t>
      </w:r>
      <w:r w:rsidR="00ED3E8D" w:rsidRPr="00006AC4">
        <w:t xml:space="preserve">Individual </w:t>
      </w:r>
      <w:r w:rsidRPr="00006AC4">
        <w:t>Participant Data</w:t>
      </w:r>
      <w:bookmarkEnd w:id="424"/>
      <w:bookmarkEnd w:id="425"/>
    </w:p>
    <w:p w14:paraId="26E7B9D0" w14:textId="3A94545D" w:rsidR="00A836DF" w:rsidRPr="00006AC4" w:rsidRDefault="00ED3E8D" w:rsidP="000C0B93">
      <w:pPr>
        <w:contextualSpacing/>
        <w:rPr>
          <w:iCs/>
          <w:szCs w:val="24"/>
        </w:rPr>
      </w:pPr>
      <w:r w:rsidRPr="00006AC4">
        <w:rPr>
          <w:rFonts w:eastAsia="MS Mincho"/>
          <w:iCs/>
          <w:szCs w:val="24"/>
        </w:rPr>
        <w:t>Tabulation of individual participant data will not be used for hypothesis testing.</w:t>
      </w:r>
    </w:p>
    <w:p w14:paraId="22D02C04" w14:textId="2363134A" w:rsidR="00A836DF" w:rsidRPr="00006AC4" w:rsidRDefault="001B065C" w:rsidP="000C0B93">
      <w:pPr>
        <w:pStyle w:val="Heading3"/>
        <w:contextualSpacing/>
      </w:pPr>
      <w:bookmarkStart w:id="426" w:name="_Toc484520933"/>
      <w:bookmarkStart w:id="427" w:name="_Ref11143749"/>
      <w:bookmarkStart w:id="428" w:name="_Toc208234002"/>
      <w:r w:rsidRPr="00006AC4">
        <w:t>Exploratory Analyses</w:t>
      </w:r>
      <w:bookmarkEnd w:id="426"/>
      <w:bookmarkEnd w:id="427"/>
      <w:bookmarkEnd w:id="428"/>
    </w:p>
    <w:p w14:paraId="27356BEC" w14:textId="64A545A7" w:rsidR="001B065C" w:rsidRPr="00006AC4" w:rsidRDefault="00126AA6" w:rsidP="000C0B93">
      <w:pPr>
        <w:contextualSpacing/>
        <w:rPr>
          <w:iCs/>
          <w:szCs w:val="24"/>
        </w:rPr>
      </w:pPr>
      <w:r w:rsidRPr="00006AC4">
        <w:rPr>
          <w:iCs/>
          <w:szCs w:val="24"/>
        </w:rPr>
        <w:t xml:space="preserve">Not applicable to this </w:t>
      </w:r>
      <w:r w:rsidR="003D32C5" w:rsidRPr="00006AC4">
        <w:rPr>
          <w:iCs/>
          <w:szCs w:val="24"/>
        </w:rPr>
        <w:t>repository of data and biospecimens</w:t>
      </w:r>
    </w:p>
    <w:p w14:paraId="2167DADF" w14:textId="06DBE39D" w:rsidR="00FB0312" w:rsidRPr="003F0267" w:rsidRDefault="00FD20C0" w:rsidP="000C0B93">
      <w:pPr>
        <w:pStyle w:val="Heading1"/>
        <w:contextualSpacing/>
      </w:pPr>
      <w:bookmarkStart w:id="429" w:name="_Ref33009828"/>
      <w:bookmarkStart w:id="430" w:name="_Toc208234003"/>
      <w:bookmarkStart w:id="431" w:name="_Toc281240141"/>
      <w:bookmarkStart w:id="432" w:name="_Toc281240383"/>
      <w:bookmarkStart w:id="433" w:name="_Toc288125130"/>
      <w:bookmarkStart w:id="434" w:name="_Toc484520934"/>
      <w:r w:rsidRPr="003F0267">
        <w:t>REGULATORY AND</w:t>
      </w:r>
      <w:r w:rsidR="00563B36" w:rsidRPr="003F0267">
        <w:t xml:space="preserve"> OPERATIONAL CONSIDERATIONS</w:t>
      </w:r>
      <w:bookmarkEnd w:id="429"/>
      <w:bookmarkEnd w:id="430"/>
    </w:p>
    <w:p w14:paraId="7B3E80FF" w14:textId="24C49D8C" w:rsidR="00F3778B" w:rsidRPr="003F0267" w:rsidRDefault="00F3778B" w:rsidP="000C0B93">
      <w:pPr>
        <w:pStyle w:val="Heading2"/>
        <w:contextualSpacing/>
      </w:pPr>
      <w:bookmarkStart w:id="435" w:name="_Informed_Consent_Process"/>
      <w:bookmarkStart w:id="436" w:name="_Toc208234004"/>
      <w:bookmarkEnd w:id="435"/>
      <w:r w:rsidRPr="003F0267">
        <w:t>Informed Consent Process</w:t>
      </w:r>
      <w:bookmarkEnd w:id="436"/>
    </w:p>
    <w:p w14:paraId="365F8A9C" w14:textId="2BC5DA7D" w:rsidR="00F3778B" w:rsidRPr="003F0267" w:rsidRDefault="00F3778B" w:rsidP="000C0B93">
      <w:pPr>
        <w:pStyle w:val="Heading3"/>
        <w:contextualSpacing/>
      </w:pPr>
      <w:bookmarkStart w:id="437" w:name="_Consent/Assent_Procedures_and"/>
      <w:bookmarkStart w:id="438" w:name="_Toc208234005"/>
      <w:bookmarkEnd w:id="437"/>
      <w:r w:rsidRPr="003F0267">
        <w:t>Consent</w:t>
      </w:r>
      <w:r w:rsidR="009009B0" w:rsidRPr="003F0267">
        <w:t>/Assent</w:t>
      </w:r>
      <w:r w:rsidRPr="003F0267">
        <w:t xml:space="preserve"> Procedures and Documentation</w:t>
      </w:r>
      <w:bookmarkEnd w:id="438"/>
    </w:p>
    <w:p w14:paraId="06F6D4A7" w14:textId="68AEE992" w:rsidR="009A72C4" w:rsidRDefault="36A2C74E" w:rsidP="000C0B93">
      <w:pPr>
        <w:pStyle w:val="Normal2"/>
        <w:numPr>
          <w:ilvl w:val="0"/>
          <w:numId w:val="89"/>
        </w:numPr>
        <w:spacing w:before="120" w:after="120"/>
      </w:pPr>
      <w:r w:rsidRPr="36A2C74E">
        <w:rPr>
          <w:b/>
          <w:bCs/>
        </w:rPr>
        <w:t>Summary of process</w:t>
      </w:r>
      <w:r>
        <w:t xml:space="preserve">. </w:t>
      </w:r>
      <w:r w:rsidRPr="36A2C74E">
        <w:rPr>
          <w:color w:val="000000" w:themeColor="text1"/>
        </w:rPr>
        <w:t xml:space="preserve">Individuals wishing to participate in Connect for Cancer Prevention will be asked to provide a single universal consent electronically for all study activities. </w:t>
      </w:r>
      <w:r>
        <w:t>Consent procedures will occur in the secure participant application. Individuals can complete the consent process in a location and time frame of their choosing. They will be able to exit the consent and return at a later time to consent or decline participation. Individuals can consult with family, friends, medical providers or others as needed prior to providing consent. Information about the study will be presented in an electronic educational module first (</w:t>
      </w:r>
      <w:r w:rsidRPr="36A2C74E">
        <w:rPr>
          <w:rStyle w:val="Hyperlink"/>
        </w:rPr>
        <w:t>to be provided in a subsequent amendment</w:t>
      </w:r>
      <w:r>
        <w:t xml:space="preserve">) as well as the consent document (see </w:t>
      </w:r>
      <w:r w:rsidRPr="36A2C74E">
        <w:rPr>
          <w:rStyle w:val="Hyperlink"/>
        </w:rPr>
        <w:t>Section 12 Attachments</w:t>
      </w:r>
      <w:r>
        <w:t xml:space="preserve">). </w:t>
      </w:r>
    </w:p>
    <w:p w14:paraId="1A76B884" w14:textId="573A3056" w:rsidR="00146344" w:rsidRDefault="07828A4D" w:rsidP="46682B72">
      <w:pPr>
        <w:pStyle w:val="Normal2"/>
        <w:numPr>
          <w:ilvl w:val="0"/>
          <w:numId w:val="89"/>
        </w:numPr>
        <w:spacing w:before="120" w:after="120"/>
      </w:pPr>
      <w:r w:rsidRPr="07828A4D">
        <w:rPr>
          <w:b/>
          <w:bCs/>
        </w:rPr>
        <w:t>Request waiver of consent documentation</w:t>
      </w:r>
      <w:r w:rsidRPr="07828A4D">
        <w:t xml:space="preserve">. The main contact with study participants, including invitation to enroll, is indirect, mainly through the electronic participant application. The reliance on the participant application is to facilitate long-term communication with this large number of study participants. Obtaining an ink signature prior to the initiation of study activities (such as the electronic questionnaires) would be impractical. </w:t>
      </w:r>
    </w:p>
    <w:p w14:paraId="39068363" w14:textId="5534629A" w:rsidR="00146344" w:rsidRDefault="60282880" w:rsidP="36A2C74E">
      <w:pPr>
        <w:pStyle w:val="Normal2"/>
        <w:numPr>
          <w:ilvl w:val="1"/>
          <w:numId w:val="89"/>
        </w:numPr>
        <w:spacing w:before="120" w:after="120"/>
      </w:pPr>
      <w:r w:rsidRPr="60282880">
        <w:t xml:space="preserve">Research described in this study is no greater than minimal risk </w:t>
      </w:r>
      <w:r w:rsidRPr="60282880">
        <w:rPr>
          <w:color w:val="000000" w:themeColor="text1"/>
        </w:rPr>
        <w:t xml:space="preserve">and involves procedures for which written consent is normally </w:t>
      </w:r>
      <w:r w:rsidRPr="60282880">
        <w:rPr>
          <w:color w:val="000000" w:themeColor="text1"/>
          <w:u w:val="single"/>
        </w:rPr>
        <w:t>not</w:t>
      </w:r>
      <w:r w:rsidRPr="60282880">
        <w:rPr>
          <w:color w:val="000000" w:themeColor="text1"/>
        </w:rPr>
        <w:t xml:space="preserve"> required outside the research context. Research from this study is also expected to only offer </w:t>
      </w:r>
      <w:r w:rsidRPr="60282880">
        <w:t>indirect benefit to participants and participation is voluntary. The waiver will not affect the rights and welfare of the subjects.</w:t>
      </w:r>
    </w:p>
    <w:p w14:paraId="336785F3" w14:textId="4DB7EDFE" w:rsidR="00C23827" w:rsidRDefault="36A2C74E" w:rsidP="000C0B93">
      <w:pPr>
        <w:pStyle w:val="Normal2"/>
        <w:numPr>
          <w:ilvl w:val="0"/>
          <w:numId w:val="89"/>
        </w:numPr>
        <w:spacing w:before="120" w:after="120"/>
      </w:pPr>
      <w:r w:rsidRPr="36A2C74E">
        <w:rPr>
          <w:b/>
          <w:bCs/>
        </w:rPr>
        <w:t>Addressing participant questions</w:t>
      </w:r>
      <w:r>
        <w:t>. Beyond the educational module (to be detailed in a subsequent IRB amendment) and consent document, additional information about the study will be found on the study’s websites. If the potential participant has trouble understanding the consent information, trained study support staff at the IHCS or central study support staff via the Connect for Cancer Prevention Help Desk may answer questions to achieve informed consent, per 45 Code of Federal Regulations (CFR) §46.116 (a). Contact information for study support will be visible throughout the process in case the participant has any questions. This approach helps to ensure consistency between enrolling centers as well as ensuring that an individual’s decisional autonomy is respected.</w:t>
      </w:r>
    </w:p>
    <w:p w14:paraId="76A66D8B" w14:textId="21B7D802" w:rsidR="00C40EBB" w:rsidRDefault="00335183" w:rsidP="003E6473">
      <w:pPr>
        <w:pStyle w:val="Normal2"/>
        <w:numPr>
          <w:ilvl w:val="0"/>
          <w:numId w:val="89"/>
        </w:numPr>
      </w:pPr>
      <w:r w:rsidRPr="00006AC4">
        <w:rPr>
          <w:b/>
          <w:bCs/>
        </w:rPr>
        <w:t>Consent pro</w:t>
      </w:r>
      <w:r w:rsidR="00B04F13" w:rsidRPr="00006AC4">
        <w:rPr>
          <w:b/>
          <w:bCs/>
        </w:rPr>
        <w:t>cedure</w:t>
      </w:r>
      <w:r w:rsidR="00B04F13">
        <w:t xml:space="preserve">. </w:t>
      </w:r>
      <w:r w:rsidR="00C2161D">
        <w:t>The materials presented will be consistent across the IHCS sites but may be customized based on an individual’s geographic location, enrollment method, or IHCS affiliation.</w:t>
      </w:r>
    </w:p>
    <w:p w14:paraId="3A60CF7B" w14:textId="0D687061" w:rsidR="007E00C6" w:rsidRPr="00B04F13" w:rsidRDefault="0032120E" w:rsidP="003E6473">
      <w:pPr>
        <w:pStyle w:val="ListParagraph"/>
        <w:numPr>
          <w:ilvl w:val="0"/>
          <w:numId w:val="92"/>
        </w:numPr>
        <w:ind w:left="1166"/>
      </w:pPr>
      <w:r w:rsidRPr="00B04F13">
        <w:lastRenderedPageBreak/>
        <w:t xml:space="preserve">Prior to consent, </w:t>
      </w:r>
      <w:r w:rsidR="00297412" w:rsidRPr="00006AC4">
        <w:t>interested</w:t>
      </w:r>
      <w:r w:rsidRPr="00B04F13">
        <w:t xml:space="preserve"> individuals will </w:t>
      </w:r>
      <w:r w:rsidR="00242813" w:rsidRPr="00B04F13">
        <w:t xml:space="preserve">create a </w:t>
      </w:r>
      <w:r w:rsidR="00F40C37" w:rsidRPr="00006AC4">
        <w:t>secure account (i.e., log in)</w:t>
      </w:r>
      <w:r w:rsidR="00C13933" w:rsidRPr="00006AC4">
        <w:t xml:space="preserve"> on the study website</w:t>
      </w:r>
      <w:r w:rsidR="00242813" w:rsidRPr="00B04F13">
        <w:t xml:space="preserve"> using </w:t>
      </w:r>
      <w:r w:rsidR="00062B98" w:rsidRPr="00B04F13">
        <w:t xml:space="preserve">an email address or cellular phone number. </w:t>
      </w:r>
      <w:r w:rsidR="00C13933" w:rsidRPr="00B04F13">
        <w:t xml:space="preserve">After authenticating the </w:t>
      </w:r>
      <w:r w:rsidR="00826331" w:rsidRPr="00B04F13">
        <w:t>email address or cellular phone number, the individuals will be directed to the consent process.</w:t>
      </w:r>
    </w:p>
    <w:p w14:paraId="28B6BF94" w14:textId="7B778792" w:rsidR="00474C3F" w:rsidRPr="00006AC4" w:rsidRDefault="26855DAC" w:rsidP="003E6473">
      <w:pPr>
        <w:pStyle w:val="Normal2"/>
        <w:numPr>
          <w:ilvl w:val="0"/>
          <w:numId w:val="92"/>
        </w:numPr>
        <w:ind w:left="1166"/>
      </w:pPr>
      <w:r w:rsidRPr="26855DAC">
        <w:rPr>
          <w:color w:val="000000" w:themeColor="text1"/>
        </w:rPr>
        <w:t xml:space="preserve">To facilitate participant understanding, </w:t>
      </w:r>
      <w:r w:rsidR="003F7772">
        <w:rPr>
          <w:color w:val="000000" w:themeColor="text1"/>
        </w:rPr>
        <w:t xml:space="preserve">we plan to provide </w:t>
      </w:r>
      <w:r w:rsidRPr="26855DAC">
        <w:rPr>
          <w:color w:val="000000" w:themeColor="text1"/>
        </w:rPr>
        <w:t>a web-based educational module that highlights the key aspects of the study activities and procedures, consent</w:t>
      </w:r>
      <w:r w:rsidR="003F7772">
        <w:rPr>
          <w:color w:val="000000" w:themeColor="text1"/>
        </w:rPr>
        <w:t>,</w:t>
      </w:r>
      <w:r w:rsidRPr="26855DAC">
        <w:rPr>
          <w:color w:val="000000" w:themeColor="text1"/>
        </w:rPr>
        <w:t xml:space="preserve"> and HIPAA authorization </w:t>
      </w:r>
      <w:r w:rsidR="00A15A01">
        <w:rPr>
          <w:color w:val="000000" w:themeColor="text1"/>
        </w:rPr>
        <w:t>(details to be provided in a subsequent amendment)</w:t>
      </w:r>
      <w:r w:rsidRPr="26855DAC">
        <w:rPr>
          <w:color w:val="000000" w:themeColor="text1"/>
        </w:rPr>
        <w:t xml:space="preserve">. </w:t>
      </w:r>
    </w:p>
    <w:p w14:paraId="68FD4B6C" w14:textId="02B62BB0" w:rsidR="00474C3F" w:rsidRPr="00006AC4" w:rsidRDefault="36A2C74E" w:rsidP="0C5BF2FD">
      <w:pPr>
        <w:pStyle w:val="Normal2"/>
        <w:numPr>
          <w:ilvl w:val="0"/>
          <w:numId w:val="92"/>
        </w:numPr>
        <w:ind w:left="1166"/>
      </w:pPr>
      <w:r w:rsidRPr="36A2C74E">
        <w:rPr>
          <w:color w:val="000000" w:themeColor="text1"/>
        </w:rPr>
        <w:t>Individuals will be presented with the full consent document (</w:t>
      </w:r>
      <w:r>
        <w:t xml:space="preserve">see </w:t>
      </w:r>
      <w:r w:rsidRPr="36A2C74E">
        <w:rPr>
          <w:rStyle w:val="Hyperlink"/>
        </w:rPr>
        <w:t>Section 12 Attachments</w:t>
      </w:r>
      <w:r w:rsidRPr="36A2C74E">
        <w:rPr>
          <w:color w:val="000000" w:themeColor="text1"/>
        </w:rPr>
        <w:t>). The individual will have to scroll through the entire document before advancing to the next step.</w:t>
      </w:r>
    </w:p>
    <w:p w14:paraId="7A21AB3F" w14:textId="347A5BEE" w:rsidR="00E25B63" w:rsidRPr="00095C7B" w:rsidRDefault="36A2C74E" w:rsidP="003E6473">
      <w:pPr>
        <w:pStyle w:val="ListParagraph"/>
        <w:numPr>
          <w:ilvl w:val="0"/>
          <w:numId w:val="92"/>
        </w:numPr>
        <w:ind w:left="1166"/>
      </w:pPr>
      <w:r>
        <w:t>If an individual decides to consent to enroll into the study, the individual will electronically consent by checking a box indicating the individual’s agreement to the following statement:</w:t>
      </w:r>
    </w:p>
    <w:p w14:paraId="05122C8A" w14:textId="71D189B6" w:rsidR="00E25B63" w:rsidRPr="00095C7B" w:rsidRDefault="36A2C74E" w:rsidP="36A2C74E">
      <w:pPr>
        <w:ind w:left="1166"/>
        <w:rPr>
          <w:rFonts w:eastAsia="Times New Roman"/>
          <w:i/>
          <w:iCs/>
          <w:szCs w:val="24"/>
        </w:rPr>
      </w:pPr>
      <w:r w:rsidRPr="36A2C74E">
        <w:rPr>
          <w:i/>
          <w:iCs/>
          <w:szCs w:val="24"/>
        </w:rPr>
        <w:t>“</w:t>
      </w:r>
      <w:r w:rsidRPr="36A2C74E">
        <w:rPr>
          <w:rFonts w:eastAsia="Times New Roman"/>
          <w:i/>
          <w:iCs/>
          <w:szCs w:val="24"/>
        </w:rPr>
        <w:t>By clicking “Agree” and typing your first and last name, you agree to the following:</w:t>
      </w:r>
    </w:p>
    <w:p w14:paraId="173EC9F3" w14:textId="07065639" w:rsidR="00E25B63" w:rsidRPr="00095C7B" w:rsidRDefault="36A2C74E" w:rsidP="36A2C74E">
      <w:pPr>
        <w:ind w:left="1166"/>
        <w:rPr>
          <w:rFonts w:eastAsia="Times New Roman"/>
          <w:i/>
          <w:iCs/>
          <w:szCs w:val="24"/>
        </w:rPr>
      </w:pPr>
      <w:r w:rsidRPr="36A2C74E">
        <w:rPr>
          <w:rFonts w:eastAsia="Times New Roman"/>
          <w:i/>
          <w:iCs/>
          <w:szCs w:val="24"/>
        </w:rPr>
        <w:t xml:space="preserve">1.I have read this form. </w:t>
      </w:r>
    </w:p>
    <w:p w14:paraId="3D40A082" w14:textId="50887FB3" w:rsidR="00E25B63" w:rsidRPr="00095C7B" w:rsidRDefault="36A2C74E" w:rsidP="36A2C74E">
      <w:pPr>
        <w:ind w:left="1166"/>
        <w:rPr>
          <w:rFonts w:eastAsia="Times New Roman"/>
          <w:i/>
          <w:iCs/>
          <w:szCs w:val="24"/>
        </w:rPr>
      </w:pPr>
      <w:r w:rsidRPr="36A2C74E">
        <w:rPr>
          <w:rFonts w:eastAsia="Times New Roman"/>
          <w:i/>
          <w:iCs/>
          <w:szCs w:val="24"/>
        </w:rPr>
        <w:t>2.If I have questions, I can contact the Connect Support Center at [website] or [phone].</w:t>
      </w:r>
    </w:p>
    <w:p w14:paraId="7DBDE6EB" w14:textId="612F7BD3" w:rsidR="00E25B63" w:rsidRPr="00095C7B" w:rsidRDefault="36A2C74E" w:rsidP="36A2C74E">
      <w:pPr>
        <w:ind w:left="1166"/>
        <w:rPr>
          <w:rFonts w:eastAsia="Times New Roman"/>
          <w:i/>
          <w:iCs/>
          <w:szCs w:val="24"/>
        </w:rPr>
      </w:pPr>
      <w:r w:rsidRPr="36A2C74E">
        <w:rPr>
          <w:rFonts w:eastAsia="Times New Roman"/>
          <w:i/>
          <w:iCs/>
          <w:szCs w:val="24"/>
        </w:rPr>
        <w:t>3.I agree to voluntarily provide my survey answers, medical information, and samples (blood, urine, saliva, tissue, etc.) as part of the Connect for Cancer Prevention study. I understand that my information and samples will be securely stored and shared with researchers as described in this consent form.”</w:t>
      </w:r>
    </w:p>
    <w:p w14:paraId="59E111CA" w14:textId="2FA7946D" w:rsidR="00E25B63" w:rsidRPr="00095C7B" w:rsidRDefault="36A2C74E" w:rsidP="36A2C74E">
      <w:pPr>
        <w:ind w:left="1166"/>
        <w:rPr>
          <w:rFonts w:eastAsia="Times New Roman"/>
          <w:szCs w:val="24"/>
        </w:rPr>
      </w:pPr>
      <w:r>
        <w:t xml:space="preserve">The individual will also enter their first and last name. A record of the consent including the participant’s name, date and time of consent, and consent version will be stored securely by the DCEG Coordinating Center and maintain an audit trail. The participant will be able to view, download and print their signed consent form. It will also be made available to the recruiting IHCS study staff and a copy may be stored in their medical record at the institution’s discretion. </w:t>
      </w:r>
    </w:p>
    <w:p w14:paraId="36D22C9E" w14:textId="775D1DAD" w:rsidR="00C2161D" w:rsidRDefault="3A933218" w:rsidP="00925378">
      <w:pPr>
        <w:pStyle w:val="Normal2"/>
        <w:numPr>
          <w:ilvl w:val="0"/>
          <w:numId w:val="92"/>
        </w:numPr>
        <w:ind w:left="1166"/>
      </w:pPr>
      <w:r>
        <w:t>The HIPAA authorization document will then be presented. The “signature” process will be the same as described above for consent.</w:t>
      </w:r>
    </w:p>
    <w:p w14:paraId="4A18063F" w14:textId="0EA50F69" w:rsidR="009902F3" w:rsidRPr="009902F3" w:rsidRDefault="7D405423" w:rsidP="00925378">
      <w:pPr>
        <w:pStyle w:val="ListParagraph"/>
        <w:numPr>
          <w:ilvl w:val="0"/>
          <w:numId w:val="94"/>
        </w:numPr>
      </w:pPr>
      <w:r w:rsidRPr="7D405423">
        <w:rPr>
          <w:b/>
          <w:bCs/>
        </w:rPr>
        <w:t>Language</w:t>
      </w:r>
      <w:r>
        <w:t>. Informed consent and other study materials were available only in English at the time of the initial study launch. In summer 2024, the informed consent and other study materials will also be available in Spanish. Other languages (e.g., Arabic) spoken among the IHCS patient population will be considered in subsequent years of recruitment. Any translated materials will be generated through an IRB- approved translation procedure and provided to the IRB for their records. Verbal translation into languages without official translation will not be allowed.</w:t>
      </w:r>
    </w:p>
    <w:p w14:paraId="43485191" w14:textId="00FB0A66" w:rsidR="003F0267" w:rsidRPr="00041833" w:rsidRDefault="620DD98A" w:rsidP="000C0B93">
      <w:pPr>
        <w:pStyle w:val="ListParagraph"/>
        <w:numPr>
          <w:ilvl w:val="0"/>
          <w:numId w:val="93"/>
        </w:numPr>
        <w:spacing w:before="120" w:after="120"/>
      </w:pPr>
      <w:r w:rsidRPr="620DD98A">
        <w:rPr>
          <w:b/>
          <w:bCs/>
        </w:rPr>
        <w:t>Assent</w:t>
      </w:r>
      <w:r>
        <w:t>.  Assent process will not be established since we will not be enrolling minors under this protocol.</w:t>
      </w:r>
    </w:p>
    <w:p w14:paraId="1E478762" w14:textId="2A6E97AF" w:rsidR="00247C51" w:rsidRPr="003F0267" w:rsidRDefault="009009B0" w:rsidP="000C0B93">
      <w:pPr>
        <w:pStyle w:val="Heading3"/>
        <w:contextualSpacing/>
      </w:pPr>
      <w:bookmarkStart w:id="439" w:name="_Toc208234006"/>
      <w:r w:rsidRPr="00314ED0">
        <w:t xml:space="preserve">Consent for </w:t>
      </w:r>
      <w:r>
        <w:t>m</w:t>
      </w:r>
      <w:r w:rsidRPr="00314ED0">
        <w:t xml:space="preserve">inors when </w:t>
      </w:r>
      <w:r>
        <w:t>they reach the age of majority</w:t>
      </w:r>
      <w:bookmarkEnd w:id="439"/>
      <w:r w:rsidRPr="00314ED0">
        <w:t xml:space="preserve"> </w:t>
      </w:r>
    </w:p>
    <w:p w14:paraId="1AAD7F5A" w14:textId="67AC6DC0" w:rsidR="009009B0" w:rsidRPr="00247C51" w:rsidRDefault="00247C51" w:rsidP="00925BC2">
      <w:pPr>
        <w:pStyle w:val="Normal2"/>
        <w:spacing w:before="120" w:after="120"/>
        <w:ind w:left="0"/>
      </w:pPr>
      <w:r w:rsidRPr="0081799D">
        <w:t>This section is not applicable</w:t>
      </w:r>
      <w:r>
        <w:t xml:space="preserve"> to our study. </w:t>
      </w:r>
    </w:p>
    <w:p w14:paraId="0CFB61EF" w14:textId="77777777" w:rsidR="009009B0" w:rsidRPr="005136B8" w:rsidRDefault="009009B0" w:rsidP="000C0B93">
      <w:pPr>
        <w:pStyle w:val="Heading3"/>
        <w:contextualSpacing/>
      </w:pPr>
      <w:bookmarkStart w:id="440" w:name="_Ref10030280"/>
      <w:bookmarkStart w:id="441" w:name="_Toc208234007"/>
      <w:r w:rsidRPr="005136B8">
        <w:lastRenderedPageBreak/>
        <w:t>Telephone consent</w:t>
      </w:r>
      <w:bookmarkEnd w:id="440"/>
      <w:bookmarkEnd w:id="441"/>
      <w:r w:rsidRPr="005136B8">
        <w:t xml:space="preserve"> </w:t>
      </w:r>
    </w:p>
    <w:p w14:paraId="316294BB" w14:textId="77777777" w:rsidR="00247C51" w:rsidRPr="0081799D" w:rsidRDefault="00247C51" w:rsidP="00925BC2">
      <w:pPr>
        <w:pStyle w:val="Normal2"/>
        <w:spacing w:before="120" w:after="120"/>
        <w:ind w:left="0"/>
      </w:pPr>
      <w:r w:rsidRPr="0081799D">
        <w:t>This section is not applicable</w:t>
      </w:r>
      <w:r>
        <w:t xml:space="preserve"> to our study. </w:t>
      </w:r>
    </w:p>
    <w:p w14:paraId="20C5C5F9" w14:textId="77777777" w:rsidR="009009B0" w:rsidRPr="005136B8" w:rsidRDefault="009009B0" w:rsidP="000C0B93">
      <w:pPr>
        <w:pStyle w:val="Heading3"/>
        <w:contextualSpacing/>
      </w:pPr>
      <w:bookmarkStart w:id="442" w:name="_Toc208234008"/>
      <w:r w:rsidRPr="005136B8">
        <w:t>Telephone assent</w:t>
      </w:r>
      <w:bookmarkEnd w:id="442"/>
    </w:p>
    <w:p w14:paraId="2DF088F3" w14:textId="77777777" w:rsidR="00247C51" w:rsidRPr="0081799D" w:rsidRDefault="00247C51" w:rsidP="00925BC2">
      <w:pPr>
        <w:pStyle w:val="Normal2"/>
        <w:spacing w:before="120" w:after="120"/>
        <w:ind w:left="0"/>
      </w:pPr>
      <w:bookmarkStart w:id="443" w:name="_Ref33020439"/>
      <w:r w:rsidRPr="0081799D">
        <w:t>This section is not applicable</w:t>
      </w:r>
      <w:r>
        <w:t xml:space="preserve"> to our study. </w:t>
      </w:r>
    </w:p>
    <w:p w14:paraId="7F2D71AE" w14:textId="3C3647DE" w:rsidR="004506DB" w:rsidRDefault="004506DB" w:rsidP="000C0B93">
      <w:pPr>
        <w:pStyle w:val="Heading3"/>
        <w:contextualSpacing/>
      </w:pPr>
      <w:bookmarkStart w:id="444" w:name="_Toc208234009"/>
      <w:r>
        <w:t>Considerations for Consent of NIH employees</w:t>
      </w:r>
      <w:bookmarkEnd w:id="443"/>
      <w:bookmarkEnd w:id="444"/>
    </w:p>
    <w:p w14:paraId="7CE86315" w14:textId="77777777" w:rsidR="001C2824" w:rsidRPr="0081799D" w:rsidRDefault="001C2824" w:rsidP="00925BC2">
      <w:pPr>
        <w:pStyle w:val="Normal2"/>
        <w:spacing w:before="120" w:after="120"/>
        <w:ind w:left="0"/>
      </w:pPr>
      <w:bookmarkStart w:id="445" w:name="_Ref33020586"/>
      <w:r w:rsidRPr="0081799D">
        <w:t>This section is not applicable</w:t>
      </w:r>
      <w:r>
        <w:t xml:space="preserve"> to our study. </w:t>
      </w:r>
    </w:p>
    <w:p w14:paraId="37F31E10" w14:textId="433AD81A" w:rsidR="00D34720" w:rsidRPr="00006AC4" w:rsidRDefault="004506DB" w:rsidP="000C0B93">
      <w:pPr>
        <w:pStyle w:val="Heading3"/>
        <w:contextualSpacing/>
      </w:pPr>
      <w:bookmarkStart w:id="446" w:name="_Toc208234010"/>
      <w:r w:rsidRPr="00006AC4">
        <w:t xml:space="preserve">Consent </w:t>
      </w:r>
      <w:r w:rsidR="00D34720" w:rsidRPr="00006AC4">
        <w:t>of Subjects who are/become Decisionally Impaired</w:t>
      </w:r>
      <w:bookmarkEnd w:id="445"/>
      <w:bookmarkEnd w:id="446"/>
    </w:p>
    <w:p w14:paraId="7B1DF3EA" w14:textId="79A88D9F" w:rsidR="00D34720" w:rsidRPr="00113D74" w:rsidRDefault="00CC446E" w:rsidP="000C0B93">
      <w:pPr>
        <w:contextualSpacing/>
        <w:rPr>
          <w:iCs/>
          <w:szCs w:val="24"/>
        </w:rPr>
      </w:pPr>
      <w:r>
        <w:rPr>
          <w:iCs/>
          <w:szCs w:val="24"/>
        </w:rPr>
        <w:t xml:space="preserve">Decisionally impaired </w:t>
      </w:r>
      <w:r w:rsidR="00202D07">
        <w:rPr>
          <w:iCs/>
          <w:szCs w:val="24"/>
        </w:rPr>
        <w:t>individuals</w:t>
      </w:r>
      <w:r>
        <w:rPr>
          <w:iCs/>
          <w:szCs w:val="24"/>
        </w:rPr>
        <w:t xml:space="preserve"> are not expected to </w:t>
      </w:r>
      <w:r w:rsidR="00A31237">
        <w:rPr>
          <w:iCs/>
          <w:szCs w:val="24"/>
        </w:rPr>
        <w:t>consent to this study.</w:t>
      </w:r>
      <w:r w:rsidR="00C879D4">
        <w:rPr>
          <w:iCs/>
          <w:szCs w:val="24"/>
        </w:rPr>
        <w:t xml:space="preserve"> There are no plans to </w:t>
      </w:r>
      <w:r w:rsidR="005F3B03">
        <w:rPr>
          <w:iCs/>
          <w:szCs w:val="24"/>
        </w:rPr>
        <w:t xml:space="preserve">proactively </w:t>
      </w:r>
      <w:r w:rsidR="00C879D4">
        <w:rPr>
          <w:iCs/>
          <w:szCs w:val="24"/>
        </w:rPr>
        <w:t xml:space="preserve">evaluate participants for impaired status given </w:t>
      </w:r>
      <w:r w:rsidR="005F3B03">
        <w:rPr>
          <w:iCs/>
          <w:szCs w:val="24"/>
        </w:rPr>
        <w:t>the minimal risk nature of this study.</w:t>
      </w:r>
    </w:p>
    <w:p w14:paraId="0532B3E6" w14:textId="4EF9471A" w:rsidR="00F3778B" w:rsidRPr="00006AC4" w:rsidRDefault="003F13E9" w:rsidP="000C0B93">
      <w:pPr>
        <w:pStyle w:val="Heading2"/>
        <w:contextualSpacing/>
      </w:pPr>
      <w:bookmarkStart w:id="447" w:name="_Toc208234011"/>
      <w:r w:rsidRPr="00006AC4">
        <w:t>Study Discontinuation and Closure</w:t>
      </w:r>
      <w:bookmarkEnd w:id="447"/>
    </w:p>
    <w:p w14:paraId="17D986E9" w14:textId="05A29C2F" w:rsidR="003F13E9" w:rsidRPr="00006AC4" w:rsidRDefault="003F13E9" w:rsidP="003E6473">
      <w:r w:rsidRPr="00006AC4">
        <w:t xml:space="preserve">This study may be temporarily suspended or prematurely terminated if there is sufficient reasonable cause.  Written notification, documenting the reason for study suspension or termination, will be provided by the </w:t>
      </w:r>
      <w:r w:rsidR="008D373E" w:rsidRPr="00006AC4">
        <w:t>suspending</w:t>
      </w:r>
      <w:r w:rsidRPr="00006AC4">
        <w:t xml:space="preserve"> or terminating party to study participants, investigator, funding agency and regulatory authorities.  If the study is prematurely terminated or suspended, the Principal Investigator (PI) will promptly inform study participants, the Institutional Review Board (IRB), and sponsor and will provide the reason(s) for the termination or suspension.  Study participants will be contacted, as applicable, and be informed of changes to study visit schedule.</w:t>
      </w:r>
    </w:p>
    <w:p w14:paraId="598FA72A" w14:textId="78F26890" w:rsidR="003F13E9" w:rsidRPr="00006AC4" w:rsidRDefault="003F13E9" w:rsidP="003E6473">
      <w:pPr>
        <w:spacing w:before="0" w:after="0"/>
        <w:contextualSpacing/>
      </w:pPr>
      <w:r w:rsidRPr="00006AC4">
        <w:t xml:space="preserve"> Circumstances that may warrant termination or suspension include, but are not limited to:</w:t>
      </w:r>
    </w:p>
    <w:p w14:paraId="2DF9AAE1" w14:textId="3989E6D0" w:rsidR="007527B1" w:rsidRDefault="007527B1" w:rsidP="003E6473">
      <w:pPr>
        <w:pStyle w:val="ListParagraph"/>
        <w:numPr>
          <w:ilvl w:val="0"/>
          <w:numId w:val="30"/>
        </w:numPr>
      </w:pPr>
      <w:r>
        <w:t>Loss or insufficient funding</w:t>
      </w:r>
    </w:p>
    <w:p w14:paraId="770CD843" w14:textId="0D631A6E" w:rsidR="003F13E9" w:rsidRPr="00006AC4" w:rsidRDefault="003F13E9" w:rsidP="000C0B93">
      <w:pPr>
        <w:pStyle w:val="ListParagraph"/>
        <w:numPr>
          <w:ilvl w:val="0"/>
          <w:numId w:val="30"/>
        </w:numPr>
        <w:spacing w:before="120" w:after="120"/>
      </w:pPr>
      <w:r w:rsidRPr="00006AC4">
        <w:t>Determination of unexpected, significant, or unacceptable risk to participants</w:t>
      </w:r>
    </w:p>
    <w:p w14:paraId="78287BA8" w14:textId="77777777" w:rsidR="003F13E9" w:rsidRPr="00006AC4" w:rsidRDefault="003F13E9" w:rsidP="000C0B93">
      <w:pPr>
        <w:pStyle w:val="ListParagraph"/>
        <w:numPr>
          <w:ilvl w:val="0"/>
          <w:numId w:val="30"/>
        </w:numPr>
        <w:spacing w:before="120" w:after="120"/>
      </w:pPr>
      <w:r w:rsidRPr="00006AC4">
        <w:t>Insufficient compliance to protocol requirements</w:t>
      </w:r>
    </w:p>
    <w:p w14:paraId="441CDA10" w14:textId="77777777" w:rsidR="003F13E9" w:rsidRPr="00006AC4" w:rsidRDefault="003F13E9" w:rsidP="000C0B93">
      <w:pPr>
        <w:pStyle w:val="ListParagraph"/>
        <w:numPr>
          <w:ilvl w:val="0"/>
          <w:numId w:val="30"/>
        </w:numPr>
        <w:spacing w:before="120" w:after="120"/>
      </w:pPr>
      <w:r w:rsidRPr="00006AC4">
        <w:t>Data that are not sufficiently complete and/or evaluable</w:t>
      </w:r>
    </w:p>
    <w:p w14:paraId="64607A63" w14:textId="68FDA4E9" w:rsidR="003F13E9" w:rsidRPr="00D35482" w:rsidRDefault="003F13E9" w:rsidP="000C0B93">
      <w:pPr>
        <w:contextualSpacing/>
      </w:pPr>
      <w:r w:rsidRPr="00006AC4">
        <w:t>Study may resume once concerns about safety, protocol compliance, and data quality are addressed, and satisfy the IRB</w:t>
      </w:r>
      <w:r w:rsidR="0061686C" w:rsidRPr="00006AC4">
        <w:t>.</w:t>
      </w:r>
    </w:p>
    <w:p w14:paraId="4C298F01" w14:textId="250103E0" w:rsidR="003F13E9" w:rsidRDefault="00E8019E" w:rsidP="000C0B93">
      <w:pPr>
        <w:pStyle w:val="Heading2"/>
        <w:contextualSpacing/>
      </w:pPr>
      <w:bookmarkStart w:id="448" w:name="_Confidentiality_and_Privacy"/>
      <w:bookmarkStart w:id="449" w:name="_Ref11144816"/>
      <w:bookmarkStart w:id="450" w:name="_Toc208234012"/>
      <w:bookmarkEnd w:id="448"/>
      <w:r>
        <w:t>Confidentiality and Privacy</w:t>
      </w:r>
      <w:bookmarkEnd w:id="449"/>
      <w:bookmarkEnd w:id="450"/>
    </w:p>
    <w:p w14:paraId="53332938" w14:textId="3E1EA148" w:rsidR="009C0D09" w:rsidRPr="00A4598D" w:rsidRDefault="00E8019E" w:rsidP="000C0B93">
      <w:pPr>
        <w:pStyle w:val="Bulletpoints"/>
        <w:numPr>
          <w:ilvl w:val="0"/>
          <w:numId w:val="0"/>
        </w:numPr>
        <w:spacing w:before="120" w:after="120"/>
        <w:contextualSpacing/>
      </w:pPr>
      <w:r>
        <w:t>Participant</w:t>
      </w:r>
      <w:r w:rsidRPr="001671E8">
        <w:t xml:space="preserve"> confidentiality</w:t>
      </w:r>
      <w:r>
        <w:t xml:space="preserve"> and privacy </w:t>
      </w:r>
      <w:r w:rsidRPr="001671E8">
        <w:t>is strictly held in trust by the participating investigators</w:t>
      </w:r>
      <w:r w:rsidR="002D0E41">
        <w:t xml:space="preserve"> and</w:t>
      </w:r>
      <w:r w:rsidR="002D0E41" w:rsidRPr="001671E8">
        <w:t xml:space="preserve"> </w:t>
      </w:r>
      <w:r w:rsidRPr="001671E8">
        <w:t xml:space="preserve">their staff. This confidentiality is extended to cover testing of biological samples and genetic tests in addition to the </w:t>
      </w:r>
      <w:r w:rsidR="002D0E41">
        <w:t>self-reported questionnaire</w:t>
      </w:r>
      <w:r w:rsidR="00D01C94">
        <w:t>,</w:t>
      </w:r>
      <w:r w:rsidR="002D0E41">
        <w:t xml:space="preserve"> electronic </w:t>
      </w:r>
      <w:r w:rsidR="00F618C3">
        <w:t>health</w:t>
      </w:r>
      <w:r w:rsidR="002D0E41">
        <w:t xml:space="preserve"> record</w:t>
      </w:r>
      <w:r w:rsidR="00D01C94">
        <w:t xml:space="preserve">, and other medical </w:t>
      </w:r>
      <w:r w:rsidRPr="001671E8">
        <w:t>information relating to participa</w:t>
      </w:r>
      <w:r>
        <w:t>n</w:t>
      </w:r>
      <w:r w:rsidRPr="001671E8">
        <w:t>ts.</w:t>
      </w:r>
      <w:r>
        <w:t xml:space="preserve"> Therefore, t</w:t>
      </w:r>
      <w:r w:rsidRPr="001671E8">
        <w:t xml:space="preserve">he study protocol, documentation, data, and all other information generated will </w:t>
      </w:r>
      <w:r w:rsidR="00372F5C">
        <w:t xml:space="preserve">be </w:t>
      </w:r>
      <w:r w:rsidR="009C0D09" w:rsidRPr="00A4598D">
        <w:t>maintain</w:t>
      </w:r>
      <w:r w:rsidR="00372F5C">
        <w:t xml:space="preserve">ed in </w:t>
      </w:r>
      <w:r w:rsidR="009C0D09" w:rsidRPr="00A4598D">
        <w:t>confidentiality to the full extent permitted by law (</w:t>
      </w:r>
      <w:hyperlink r:id="rId25" w:history="1">
        <w:r w:rsidR="009C0D09" w:rsidRPr="00AA677A">
          <w:rPr>
            <w:rStyle w:val="Hyperlink"/>
            <w:u w:color="0563C1"/>
          </w:rPr>
          <w:t>https://grants.nih.gov/policy/humansubjects/coc/what-is.htm</w:t>
        </w:r>
      </w:hyperlink>
      <w:r w:rsidR="009C0D09" w:rsidRPr="00A4598D">
        <w:t>).</w:t>
      </w:r>
    </w:p>
    <w:p w14:paraId="4F68E400" w14:textId="69954310" w:rsidR="00966CC0" w:rsidRPr="00A83913" w:rsidRDefault="00493011" w:rsidP="000C0B93">
      <w:pPr>
        <w:pStyle w:val="Normal2"/>
        <w:spacing w:before="120" w:after="120"/>
        <w:ind w:left="0"/>
      </w:pPr>
      <w:r w:rsidRPr="00A83913">
        <w:t>All data (including PII, PHI and research data</w:t>
      </w:r>
      <w:r w:rsidR="0011407F" w:rsidRPr="00A83913">
        <w:t xml:space="preserve"> from the participant application and other sources</w:t>
      </w:r>
      <w:r w:rsidRPr="00A83913">
        <w:t>) obtained during the conduct of the study will be stored</w:t>
      </w:r>
      <w:r w:rsidRPr="00A83913" w:rsidDel="00DC6A7D">
        <w:t xml:space="preserve"> </w:t>
      </w:r>
      <w:r w:rsidRPr="00A83913">
        <w:t xml:space="preserve">in the </w:t>
      </w:r>
      <w:r w:rsidRPr="00A83913">
        <w:rPr>
          <w:rFonts w:cstheme="minorHAnsi"/>
        </w:rPr>
        <w:t>Connect Data Platform, a</w:t>
      </w:r>
      <w:r w:rsidRPr="00A83913">
        <w:t xml:space="preserve"> FedRamp cloud environment hosted by NCI/DCEG. </w:t>
      </w:r>
      <w:r w:rsidR="00966CC0" w:rsidRPr="00A83913">
        <w:t xml:space="preserve">Research data and samples collected from participants will be coded (i.e., all personal identifiers will be removed from data/samples), and the “key” for the code will be securely stored at NCI with highly restricted access by trained </w:t>
      </w:r>
      <w:r w:rsidR="008C6E73" w:rsidRPr="00A83913">
        <w:t>members of the Connect Coordinating Center</w:t>
      </w:r>
      <w:r w:rsidR="00966CC0" w:rsidRPr="00A83913">
        <w:t>. Security measures to restrict access to</w:t>
      </w:r>
      <w:r w:rsidR="000D175D" w:rsidRPr="00A83913">
        <w:t xml:space="preserve"> PII,</w:t>
      </w:r>
      <w:r w:rsidR="00966CC0" w:rsidRPr="00A83913">
        <w:t xml:space="preserve"> PHI and the code key will include storing this information in a password-protected database separately from other </w:t>
      </w:r>
      <w:r w:rsidR="00966CC0" w:rsidRPr="00A83913">
        <w:lastRenderedPageBreak/>
        <w:t xml:space="preserve">research data that will be more broadly accessible. Any written data will be kept in a locked filing cabinet. </w:t>
      </w:r>
      <w:r w:rsidR="003E5F7A" w:rsidRPr="00A83913">
        <w:t>D</w:t>
      </w:r>
      <w:r w:rsidR="007737AA" w:rsidRPr="00A83913">
        <w:t xml:space="preserve">ata transmissions, such as the transfer of the electronic </w:t>
      </w:r>
      <w:r w:rsidR="00DF34D0" w:rsidRPr="00A83913">
        <w:t>health</w:t>
      </w:r>
      <w:r w:rsidR="007737AA" w:rsidRPr="00A83913">
        <w:t xml:space="preserve"> record and other medical information, </w:t>
      </w:r>
      <w:r w:rsidR="00BB5F00" w:rsidRPr="00A83913">
        <w:t xml:space="preserve">to the Platform </w:t>
      </w:r>
      <w:r w:rsidR="007737AA" w:rsidRPr="00A83913">
        <w:t xml:space="preserve">will be conducted through a secure file transfer protocol with the data encrypted in transit and at rest. </w:t>
      </w:r>
      <w:r w:rsidR="00966CC0" w:rsidRPr="00A83913">
        <w:t xml:space="preserve">The </w:t>
      </w:r>
      <w:r w:rsidR="00BB5F00" w:rsidRPr="00A83913">
        <w:t>P</w:t>
      </w:r>
      <w:r w:rsidR="00966CC0" w:rsidRPr="00A83913">
        <w:t>latform will ensure implementation of privacy and security policies by all components and enforce those policies upon users.</w:t>
      </w:r>
    </w:p>
    <w:p w14:paraId="5C6422E7" w14:textId="640175A5" w:rsidR="00174093" w:rsidRPr="00A83913" w:rsidRDefault="00174093" w:rsidP="000C0B93">
      <w:pPr>
        <w:contextualSpacing/>
      </w:pPr>
      <w:r w:rsidRPr="00A83913">
        <w:t xml:space="preserve">PII will be accessed by the Connect Coordinating Center </w:t>
      </w:r>
      <w:r w:rsidR="00755F34" w:rsidRPr="00A83913">
        <w:t xml:space="preserve">and </w:t>
      </w:r>
      <w:r w:rsidR="00EC6C48" w:rsidRPr="00A83913">
        <w:t xml:space="preserve">IHCS study staff </w:t>
      </w:r>
      <w:r w:rsidRPr="00A83913">
        <w:t xml:space="preserve">for </w:t>
      </w:r>
      <w:r w:rsidR="00C57EDD" w:rsidRPr="00A83913">
        <w:t>administrative purposes</w:t>
      </w:r>
      <w:r w:rsidR="00541785" w:rsidRPr="00A83913">
        <w:t>, maintaining communication with the study participants</w:t>
      </w:r>
      <w:r w:rsidR="00786B43" w:rsidRPr="00A83913">
        <w:t xml:space="preserve"> and coordinating future study activities</w:t>
      </w:r>
      <w:r w:rsidR="00786B43" w:rsidRPr="00A83913">
        <w:rPr>
          <w:szCs w:val="24"/>
        </w:rPr>
        <w:t xml:space="preserve">. </w:t>
      </w:r>
      <w:r w:rsidR="005C55F1" w:rsidRPr="00A83913">
        <w:rPr>
          <w:szCs w:val="24"/>
        </w:rPr>
        <w:t xml:space="preserve">Administrative </w:t>
      </w:r>
      <w:r w:rsidR="006349B0" w:rsidRPr="00A83913">
        <w:rPr>
          <w:szCs w:val="24"/>
        </w:rPr>
        <w:t xml:space="preserve">activities include data linkages </w:t>
      </w:r>
      <w:r w:rsidR="00F2564B" w:rsidRPr="00A83913">
        <w:rPr>
          <w:szCs w:val="24"/>
        </w:rPr>
        <w:t>of</w:t>
      </w:r>
      <w:r w:rsidR="006349B0" w:rsidRPr="00A83913">
        <w:rPr>
          <w:szCs w:val="24"/>
        </w:rPr>
        <w:t xml:space="preserve"> personal identifying information </w:t>
      </w:r>
      <w:r w:rsidR="00F2564B" w:rsidRPr="00A83913">
        <w:rPr>
          <w:szCs w:val="24"/>
        </w:rPr>
        <w:t>with</w:t>
      </w:r>
      <w:r w:rsidR="006349B0" w:rsidRPr="00A83913">
        <w:rPr>
          <w:szCs w:val="24"/>
        </w:rPr>
        <w:t xml:space="preserve"> state</w:t>
      </w:r>
      <w:r w:rsidR="00F2564B" w:rsidRPr="00A83913">
        <w:rPr>
          <w:szCs w:val="24"/>
        </w:rPr>
        <w:t>,</w:t>
      </w:r>
      <w:r w:rsidR="006349B0" w:rsidRPr="00A83913">
        <w:rPr>
          <w:szCs w:val="24"/>
        </w:rPr>
        <w:t xml:space="preserve"> national</w:t>
      </w:r>
      <w:r w:rsidR="00F2564B" w:rsidRPr="00A83913">
        <w:rPr>
          <w:szCs w:val="24"/>
        </w:rPr>
        <w:t xml:space="preserve"> or other </w:t>
      </w:r>
      <w:r w:rsidR="006349B0" w:rsidRPr="00A83913">
        <w:rPr>
          <w:szCs w:val="24"/>
        </w:rPr>
        <w:t>registries</w:t>
      </w:r>
      <w:r w:rsidR="00F2564B" w:rsidRPr="00A83913">
        <w:rPr>
          <w:szCs w:val="24"/>
        </w:rPr>
        <w:t xml:space="preserve"> of </w:t>
      </w:r>
      <w:r w:rsidR="006112CA" w:rsidRPr="00A83913">
        <w:rPr>
          <w:szCs w:val="24"/>
        </w:rPr>
        <w:t xml:space="preserve">demographic or </w:t>
      </w:r>
      <w:r w:rsidR="00F2564B" w:rsidRPr="00A83913">
        <w:rPr>
          <w:szCs w:val="24"/>
        </w:rPr>
        <w:t xml:space="preserve">health outcomes, </w:t>
      </w:r>
      <w:r w:rsidR="00E75BF7" w:rsidRPr="00A83913">
        <w:rPr>
          <w:szCs w:val="24"/>
        </w:rPr>
        <w:t xml:space="preserve">environmental </w:t>
      </w:r>
      <w:r w:rsidR="00F2564B" w:rsidRPr="00A83913">
        <w:rPr>
          <w:szCs w:val="24"/>
        </w:rPr>
        <w:t>exposures</w:t>
      </w:r>
      <w:r w:rsidR="002435A0" w:rsidRPr="00A83913">
        <w:rPr>
          <w:szCs w:val="24"/>
        </w:rPr>
        <w:t>, Census data,</w:t>
      </w:r>
      <w:r w:rsidR="00F2564B" w:rsidRPr="00A83913">
        <w:rPr>
          <w:szCs w:val="24"/>
        </w:rPr>
        <w:t xml:space="preserve"> or</w:t>
      </w:r>
      <w:r w:rsidR="002435A0" w:rsidRPr="00A83913">
        <w:rPr>
          <w:szCs w:val="24"/>
        </w:rPr>
        <w:t xml:space="preserve"> other</w:t>
      </w:r>
      <w:r w:rsidR="00F2564B" w:rsidRPr="00A83913">
        <w:rPr>
          <w:szCs w:val="24"/>
        </w:rPr>
        <w:t xml:space="preserve"> </w:t>
      </w:r>
      <w:r w:rsidR="00A73413" w:rsidRPr="00A83913">
        <w:rPr>
          <w:szCs w:val="24"/>
        </w:rPr>
        <w:t>geocoded data.</w:t>
      </w:r>
      <w:r w:rsidR="00A01A29" w:rsidRPr="00A83913">
        <w:rPr>
          <w:szCs w:val="24"/>
        </w:rPr>
        <w:t xml:space="preserve"> In limited cases, such as </w:t>
      </w:r>
      <w:r w:rsidR="000523F7" w:rsidRPr="00A83913">
        <w:rPr>
          <w:szCs w:val="24"/>
        </w:rPr>
        <w:t>geocoded data,</w:t>
      </w:r>
      <w:r w:rsidR="00A73413" w:rsidRPr="00A83913">
        <w:rPr>
          <w:szCs w:val="24"/>
        </w:rPr>
        <w:t xml:space="preserve"> </w:t>
      </w:r>
      <w:r w:rsidR="000523F7" w:rsidRPr="00A83913">
        <w:rPr>
          <w:szCs w:val="24"/>
        </w:rPr>
        <w:t>i</w:t>
      </w:r>
      <w:r w:rsidR="00A73413" w:rsidRPr="00A83913">
        <w:rPr>
          <w:szCs w:val="24"/>
        </w:rPr>
        <w:t xml:space="preserve">nvestigators from </w:t>
      </w:r>
      <w:r w:rsidR="006349B0" w:rsidRPr="00A83913">
        <w:rPr>
          <w:szCs w:val="24"/>
        </w:rPr>
        <w:t>other institutions</w:t>
      </w:r>
      <w:r w:rsidR="00A73413" w:rsidRPr="00A83913">
        <w:rPr>
          <w:szCs w:val="24"/>
        </w:rPr>
        <w:t>,</w:t>
      </w:r>
      <w:r w:rsidR="006349B0" w:rsidRPr="00A83913">
        <w:rPr>
          <w:szCs w:val="24"/>
        </w:rPr>
        <w:t xml:space="preserve"> includ</w:t>
      </w:r>
      <w:r w:rsidR="005A1105" w:rsidRPr="00A83913">
        <w:rPr>
          <w:szCs w:val="24"/>
        </w:rPr>
        <w:t>ing</w:t>
      </w:r>
      <w:r w:rsidR="006349B0" w:rsidRPr="00A83913">
        <w:rPr>
          <w:szCs w:val="24"/>
        </w:rPr>
        <w:t xml:space="preserve"> universities, private companies, or non-profit organizations</w:t>
      </w:r>
      <w:r w:rsidR="005A1105" w:rsidRPr="00A83913">
        <w:rPr>
          <w:szCs w:val="24"/>
        </w:rPr>
        <w:t>, might also request l</w:t>
      </w:r>
      <w:r w:rsidR="00D63CD6" w:rsidRPr="00A83913">
        <w:rPr>
          <w:szCs w:val="24"/>
        </w:rPr>
        <w:t>ocation information.</w:t>
      </w:r>
      <w:r w:rsidR="006349B0" w:rsidRPr="00A83913">
        <w:rPr>
          <w:szCs w:val="24"/>
        </w:rPr>
        <w:t xml:space="preserve"> </w:t>
      </w:r>
      <w:r w:rsidRPr="00A83913">
        <w:rPr>
          <w:szCs w:val="24"/>
        </w:rPr>
        <w:t xml:space="preserve">Representatives of the </w:t>
      </w:r>
      <w:r w:rsidRPr="00A83913">
        <w:t>IR</w:t>
      </w:r>
      <w:r w:rsidR="002C1027" w:rsidRPr="00A83913">
        <w:t xml:space="preserve">B </w:t>
      </w:r>
      <w:r w:rsidRPr="00A83913">
        <w:t>and/or regulatory agencies may</w:t>
      </w:r>
      <w:r w:rsidR="00A43930" w:rsidRPr="00A83913">
        <w:t xml:space="preserve"> also</w:t>
      </w:r>
      <w:r w:rsidRPr="00A83913">
        <w:t xml:space="preserve"> inspect all files required to be maintained by the investigator, including but not limited to, research records for the participants in this study.</w:t>
      </w:r>
    </w:p>
    <w:p w14:paraId="494E6F7B" w14:textId="4BE0FC22" w:rsidR="002D73F2" w:rsidRPr="00A83913" w:rsidRDefault="002D73F2" w:rsidP="000C0B93">
      <w:pPr>
        <w:pStyle w:val="Bulletpoints"/>
        <w:numPr>
          <w:ilvl w:val="0"/>
          <w:numId w:val="0"/>
        </w:numPr>
        <w:spacing w:before="120" w:after="120"/>
        <w:contextualSpacing/>
      </w:pPr>
      <w:r w:rsidRPr="00A83913">
        <w:t xml:space="preserve">Study participant research data for statistical analysis and scientific reporting will be </w:t>
      </w:r>
      <w:r w:rsidR="00E4429D" w:rsidRPr="00A83913">
        <w:t>accessible through</w:t>
      </w:r>
      <w:r w:rsidRPr="00A83913">
        <w:t xml:space="preserve"> the </w:t>
      </w:r>
      <w:r w:rsidRPr="00A83913">
        <w:rPr>
          <w:rFonts w:eastAsia="Times New Roman" w:cstheme="minorHAnsi"/>
        </w:rPr>
        <w:t>Connect Data Platform</w:t>
      </w:r>
      <w:r w:rsidRPr="00A83913">
        <w:rPr>
          <w:rFonts w:eastAsia="Times New Roman" w:cstheme="minorHAnsi"/>
          <w:i/>
          <w:iCs/>
        </w:rPr>
        <w:t xml:space="preserve">. </w:t>
      </w:r>
      <w:r w:rsidRPr="00A83913">
        <w:t>Individual participants and their research data will be identified by a unique study identification number. Access to the Connect Data Platform will be secured through two-factor authentication.</w:t>
      </w:r>
    </w:p>
    <w:p w14:paraId="05FFA3A7" w14:textId="0DD63439" w:rsidR="00966CC0" w:rsidRPr="00A83913" w:rsidRDefault="00536D03" w:rsidP="003E6473">
      <w:pPr>
        <w:pStyle w:val="Normal2"/>
        <w:ind w:left="0"/>
      </w:pPr>
      <w:r w:rsidRPr="00A83913">
        <w:t>Other proc</w:t>
      </w:r>
      <w:r w:rsidR="00922DA1" w:rsidRPr="00A83913">
        <w:t xml:space="preserve">edures that will be adhered to </w:t>
      </w:r>
      <w:r w:rsidR="00966CC0" w:rsidRPr="00A83913">
        <w:t>ensure confidentiality of the data</w:t>
      </w:r>
      <w:r w:rsidR="00922DA1" w:rsidRPr="00A83913">
        <w:t xml:space="preserve"> include</w:t>
      </w:r>
      <w:r w:rsidR="00966CC0" w:rsidRPr="00A83913">
        <w:t>:</w:t>
      </w:r>
    </w:p>
    <w:p w14:paraId="4876900C" w14:textId="5999AA7B" w:rsidR="000C0296" w:rsidRPr="00A83913" w:rsidRDefault="000C0296" w:rsidP="003E6473">
      <w:pPr>
        <w:pStyle w:val="Bulletpoints"/>
        <w:ind w:left="360"/>
        <w:contextualSpacing/>
      </w:pPr>
      <w:r w:rsidRPr="00A83913">
        <w:t xml:space="preserve">The consent form and HIPAA authorization (see </w:t>
      </w:r>
      <w:hyperlink w:anchor="_Consent/Assent_Procedures_and" w:history="1">
        <w:r w:rsidRPr="00A83913">
          <w:rPr>
            <w:rStyle w:val="Hyperlink"/>
          </w:rPr>
          <w:t>Section 9.</w:t>
        </w:r>
        <w:r w:rsidR="008E386B" w:rsidRPr="00A83913">
          <w:rPr>
            <w:rStyle w:val="Hyperlink"/>
          </w:rPr>
          <w:t>1.1</w:t>
        </w:r>
        <w:r w:rsidRPr="00A83913">
          <w:rPr>
            <w:rStyle w:val="Hyperlink"/>
          </w:rPr>
          <w:t xml:space="preserve"> Consent and Assent </w:t>
        </w:r>
        <w:r w:rsidR="008E386B" w:rsidRPr="00A83913">
          <w:rPr>
            <w:rStyle w:val="Hyperlink"/>
          </w:rPr>
          <w:t>Procedures</w:t>
        </w:r>
        <w:r w:rsidRPr="00A83913">
          <w:rPr>
            <w:rStyle w:val="Hyperlink"/>
          </w:rPr>
          <w:t xml:space="preserve"> and Documentation</w:t>
        </w:r>
      </w:hyperlink>
      <w:r w:rsidRPr="00A83913">
        <w:t xml:space="preserve">) detail information about confidentiality and the risk of potential data breaches. </w:t>
      </w:r>
    </w:p>
    <w:p w14:paraId="198CCDEF" w14:textId="24674B37" w:rsidR="000C0296" w:rsidRPr="00A83913" w:rsidRDefault="000C0296" w:rsidP="000C0B93">
      <w:pPr>
        <w:pStyle w:val="Bulletpoints"/>
        <w:spacing w:before="120" w:after="120"/>
        <w:ind w:left="360"/>
        <w:contextualSpacing/>
      </w:pPr>
      <w:r w:rsidRPr="00A83913">
        <w:t>Most study activities will be conducted through the study participant application, which will allow interested individuals and participants to perform study activities in as private a setting as possible.</w:t>
      </w:r>
    </w:p>
    <w:p w14:paraId="1FEC848E" w14:textId="708F73BA" w:rsidR="00966CC0" w:rsidRPr="00A83913" w:rsidRDefault="3A5A10DB" w:rsidP="000C0B93">
      <w:pPr>
        <w:pStyle w:val="Bulletpoints"/>
        <w:spacing w:before="120" w:after="120"/>
        <w:ind w:left="360"/>
        <w:contextualSpacing/>
      </w:pPr>
      <w:r w:rsidRPr="00A83913">
        <w:t>Only specimens and data that have been deidentified and coded will be made available to researchers for analyses. The results of these tests will not be linked to personal identifier information.</w:t>
      </w:r>
    </w:p>
    <w:p w14:paraId="4FA5FD39" w14:textId="77777777" w:rsidR="00966CC0" w:rsidRPr="00A83913" w:rsidRDefault="00966CC0" w:rsidP="000C0B93">
      <w:pPr>
        <w:pStyle w:val="Bulletpoints"/>
        <w:spacing w:before="120" w:after="120"/>
        <w:ind w:left="360"/>
        <w:contextualSpacing/>
      </w:pPr>
      <w:r w:rsidRPr="00A83913">
        <w:t>No individual results will be presented in publications or other reports.</w:t>
      </w:r>
    </w:p>
    <w:p w14:paraId="77883DC5" w14:textId="77777777" w:rsidR="00966CC0" w:rsidRPr="00A83913" w:rsidRDefault="00966CC0" w:rsidP="000C0B93">
      <w:pPr>
        <w:pStyle w:val="Bulletpoints"/>
        <w:spacing w:before="120" w:after="120"/>
        <w:ind w:left="360"/>
        <w:contextualSpacing/>
      </w:pPr>
      <w:r w:rsidRPr="00A83913">
        <w:t>No information from the study will be placed in the participants’ medical records by NCI or its collaborative research team.</w:t>
      </w:r>
    </w:p>
    <w:p w14:paraId="40B69D3C" w14:textId="1244F9B2" w:rsidR="00966CC0" w:rsidRPr="00A83913" w:rsidRDefault="620DD98A" w:rsidP="000C0B93">
      <w:pPr>
        <w:pStyle w:val="Bulletpoints"/>
        <w:spacing w:before="120" w:after="120"/>
        <w:ind w:left="360"/>
        <w:contextualSpacing/>
      </w:pPr>
      <w:r w:rsidRPr="00A83913">
        <w:t>All directly identifiable information will be protected by systems meeting or exceeding the Federal Information Systems Management Act (FISMA) Moderate standards and authorized to operate by NIH and the NIH Office of the Chief Information Officer (OCIO). Devices such as tablets and laptops that may be used by the IHCS to register and collect participant information will be shut down automatically after a few minutes of non-use. Transmission of information between the IHCS and NCI also complies with high standards of security and is included under the review and approval purview of the NIH OCIO.</w:t>
      </w:r>
    </w:p>
    <w:p w14:paraId="6714D316" w14:textId="5D3F3642" w:rsidR="00B91B7B" w:rsidRPr="00A83913" w:rsidRDefault="00B3671D" w:rsidP="003E6473">
      <w:pPr>
        <w:pStyle w:val="Bulletpoints"/>
        <w:ind w:left="360"/>
        <w:contextualSpacing/>
      </w:pPr>
      <w:r w:rsidRPr="00A83913">
        <w:rPr>
          <w:rFonts w:eastAsia="Times New Roman"/>
        </w:rPr>
        <w:t>To minimize the risk of inappropriate disclosure of PII and PHI, all personnel involved in this research (including IHCS and NCI employees and contracting institutions) will undergo mandatory annual training in human subject's research, including knowledge assessment regarding privacy protection and HIPAA rules.</w:t>
      </w:r>
    </w:p>
    <w:p w14:paraId="4B6B0C89" w14:textId="772E0EF1" w:rsidR="00B91B7B" w:rsidRPr="00A83913" w:rsidRDefault="00B91B7B" w:rsidP="003E6473">
      <w:pPr>
        <w:pStyle w:val="Normal2"/>
        <w:numPr>
          <w:ilvl w:val="0"/>
          <w:numId w:val="95"/>
        </w:numPr>
        <w:ind w:left="360"/>
        <w:rPr>
          <w:rFonts w:eastAsia="Calibri"/>
          <w:u w:val="single"/>
        </w:rPr>
      </w:pPr>
      <w:r w:rsidRPr="00A83913">
        <w:rPr>
          <w:rFonts w:eastAsia="Calibri"/>
        </w:rPr>
        <w:lastRenderedPageBreak/>
        <w:t xml:space="preserve">Should we become aware that a major breach in our plan to protect subject confidentiality and study data has occurred, this will be reported expeditiously per requirements in </w:t>
      </w:r>
      <w:r w:rsidRPr="00A83913">
        <w:rPr>
          <w:rStyle w:val="Hyperlink"/>
          <w:rFonts w:eastAsia="Calibri"/>
        </w:rPr>
        <w:t>Section</w:t>
      </w:r>
      <w:r w:rsidR="008E386B" w:rsidRPr="00A83913">
        <w:rPr>
          <w:rStyle w:val="Hyperlink"/>
          <w:rFonts w:eastAsia="Calibri"/>
        </w:rPr>
        <w:t xml:space="preserve"> </w:t>
      </w:r>
      <w:hyperlink w:anchor="_Unanticipated_Problems" w:history="1">
        <w:r w:rsidR="008E386B" w:rsidRPr="00A83913">
          <w:rPr>
            <w:rStyle w:val="Hyperlink"/>
            <w:rFonts w:eastAsia="Calibri"/>
          </w:rPr>
          <w:t>9.9.2 Unanticipated Problem Reporting</w:t>
        </w:r>
      </w:hyperlink>
      <w:r w:rsidR="008E386B" w:rsidRPr="00A83913">
        <w:rPr>
          <w:rStyle w:val="Hyperlink"/>
          <w:rFonts w:eastAsia="Calibri"/>
        </w:rPr>
        <w:t xml:space="preserve">. </w:t>
      </w:r>
    </w:p>
    <w:p w14:paraId="32FE752D" w14:textId="42D45EB7" w:rsidR="00E8019E" w:rsidRPr="003F0267" w:rsidRDefault="00D60D39" w:rsidP="003E6473">
      <w:pPr>
        <w:pStyle w:val="Bulletpoints"/>
        <w:ind w:left="360"/>
        <w:contextualSpacing/>
      </w:pPr>
      <w:r w:rsidRPr="00D60D39">
        <w:t xml:space="preserve">To further protect the privacy of study participants, a Certificate of Confidentiality </w:t>
      </w:r>
      <w:r>
        <w:t>has been</w:t>
      </w:r>
      <w:r w:rsidRPr="00D60D39">
        <w:t xml:space="preserve"> issued by the National Institutes of Health (NIH). This certificate protects identifiable research information from forced disclosure. It allows the investigator and others who have access to research records to refuse to disclose identifying information on research participation in any civil, criminal, administrative, legislative, or other proceeding, whether at the federal, state, or local level. By protecting researchers and institutions from being compelled to disclose </w:t>
      </w:r>
      <w:r w:rsidRPr="003F0267">
        <w:t>information that would identify research participants, Certificates of Confidentiality help achieve the research objectives and promote participation in studies by helping assure confidentiality and privacy to participants.</w:t>
      </w:r>
    </w:p>
    <w:p w14:paraId="56EC3407" w14:textId="60C5F911" w:rsidR="00D60D39" w:rsidRDefault="00D60D39" w:rsidP="000C0B93">
      <w:pPr>
        <w:pStyle w:val="Heading2"/>
        <w:contextualSpacing/>
      </w:pPr>
      <w:bookmarkStart w:id="451" w:name="_Future_use_of"/>
      <w:bookmarkStart w:id="452" w:name="_Toc208234013"/>
      <w:bookmarkEnd w:id="451"/>
      <w:r w:rsidRPr="003F0267">
        <w:t>Future use of Stored Specimens and Data</w:t>
      </w:r>
      <w:bookmarkEnd w:id="452"/>
    </w:p>
    <w:p w14:paraId="01081FC7" w14:textId="592DFC10" w:rsidR="00024063" w:rsidRDefault="7FF4EC6E" w:rsidP="00024063">
      <w:pPr>
        <w:pStyle w:val="Normal2"/>
        <w:spacing w:before="120" w:after="120"/>
        <w:ind w:left="0"/>
      </w:pPr>
      <w:r>
        <w:t xml:space="preserve">De-identified study data, such as survey or EHR data, and biospecimens </w:t>
      </w:r>
      <w:r w:rsidRPr="7FF4EC6E">
        <w:rPr>
          <w:rFonts w:eastAsia="Calibri"/>
        </w:rPr>
        <w:t>(collectively referred to as the “Connect Resource”)</w:t>
      </w:r>
      <w:r>
        <w:t xml:space="preserve"> will be available for the research community through a continuum of open to controlled access , managed by the Connect Resource Access Committee (</w:t>
      </w:r>
      <w:r w:rsidR="007A2D6E">
        <w:t xml:space="preserve">see </w:t>
      </w:r>
      <w:hyperlink w:anchor="_Appendix_1:_Connect" w:history="1">
        <w:r w:rsidR="007A2D6E" w:rsidRPr="007A2D6E">
          <w:rPr>
            <w:rStyle w:val="Hyperlink"/>
            <w:rFonts w:eastAsia="Calibri"/>
          </w:rPr>
          <w:t>Appendix 1 Study Governance Structure</w:t>
        </w:r>
      </w:hyperlink>
      <w:r>
        <w:t xml:space="preserve">) and available on the Connect Data Platform (see </w:t>
      </w:r>
      <w:r w:rsidRPr="7FF4EC6E">
        <w:rPr>
          <w:rStyle w:val="Hyperlink"/>
        </w:rPr>
        <w:t>Section 9.11.1 Human Data Sharing Plan</w:t>
      </w:r>
      <w:r>
        <w:t xml:space="preserve">). Sharing research data supports the mission of the NIH and is essential to facilitate the translation of research results into knowledge, products, and procedures that improve human health. </w:t>
      </w:r>
      <w:r w:rsidRPr="7FF4EC6E">
        <w:rPr>
          <w:rFonts w:eastAsia="Calibri"/>
        </w:rPr>
        <w:t xml:space="preserve">Therefore, </w:t>
      </w:r>
      <w:r>
        <w:t>the Connect scientific leadership will</w:t>
      </w:r>
      <w:r w:rsidRPr="7FF4EC6E">
        <w:rPr>
          <w:rFonts w:eastAsia="Calibri"/>
        </w:rPr>
        <w:t xml:space="preserve"> encourage extensive and appropriate use of the Connect Resource to address a wide range of scientific questions.</w:t>
      </w:r>
      <w:r>
        <w:t xml:space="preserve"> Research findings that emerge from the Connect Resource will be broadly communicated to the American public through the study’s public facing website, press releases of scientific publications, and other communication opportunities. The scientific value of the Connect Resource is expected to extend several decades. </w:t>
      </w:r>
    </w:p>
    <w:p w14:paraId="3B47DC3F" w14:textId="70F5637C" w:rsidR="00D60D39" w:rsidRPr="00006AC4" w:rsidRDefault="00112994" w:rsidP="000C0B93">
      <w:pPr>
        <w:pStyle w:val="Heading2"/>
        <w:contextualSpacing/>
      </w:pPr>
      <w:bookmarkStart w:id="453" w:name="_Hlk504572410"/>
      <w:bookmarkStart w:id="454" w:name="_Hlk516842198"/>
      <w:bookmarkStart w:id="455" w:name="_Toc208234014"/>
      <w:bookmarkEnd w:id="453"/>
      <w:bookmarkEnd w:id="454"/>
      <w:r w:rsidRPr="00006AC4">
        <w:t>Safety Oversight</w:t>
      </w:r>
      <w:bookmarkEnd w:id="455"/>
    </w:p>
    <w:p w14:paraId="6CDCEBA0" w14:textId="77777777" w:rsidR="00DB50A2" w:rsidRDefault="00611267" w:rsidP="000C0B93">
      <w:pPr>
        <w:contextualSpacing/>
        <w:rPr>
          <w:rFonts w:eastAsia="Times New Roman"/>
          <w:bCs/>
          <w:szCs w:val="26"/>
        </w:rPr>
      </w:pPr>
      <w:bookmarkStart w:id="456" w:name="_Toc281240136"/>
      <w:bookmarkStart w:id="457" w:name="_Toc281240378"/>
      <w:bookmarkStart w:id="458" w:name="_Toc288125125"/>
      <w:bookmarkStart w:id="459" w:name="_Toc484520916"/>
      <w:r w:rsidRPr="00006AC4">
        <w:rPr>
          <w:rFonts w:eastAsia="Times New Roman"/>
          <w:bCs/>
          <w:szCs w:val="26"/>
        </w:rPr>
        <w:t xml:space="preserve">For this minimal risk, observational study, the PI </w:t>
      </w:r>
      <w:r w:rsidR="0014141E">
        <w:rPr>
          <w:rFonts w:eastAsia="Times New Roman"/>
          <w:bCs/>
          <w:szCs w:val="26"/>
        </w:rPr>
        <w:t xml:space="preserve">with support from the Connect Senior Scientist and study management staff </w:t>
      </w:r>
      <w:r w:rsidRPr="00006AC4">
        <w:rPr>
          <w:rFonts w:eastAsia="Times New Roman"/>
          <w:bCs/>
          <w:szCs w:val="26"/>
        </w:rPr>
        <w:t xml:space="preserve">will </w:t>
      </w:r>
      <w:r w:rsidR="009A1BDC" w:rsidRPr="00006AC4">
        <w:rPr>
          <w:rFonts w:eastAsia="Times New Roman"/>
          <w:bCs/>
          <w:szCs w:val="26"/>
        </w:rPr>
        <w:t>provide</w:t>
      </w:r>
      <w:r w:rsidR="00175789" w:rsidRPr="00006AC4">
        <w:rPr>
          <w:rFonts w:eastAsia="Times New Roman"/>
          <w:bCs/>
          <w:szCs w:val="26"/>
        </w:rPr>
        <w:t xml:space="preserve"> safety oversight of the study activities. </w:t>
      </w:r>
    </w:p>
    <w:p w14:paraId="078DA02B" w14:textId="77777777" w:rsidR="00DB50A2" w:rsidRPr="00FA1EA7" w:rsidRDefault="00DB50A2" w:rsidP="000C0B93">
      <w:pPr>
        <w:pStyle w:val="Heading3"/>
        <w:contextualSpacing/>
      </w:pPr>
      <w:bookmarkStart w:id="460" w:name="_Toc208234015"/>
      <w:r w:rsidRPr="00FA1EA7">
        <w:t>Principal Investigator/Research Team</w:t>
      </w:r>
      <w:bookmarkEnd w:id="460"/>
      <w:r w:rsidRPr="00FA1EA7">
        <w:t xml:space="preserve"> </w:t>
      </w:r>
    </w:p>
    <w:p w14:paraId="265AFA30" w14:textId="34F2C99D" w:rsidR="00FA1EA7" w:rsidRPr="00006AC4" w:rsidRDefault="00950BC9" w:rsidP="000C0B93">
      <w:r>
        <w:rPr>
          <w:rFonts w:eastAsia="Times New Roman"/>
        </w:rPr>
        <w:t>T</w:t>
      </w:r>
      <w:r w:rsidR="620DD98A" w:rsidRPr="620DD98A">
        <w:rPr>
          <w:rFonts w:eastAsia="Times New Roman"/>
        </w:rPr>
        <w:t xml:space="preserve">he </w:t>
      </w:r>
      <w:r w:rsidR="620DD98A">
        <w:t xml:space="preserve">study management team will meet on a regular basis (approximately weekly) when subjects are being actively enrolled/evaluated on the study.  </w:t>
      </w:r>
      <w:bookmarkStart w:id="461" w:name="_Hlk516841667"/>
      <w:bookmarkEnd w:id="456"/>
      <w:bookmarkEnd w:id="457"/>
      <w:bookmarkEnd w:id="458"/>
      <w:bookmarkEnd w:id="459"/>
      <w:bookmarkEnd w:id="461"/>
    </w:p>
    <w:p w14:paraId="0B3CC980" w14:textId="2FB697D2" w:rsidR="00FA1EA7" w:rsidRPr="00006AC4" w:rsidRDefault="00FA1EA7" w:rsidP="000C0B93">
      <w:pPr>
        <w:rPr>
          <w:szCs w:val="24"/>
        </w:rPr>
      </w:pPr>
      <w:r w:rsidRPr="00006AC4">
        <w:rPr>
          <w:szCs w:val="24"/>
        </w:rPr>
        <w:t xml:space="preserve">All data will be collected in a timely manner and reviewed by the </w:t>
      </w:r>
      <w:r w:rsidR="003C7137">
        <w:rPr>
          <w:szCs w:val="24"/>
        </w:rPr>
        <w:t>PI</w:t>
      </w:r>
      <w:r w:rsidRPr="00006AC4">
        <w:rPr>
          <w:szCs w:val="24"/>
        </w:rPr>
        <w:t xml:space="preserve"> </w:t>
      </w:r>
      <w:r w:rsidR="00576915">
        <w:rPr>
          <w:szCs w:val="24"/>
        </w:rPr>
        <w:t>or</w:t>
      </w:r>
      <w:r w:rsidR="003C7137">
        <w:rPr>
          <w:szCs w:val="24"/>
        </w:rPr>
        <w:t xml:space="preserve"> the Connect Senior Scientist</w:t>
      </w:r>
      <w:r w:rsidRPr="00006AC4">
        <w:rPr>
          <w:szCs w:val="24"/>
        </w:rPr>
        <w:t xml:space="preserve">. Events meeting requirements for expedited reporting as described in HRPP Policy 801 will be submitted within the required timelines. </w:t>
      </w:r>
    </w:p>
    <w:p w14:paraId="31D79574" w14:textId="77777777" w:rsidR="008F3611" w:rsidRPr="00006AC4" w:rsidRDefault="008F3611" w:rsidP="000C0B93">
      <w:pPr>
        <w:pStyle w:val="Heading2"/>
        <w:contextualSpacing/>
      </w:pPr>
      <w:bookmarkStart w:id="462" w:name="_Toc469058441"/>
      <w:bookmarkStart w:id="463" w:name="_Toc469046275"/>
      <w:bookmarkStart w:id="464" w:name="_Toc479192777"/>
      <w:bookmarkStart w:id="465" w:name="_Ref11144890"/>
      <w:bookmarkStart w:id="466" w:name="_Toc208234016"/>
      <w:r w:rsidRPr="00006AC4">
        <w:t>Clinical Monitoring</w:t>
      </w:r>
      <w:bookmarkEnd w:id="462"/>
      <w:bookmarkEnd w:id="463"/>
      <w:bookmarkEnd w:id="464"/>
      <w:bookmarkEnd w:id="465"/>
      <w:bookmarkEnd w:id="466"/>
    </w:p>
    <w:p w14:paraId="713AA943" w14:textId="77777777" w:rsidR="003A1664" w:rsidRDefault="003A1664" w:rsidP="000C0B93">
      <w:pPr>
        <w:contextualSpacing/>
      </w:pPr>
      <w:r>
        <w:t xml:space="preserve">Not applicable to this study. </w:t>
      </w:r>
    </w:p>
    <w:p w14:paraId="1437AF99" w14:textId="47A3F665" w:rsidR="00644569" w:rsidRPr="00006AC4" w:rsidRDefault="00644569" w:rsidP="000C0B93">
      <w:pPr>
        <w:pStyle w:val="Heading2"/>
        <w:contextualSpacing/>
      </w:pPr>
      <w:bookmarkStart w:id="467" w:name="_Toc208234017"/>
      <w:r w:rsidRPr="00006AC4">
        <w:t>Quality Assurance and Quality Control</w:t>
      </w:r>
      <w:bookmarkEnd w:id="467"/>
    </w:p>
    <w:p w14:paraId="68CE7A37" w14:textId="75B676B1" w:rsidR="00844625" w:rsidRDefault="00844625" w:rsidP="000C0B93">
      <w:r w:rsidRPr="00AF3594">
        <w:t xml:space="preserve">The study will be conducted in accordance with procedures identified in the protocol and SOPs for data/sample collection and quality management. </w:t>
      </w:r>
      <w:r w:rsidR="0035574F">
        <w:t>Study s</w:t>
      </w:r>
      <w:r w:rsidRPr="00AF3594">
        <w:t>taff, including but not limited to th</w:t>
      </w:r>
      <w:r w:rsidR="00866A45">
        <w:t>ose at the</w:t>
      </w:r>
      <w:r w:rsidRPr="00AF3594">
        <w:t xml:space="preserve"> IHCS sites, the NCI central repository</w:t>
      </w:r>
      <w:r w:rsidR="003A1664">
        <w:t>,</w:t>
      </w:r>
      <w:r w:rsidRPr="00AF3594">
        <w:t xml:space="preserve"> and support services contractor, will be </w:t>
      </w:r>
      <w:r w:rsidRPr="00AF3594">
        <w:lastRenderedPageBreak/>
        <w:t xml:space="preserve">trained and follow the SOPs. Regular monitoring and audits for the various study components will be performed to assure protocol compliance, data quality and proper storage and handling of samples. </w:t>
      </w:r>
    </w:p>
    <w:p w14:paraId="26F09DD5" w14:textId="77777777" w:rsidR="003A1664" w:rsidRPr="00CE6AF7" w:rsidRDefault="003A1664" w:rsidP="000C0B93">
      <w:pPr>
        <w:rPr>
          <w:rFonts w:cs="Arial"/>
          <w:iCs/>
          <w:highlight w:val="green"/>
        </w:rPr>
      </w:pPr>
      <w:r>
        <w:t xml:space="preserve">Electronic monitoring of key metrics for recruitment, biospecimen collection and shipment and help desk issues will be monitored weekly by the Connect Coordinating Center. </w:t>
      </w:r>
      <w:r w:rsidRPr="00006AC4">
        <w:t xml:space="preserve">On-site </w:t>
      </w:r>
      <w:r>
        <w:t>review</w:t>
      </w:r>
      <w:r w:rsidRPr="00006AC4">
        <w:t xml:space="preserve"> </w:t>
      </w:r>
      <w:r w:rsidRPr="00FE1EE1">
        <w:t xml:space="preserve">by the Connect Coordinating Center </w:t>
      </w:r>
      <w:r w:rsidRPr="00006AC4">
        <w:t>will be conducted early, for initial assessment and training and throughout the study</w:t>
      </w:r>
      <w:r>
        <w:t xml:space="preserve"> </w:t>
      </w:r>
      <w:r w:rsidRPr="00006AC4">
        <w:t xml:space="preserve">to ensure monitoring practices are performed consistently across all participating sites. </w:t>
      </w:r>
    </w:p>
    <w:p w14:paraId="47E8A723" w14:textId="298CEDED" w:rsidR="00073972" w:rsidRPr="005F674A" w:rsidRDefault="004A3170" w:rsidP="000C0B93">
      <w:pPr>
        <w:pStyle w:val="Heading2"/>
        <w:contextualSpacing/>
      </w:pPr>
      <w:bookmarkStart w:id="468" w:name="_Toc281240114"/>
      <w:bookmarkStart w:id="469" w:name="_Toc281240356"/>
      <w:bookmarkStart w:id="470" w:name="_Toc288125089"/>
      <w:bookmarkStart w:id="471" w:name="_Toc484520864"/>
      <w:bookmarkStart w:id="472" w:name="_Ref11144832"/>
      <w:bookmarkStart w:id="473" w:name="_Toc208234018"/>
      <w:bookmarkStart w:id="474" w:name="_Toc250632193"/>
      <w:r w:rsidRPr="005F674A">
        <w:t>Data</w:t>
      </w:r>
      <w:r w:rsidR="00FB0312" w:rsidRPr="005F674A">
        <w:t xml:space="preserve"> </w:t>
      </w:r>
      <w:bookmarkEnd w:id="468"/>
      <w:bookmarkEnd w:id="469"/>
      <w:bookmarkEnd w:id="470"/>
      <w:bookmarkEnd w:id="471"/>
      <w:r w:rsidR="00073972" w:rsidRPr="005F674A">
        <w:t>Handling and Record Keeping</w:t>
      </w:r>
      <w:bookmarkEnd w:id="472"/>
      <w:bookmarkEnd w:id="473"/>
    </w:p>
    <w:p w14:paraId="739DB5E7" w14:textId="304AACBB" w:rsidR="00FB0312" w:rsidRPr="005F674A" w:rsidRDefault="00FB0312" w:rsidP="000C0B93">
      <w:pPr>
        <w:pStyle w:val="Heading3"/>
        <w:contextualSpacing/>
      </w:pPr>
      <w:bookmarkStart w:id="475" w:name="_Toc281240115"/>
      <w:bookmarkStart w:id="476" w:name="_Toc281240357"/>
      <w:bookmarkStart w:id="477" w:name="_Ref363041890"/>
      <w:bookmarkStart w:id="478" w:name="_Toc288125090"/>
      <w:bookmarkStart w:id="479" w:name="_Toc484520865"/>
      <w:bookmarkStart w:id="480" w:name="_Toc208234019"/>
      <w:r w:rsidRPr="005F674A">
        <w:t>Data Collection</w:t>
      </w:r>
      <w:bookmarkEnd w:id="475"/>
      <w:bookmarkEnd w:id="476"/>
      <w:bookmarkEnd w:id="477"/>
      <w:bookmarkEnd w:id="478"/>
      <w:bookmarkEnd w:id="479"/>
      <w:r w:rsidR="00073972" w:rsidRPr="005F674A">
        <w:t xml:space="preserve"> and Management Responsibilities</w:t>
      </w:r>
      <w:bookmarkEnd w:id="480"/>
    </w:p>
    <w:p w14:paraId="5AA71423" w14:textId="00239D31" w:rsidR="002C6705" w:rsidRPr="00AF3594" w:rsidRDefault="002C6705" w:rsidP="003E6473">
      <w:pPr>
        <w:pStyle w:val="Normal2"/>
        <w:ind w:left="0"/>
      </w:pPr>
      <w:bookmarkStart w:id="481" w:name="_Toc484520866"/>
      <w:r w:rsidRPr="005F674A">
        <w:rPr>
          <w:rFonts w:eastAsia="Calibri"/>
        </w:rPr>
        <w:t>Data and biospecimen collection and accurate documentation are the responsibility of the study research team under the supervision of the</w:t>
      </w:r>
      <w:r w:rsidRPr="00AF3594">
        <w:rPr>
          <w:rFonts w:eastAsia="Calibri"/>
        </w:rPr>
        <w:t xml:space="preserve"> Connect for Cancer Prevention Executive Committee (see </w:t>
      </w:r>
      <w:hyperlink w:anchor="_Appendix_1:_Connect" w:history="1">
        <w:r w:rsidR="007A2D6E" w:rsidRPr="007A2D6E">
          <w:rPr>
            <w:rStyle w:val="Hyperlink"/>
            <w:rFonts w:eastAsia="Calibri"/>
          </w:rPr>
          <w:t>Appendix 1 Study Governance Structure</w:t>
        </w:r>
      </w:hyperlink>
      <w:r w:rsidRPr="00AF3594">
        <w:rPr>
          <w:rFonts w:eastAsia="Calibri"/>
        </w:rPr>
        <w:t xml:space="preserve">). </w:t>
      </w:r>
      <w:r w:rsidRPr="00AF3594">
        <w:t xml:space="preserve">DCEG will serve as the </w:t>
      </w:r>
      <w:r w:rsidR="0014662C">
        <w:t xml:space="preserve">Connect </w:t>
      </w:r>
      <w:r w:rsidRPr="00AF3594">
        <w:t>Coordinating Center for this multi-center study, ensuring data accuracy, consistency and timeliness. The Connect Coordinating Center will use strategies to ensure consistency in data quality and on-going adherence to standards for data collection and formatting:</w:t>
      </w:r>
    </w:p>
    <w:p w14:paraId="56BC71AF" w14:textId="74B840B1" w:rsidR="002C6705" w:rsidRPr="00AF3594" w:rsidRDefault="002C6705" w:rsidP="003E6473">
      <w:pPr>
        <w:pStyle w:val="Bulletpoints"/>
        <w:ind w:left="360"/>
        <w:contextualSpacing/>
      </w:pPr>
      <w:r w:rsidRPr="00AF3594">
        <w:t>Define standards for shared data items, formats</w:t>
      </w:r>
      <w:r w:rsidR="00FD4DF5">
        <w:t>,</w:t>
      </w:r>
      <w:r w:rsidRPr="00AF3594">
        <w:t xml:space="preserve"> and metadata elements will be used by all participating sites to collect and structure data files from recruitment, enrollment and all data collection activities, including data collected through the participant application (e.g., user profile, questionnaires). These standards will be updated periodically to reflect new data collection activities as well as reviewed for improvements in instrumentation or changes in data collection protocols. Data completeness and data quality assessments including measures of unusable or unlinked data fields will be part of the data standards document. Included in the data quality assessments will be estimates of the number of participant records deemed unusable because of quality issues and documentation of data collection methods that can be improved to prevent further loss of participant records. </w:t>
      </w:r>
    </w:p>
    <w:p w14:paraId="166220CA" w14:textId="77777777" w:rsidR="002C6705" w:rsidRDefault="002C6705" w:rsidP="000C0B93">
      <w:pPr>
        <w:pStyle w:val="Bulletpoints"/>
        <w:spacing w:before="120" w:after="120"/>
        <w:ind w:left="360"/>
        <w:contextualSpacing/>
      </w:pPr>
      <w:r w:rsidRPr="00AF3594">
        <w:t>A review of the adherence to the standards for data collection items and for data quality will be conducted. This review will consist of regular audits of submitted data for metadata completeness and consistency and a review of reports on data completeness and quality assessments. Of primary importance, the data quality assessments will aid the IHCSs to improve data collection protocols and documentation as the study progresses.</w:t>
      </w:r>
    </w:p>
    <w:p w14:paraId="7FE8E58B" w14:textId="21D780BF" w:rsidR="004A3170" w:rsidRPr="00006AC4" w:rsidRDefault="004A3170" w:rsidP="000C0B93">
      <w:pPr>
        <w:pStyle w:val="Heading3"/>
        <w:contextualSpacing/>
      </w:pPr>
      <w:bookmarkStart w:id="482" w:name="_Toc208234020"/>
      <w:r w:rsidRPr="00006AC4">
        <w:t>Study Records Retention</w:t>
      </w:r>
      <w:bookmarkEnd w:id="482"/>
    </w:p>
    <w:p w14:paraId="04EA35E7" w14:textId="4A8C5BB1" w:rsidR="004A3170" w:rsidRDefault="004A3170" w:rsidP="000C0B93">
      <w:pPr>
        <w:contextualSpacing/>
      </w:pPr>
      <w:r w:rsidRPr="00006AC4">
        <w:t xml:space="preserve">Study documents should be retained as per the </w:t>
      </w:r>
      <w:hyperlink r:id="rId26">
        <w:r w:rsidR="00434ABE" w:rsidRPr="00AF3594">
          <w:rPr>
            <w:color w:val="0070C0"/>
            <w:u w:val="single"/>
          </w:rPr>
          <w:t>HHS and NIH Intramural Records Retention Schedule</w:t>
        </w:r>
      </w:hyperlink>
      <w:r w:rsidR="00434ABE">
        <w:rPr>
          <w:color w:val="0070C0"/>
          <w:u w:val="single"/>
        </w:rPr>
        <w:t>,</w:t>
      </w:r>
      <w:r w:rsidR="00434ABE" w:rsidRPr="00AF3594">
        <w:t xml:space="preserve"> as applicable.</w:t>
      </w:r>
    </w:p>
    <w:p w14:paraId="4C845D1F" w14:textId="77777777" w:rsidR="0046268B" w:rsidRPr="003F3F44" w:rsidRDefault="0046268B" w:rsidP="000C0B93">
      <w:pPr>
        <w:pStyle w:val="Heading2"/>
        <w:contextualSpacing/>
      </w:pPr>
      <w:bookmarkStart w:id="483" w:name="_Unanticipated_Problems"/>
      <w:bookmarkStart w:id="484" w:name="_Toc469058412"/>
      <w:bookmarkStart w:id="485" w:name="_Toc469046246"/>
      <w:bookmarkStart w:id="486" w:name="_Toc479192751"/>
      <w:bookmarkStart w:id="487" w:name="_Toc208234021"/>
      <w:bookmarkEnd w:id="483"/>
      <w:r w:rsidRPr="003F3F44">
        <w:t>Unanticipated Problems</w:t>
      </w:r>
      <w:bookmarkEnd w:id="484"/>
      <w:bookmarkEnd w:id="485"/>
      <w:bookmarkEnd w:id="486"/>
      <w:bookmarkEnd w:id="487"/>
    </w:p>
    <w:p w14:paraId="3ABEC964" w14:textId="77777777" w:rsidR="0046268B" w:rsidRPr="003F3F44" w:rsidRDefault="0046268B" w:rsidP="000C0B93">
      <w:pPr>
        <w:pStyle w:val="Heading3"/>
        <w:contextualSpacing/>
      </w:pPr>
      <w:bookmarkStart w:id="488" w:name="_Toc331464795"/>
      <w:bookmarkStart w:id="489" w:name="_Toc469058413"/>
      <w:bookmarkStart w:id="490" w:name="_Toc469046247"/>
      <w:bookmarkStart w:id="491" w:name="_Toc479192752"/>
      <w:bookmarkStart w:id="492" w:name="_Toc208234022"/>
      <w:bookmarkEnd w:id="488"/>
      <w:r w:rsidRPr="003F3F44">
        <w:t>Definition of Unanticipated Problems (UP)</w:t>
      </w:r>
      <w:bookmarkEnd w:id="489"/>
      <w:bookmarkEnd w:id="490"/>
      <w:bookmarkEnd w:id="491"/>
      <w:bookmarkEnd w:id="492"/>
    </w:p>
    <w:p w14:paraId="4440D8EB" w14:textId="1DD85976" w:rsidR="0046268B" w:rsidRPr="003F3F44" w:rsidRDefault="0046268B" w:rsidP="000C0B93">
      <w:pPr>
        <w:contextualSpacing/>
      </w:pPr>
      <w:r>
        <w:t>A</w:t>
      </w:r>
      <w:r w:rsidRPr="003F3F44">
        <w:t xml:space="preserve">ny incident, experience, or outcome that meets </w:t>
      </w:r>
      <w:r w:rsidR="00EA78C4" w:rsidRPr="003F3F44">
        <w:rPr>
          <w:b/>
          <w:u w:val="single"/>
        </w:rPr>
        <w:t>all</w:t>
      </w:r>
      <w:r w:rsidRPr="003F3F44">
        <w:t xml:space="preserve"> the following criteria:</w:t>
      </w:r>
    </w:p>
    <w:p w14:paraId="06CE962D" w14:textId="77777777" w:rsidR="0046268B" w:rsidRPr="00FB0312" w:rsidRDefault="0046268B" w:rsidP="000C0B93">
      <w:pPr>
        <w:numPr>
          <w:ilvl w:val="0"/>
          <w:numId w:val="29"/>
        </w:numPr>
        <w:contextualSpacing/>
        <w:rPr>
          <w:u w:val="single"/>
        </w:rPr>
      </w:pPr>
      <w:r w:rsidRPr="003F3F44">
        <w:t>Unexpected in terms of nature, severity, or frequency given (a) the research procedures that are described in the protocol-related documents, such as the Institutional Review Board (IRB)-approved research protocol and informed consent document; and (b) the characteristics of the participant population being studied;</w:t>
      </w:r>
      <w:r>
        <w:t xml:space="preserve"> </w:t>
      </w:r>
      <w:r w:rsidRPr="00FB0312">
        <w:rPr>
          <w:u w:val="single"/>
        </w:rPr>
        <w:t>and</w:t>
      </w:r>
    </w:p>
    <w:p w14:paraId="3E63F7EB" w14:textId="77777777" w:rsidR="0046268B" w:rsidRPr="003F3F44" w:rsidRDefault="0046268B" w:rsidP="000C0B93">
      <w:pPr>
        <w:numPr>
          <w:ilvl w:val="0"/>
          <w:numId w:val="29"/>
        </w:numPr>
        <w:contextualSpacing/>
      </w:pPr>
      <w:r w:rsidRPr="003F3F44">
        <w:lastRenderedPageBreak/>
        <w:t xml:space="preserve">Related or possibly related to participation in the research (“possibly related” means there is a reasonable possibility that the incident, experience, or outcome may have been caused by the procedures involved in the research); </w:t>
      </w:r>
      <w:r w:rsidRPr="00FB0312">
        <w:rPr>
          <w:u w:val="single"/>
        </w:rPr>
        <w:t>and</w:t>
      </w:r>
    </w:p>
    <w:p w14:paraId="1C2AB55C" w14:textId="5611C42F" w:rsidR="0046268B" w:rsidRPr="00180961" w:rsidRDefault="008927E3" w:rsidP="000C0B93">
      <w:pPr>
        <w:numPr>
          <w:ilvl w:val="0"/>
          <w:numId w:val="29"/>
        </w:numPr>
        <w:contextualSpacing/>
      </w:pPr>
      <w:r>
        <w:t xml:space="preserve">Instances in which </w:t>
      </w:r>
      <w:r w:rsidR="0046268B" w:rsidRPr="003F3F44">
        <w:t>the research places participants or others</w:t>
      </w:r>
      <w:r w:rsidR="0046268B">
        <w:t xml:space="preserve"> (which many include research staff, family members or other individuals not directly participating in the research)</w:t>
      </w:r>
      <w:r w:rsidR="0046268B" w:rsidRPr="003F3F44">
        <w:t xml:space="preserve"> at a greater risk of harm (including physical, psychological, economic, or social harm) than was </w:t>
      </w:r>
      <w:r w:rsidR="0046268B" w:rsidRPr="00180961">
        <w:t>previously known or expected.</w:t>
      </w:r>
    </w:p>
    <w:p w14:paraId="2D7C4CBC" w14:textId="77777777" w:rsidR="0046268B" w:rsidRPr="00006AC4" w:rsidRDefault="0046268B" w:rsidP="000C0B93">
      <w:pPr>
        <w:pStyle w:val="Heading3"/>
        <w:contextualSpacing/>
      </w:pPr>
      <w:bookmarkStart w:id="493" w:name="_Toc466023695"/>
      <w:bookmarkStart w:id="494" w:name="_Toc466025679"/>
      <w:bookmarkStart w:id="495" w:name="_Toc466026988"/>
      <w:bookmarkStart w:id="496" w:name="_Toc466027315"/>
      <w:bookmarkStart w:id="497" w:name="_Toc466539294"/>
      <w:bookmarkStart w:id="498" w:name="_Toc466973522"/>
      <w:bookmarkStart w:id="499" w:name="_Toc466974371"/>
      <w:bookmarkStart w:id="500" w:name="_Toc466977776"/>
      <w:bookmarkStart w:id="501" w:name="_Toc466978625"/>
      <w:bookmarkStart w:id="502" w:name="_Toc466980177"/>
      <w:bookmarkStart w:id="503" w:name="_Toc466983828"/>
      <w:bookmarkStart w:id="504" w:name="_Toc466984676"/>
      <w:bookmarkStart w:id="505" w:name="_Toc466985525"/>
      <w:bookmarkStart w:id="506" w:name="_Toc466986373"/>
      <w:bookmarkStart w:id="507" w:name="_Toc466987222"/>
      <w:bookmarkStart w:id="508" w:name="_Toc466988229"/>
      <w:bookmarkStart w:id="509" w:name="_Toc466989236"/>
      <w:bookmarkStart w:id="510" w:name="_Toc466990085"/>
      <w:bookmarkStart w:id="511" w:name="_Toc466990702"/>
      <w:bookmarkStart w:id="512" w:name="_Toc467137708"/>
      <w:bookmarkStart w:id="513" w:name="_Toc467138556"/>
      <w:bookmarkStart w:id="514" w:name="_Toc467161595"/>
      <w:bookmarkStart w:id="515" w:name="_Toc467165858"/>
      <w:bookmarkStart w:id="516" w:name="_Toc467242496"/>
      <w:bookmarkStart w:id="517" w:name="_Toc467243356"/>
      <w:bookmarkStart w:id="518" w:name="_Toc467244217"/>
      <w:bookmarkStart w:id="519" w:name="_Toc467245077"/>
      <w:bookmarkStart w:id="520" w:name="_Toc467245937"/>
      <w:bookmarkStart w:id="521" w:name="_Toc467246797"/>
      <w:bookmarkStart w:id="522" w:name="_Toc467247828"/>
      <w:bookmarkStart w:id="523" w:name="_Toc467248688"/>
      <w:bookmarkStart w:id="524" w:name="_Toc467249273"/>
      <w:bookmarkStart w:id="525" w:name="_Toc467255007"/>
      <w:bookmarkStart w:id="526" w:name="_Toc467482457"/>
      <w:bookmarkStart w:id="527" w:name="_Toc467483316"/>
      <w:bookmarkStart w:id="528" w:name="_Toc467484174"/>
      <w:bookmarkStart w:id="529" w:name="_Toc467485033"/>
      <w:bookmarkStart w:id="530" w:name="_Toc468199585"/>
      <w:bookmarkStart w:id="531" w:name="_Toc466023696"/>
      <w:bookmarkStart w:id="532" w:name="_Toc466025680"/>
      <w:bookmarkStart w:id="533" w:name="_Toc466026989"/>
      <w:bookmarkStart w:id="534" w:name="_Toc466027316"/>
      <w:bookmarkStart w:id="535" w:name="_Toc466539295"/>
      <w:bookmarkStart w:id="536" w:name="_Toc466973523"/>
      <w:bookmarkStart w:id="537" w:name="_Toc466974372"/>
      <w:bookmarkStart w:id="538" w:name="_Toc466977777"/>
      <w:bookmarkStart w:id="539" w:name="_Toc466978626"/>
      <w:bookmarkStart w:id="540" w:name="_Toc466980178"/>
      <w:bookmarkStart w:id="541" w:name="_Toc466983829"/>
      <w:bookmarkStart w:id="542" w:name="_Toc466984677"/>
      <w:bookmarkStart w:id="543" w:name="_Toc466985526"/>
      <w:bookmarkStart w:id="544" w:name="_Toc466986374"/>
      <w:bookmarkStart w:id="545" w:name="_Toc466987223"/>
      <w:bookmarkStart w:id="546" w:name="_Toc466988230"/>
      <w:bookmarkStart w:id="547" w:name="_Toc466989237"/>
      <w:bookmarkStart w:id="548" w:name="_Toc466990086"/>
      <w:bookmarkStart w:id="549" w:name="_Toc466990703"/>
      <w:bookmarkStart w:id="550" w:name="_Toc467137709"/>
      <w:bookmarkStart w:id="551" w:name="_Toc467138557"/>
      <w:bookmarkStart w:id="552" w:name="_Toc467161596"/>
      <w:bookmarkStart w:id="553" w:name="_Toc467165859"/>
      <w:bookmarkStart w:id="554" w:name="_Toc467242497"/>
      <w:bookmarkStart w:id="555" w:name="_Toc467243357"/>
      <w:bookmarkStart w:id="556" w:name="_Toc467244218"/>
      <w:bookmarkStart w:id="557" w:name="_Toc467245078"/>
      <w:bookmarkStart w:id="558" w:name="_Toc467245938"/>
      <w:bookmarkStart w:id="559" w:name="_Toc467246798"/>
      <w:bookmarkStart w:id="560" w:name="_Toc467247829"/>
      <w:bookmarkStart w:id="561" w:name="_Toc467248689"/>
      <w:bookmarkStart w:id="562" w:name="_Toc467249274"/>
      <w:bookmarkStart w:id="563" w:name="_Toc467255008"/>
      <w:bookmarkStart w:id="564" w:name="_Toc467482458"/>
      <w:bookmarkStart w:id="565" w:name="_Toc467483317"/>
      <w:bookmarkStart w:id="566" w:name="_Toc467484175"/>
      <w:bookmarkStart w:id="567" w:name="_Toc467485034"/>
      <w:bookmarkStart w:id="568" w:name="_Toc468199586"/>
      <w:bookmarkStart w:id="569" w:name="_Toc466023699"/>
      <w:bookmarkStart w:id="570" w:name="_Toc466025683"/>
      <w:bookmarkStart w:id="571" w:name="_Toc466026992"/>
      <w:bookmarkStart w:id="572" w:name="_Toc466027319"/>
      <w:bookmarkStart w:id="573" w:name="_Toc466539298"/>
      <w:bookmarkStart w:id="574" w:name="_Toc466973526"/>
      <w:bookmarkStart w:id="575" w:name="_Toc466974375"/>
      <w:bookmarkStart w:id="576" w:name="_Toc466977780"/>
      <w:bookmarkStart w:id="577" w:name="_Toc466978629"/>
      <w:bookmarkStart w:id="578" w:name="_Toc466980181"/>
      <w:bookmarkStart w:id="579" w:name="_Toc466983832"/>
      <w:bookmarkStart w:id="580" w:name="_Toc466984680"/>
      <w:bookmarkStart w:id="581" w:name="_Toc466985529"/>
      <w:bookmarkStart w:id="582" w:name="_Toc466986377"/>
      <w:bookmarkStart w:id="583" w:name="_Toc466987226"/>
      <w:bookmarkStart w:id="584" w:name="_Toc466988233"/>
      <w:bookmarkStart w:id="585" w:name="_Toc466989240"/>
      <w:bookmarkStart w:id="586" w:name="_Toc466990089"/>
      <w:bookmarkStart w:id="587" w:name="_Toc466990706"/>
      <w:bookmarkStart w:id="588" w:name="_Toc467137712"/>
      <w:bookmarkStart w:id="589" w:name="_Toc467138560"/>
      <w:bookmarkStart w:id="590" w:name="_Toc467161599"/>
      <w:bookmarkStart w:id="591" w:name="_Toc467165862"/>
      <w:bookmarkStart w:id="592" w:name="_Toc467242500"/>
      <w:bookmarkStart w:id="593" w:name="_Toc467243360"/>
      <w:bookmarkStart w:id="594" w:name="_Toc467244221"/>
      <w:bookmarkStart w:id="595" w:name="_Toc467245081"/>
      <w:bookmarkStart w:id="596" w:name="_Toc467245941"/>
      <w:bookmarkStart w:id="597" w:name="_Toc467246801"/>
      <w:bookmarkStart w:id="598" w:name="_Toc467247832"/>
      <w:bookmarkStart w:id="599" w:name="_Toc467248692"/>
      <w:bookmarkStart w:id="600" w:name="_Toc467249277"/>
      <w:bookmarkStart w:id="601" w:name="_Toc467255011"/>
      <w:bookmarkStart w:id="602" w:name="_Toc467482461"/>
      <w:bookmarkStart w:id="603" w:name="_Toc467483320"/>
      <w:bookmarkStart w:id="604" w:name="_Toc467484178"/>
      <w:bookmarkStart w:id="605" w:name="_Toc467485037"/>
      <w:bookmarkStart w:id="606" w:name="_Toc468199589"/>
      <w:bookmarkStart w:id="607" w:name="_Toc466023700"/>
      <w:bookmarkStart w:id="608" w:name="_Toc466025684"/>
      <w:bookmarkStart w:id="609" w:name="_Toc466026993"/>
      <w:bookmarkStart w:id="610" w:name="_Toc466027320"/>
      <w:bookmarkStart w:id="611" w:name="_Toc466539299"/>
      <w:bookmarkStart w:id="612" w:name="_Toc466973527"/>
      <w:bookmarkStart w:id="613" w:name="_Toc466974376"/>
      <w:bookmarkStart w:id="614" w:name="_Toc466977781"/>
      <w:bookmarkStart w:id="615" w:name="_Toc466978630"/>
      <w:bookmarkStart w:id="616" w:name="_Toc466980182"/>
      <w:bookmarkStart w:id="617" w:name="_Toc466983833"/>
      <w:bookmarkStart w:id="618" w:name="_Toc466984681"/>
      <w:bookmarkStart w:id="619" w:name="_Toc466985530"/>
      <w:bookmarkStart w:id="620" w:name="_Toc466986378"/>
      <w:bookmarkStart w:id="621" w:name="_Toc466987227"/>
      <w:bookmarkStart w:id="622" w:name="_Toc466988234"/>
      <w:bookmarkStart w:id="623" w:name="_Toc466989241"/>
      <w:bookmarkStart w:id="624" w:name="_Toc466990090"/>
      <w:bookmarkStart w:id="625" w:name="_Toc466990707"/>
      <w:bookmarkStart w:id="626" w:name="_Toc467137713"/>
      <w:bookmarkStart w:id="627" w:name="_Toc467138561"/>
      <w:bookmarkStart w:id="628" w:name="_Toc467161600"/>
      <w:bookmarkStart w:id="629" w:name="_Toc467165863"/>
      <w:bookmarkStart w:id="630" w:name="_Toc467242501"/>
      <w:bookmarkStart w:id="631" w:name="_Toc467243361"/>
      <w:bookmarkStart w:id="632" w:name="_Toc467244222"/>
      <w:bookmarkStart w:id="633" w:name="_Toc467245082"/>
      <w:bookmarkStart w:id="634" w:name="_Toc467245942"/>
      <w:bookmarkStart w:id="635" w:name="_Toc467246802"/>
      <w:bookmarkStart w:id="636" w:name="_Toc467247833"/>
      <w:bookmarkStart w:id="637" w:name="_Toc467248693"/>
      <w:bookmarkStart w:id="638" w:name="_Toc467249278"/>
      <w:bookmarkStart w:id="639" w:name="_Toc467255012"/>
      <w:bookmarkStart w:id="640" w:name="_Toc467482462"/>
      <w:bookmarkStart w:id="641" w:name="_Toc467483321"/>
      <w:bookmarkStart w:id="642" w:name="_Toc467484179"/>
      <w:bookmarkStart w:id="643" w:name="_Toc467485038"/>
      <w:bookmarkStart w:id="644" w:name="_Toc468199590"/>
      <w:bookmarkStart w:id="645" w:name="_Toc466023701"/>
      <w:bookmarkStart w:id="646" w:name="_Toc466025685"/>
      <w:bookmarkStart w:id="647" w:name="_Toc466026994"/>
      <w:bookmarkStart w:id="648" w:name="_Toc466027321"/>
      <w:bookmarkStart w:id="649" w:name="_Toc466539300"/>
      <w:bookmarkStart w:id="650" w:name="_Toc466973528"/>
      <w:bookmarkStart w:id="651" w:name="_Toc466974377"/>
      <w:bookmarkStart w:id="652" w:name="_Toc466977782"/>
      <w:bookmarkStart w:id="653" w:name="_Toc466978631"/>
      <w:bookmarkStart w:id="654" w:name="_Toc466980183"/>
      <w:bookmarkStart w:id="655" w:name="_Toc466983834"/>
      <w:bookmarkStart w:id="656" w:name="_Toc466984682"/>
      <w:bookmarkStart w:id="657" w:name="_Toc466985531"/>
      <w:bookmarkStart w:id="658" w:name="_Toc466986379"/>
      <w:bookmarkStart w:id="659" w:name="_Toc466987228"/>
      <w:bookmarkStart w:id="660" w:name="_Toc466988235"/>
      <w:bookmarkStart w:id="661" w:name="_Toc466989242"/>
      <w:bookmarkStart w:id="662" w:name="_Toc466990091"/>
      <w:bookmarkStart w:id="663" w:name="_Toc466990708"/>
      <w:bookmarkStart w:id="664" w:name="_Toc467137714"/>
      <w:bookmarkStart w:id="665" w:name="_Toc467138562"/>
      <w:bookmarkStart w:id="666" w:name="_Toc467161601"/>
      <w:bookmarkStart w:id="667" w:name="_Toc467165864"/>
      <w:bookmarkStart w:id="668" w:name="_Toc467242502"/>
      <w:bookmarkStart w:id="669" w:name="_Toc467243362"/>
      <w:bookmarkStart w:id="670" w:name="_Toc467244223"/>
      <w:bookmarkStart w:id="671" w:name="_Toc467245083"/>
      <w:bookmarkStart w:id="672" w:name="_Toc467245943"/>
      <w:bookmarkStart w:id="673" w:name="_Toc467246803"/>
      <w:bookmarkStart w:id="674" w:name="_Toc467247834"/>
      <w:bookmarkStart w:id="675" w:name="_Toc467248694"/>
      <w:bookmarkStart w:id="676" w:name="_Toc467249279"/>
      <w:bookmarkStart w:id="677" w:name="_Toc467255013"/>
      <w:bookmarkStart w:id="678" w:name="_Toc467482463"/>
      <w:bookmarkStart w:id="679" w:name="_Toc467483322"/>
      <w:bookmarkStart w:id="680" w:name="_Toc467484180"/>
      <w:bookmarkStart w:id="681" w:name="_Toc467485039"/>
      <w:bookmarkStart w:id="682" w:name="_Toc468199591"/>
      <w:bookmarkStart w:id="683" w:name="_Toc466023702"/>
      <w:bookmarkStart w:id="684" w:name="_Toc466025686"/>
      <w:bookmarkStart w:id="685" w:name="_Toc466026995"/>
      <w:bookmarkStart w:id="686" w:name="_Toc466027322"/>
      <w:bookmarkStart w:id="687" w:name="_Toc466539301"/>
      <w:bookmarkStart w:id="688" w:name="_Toc466973529"/>
      <w:bookmarkStart w:id="689" w:name="_Toc466974378"/>
      <w:bookmarkStart w:id="690" w:name="_Toc466977783"/>
      <w:bookmarkStart w:id="691" w:name="_Toc466978632"/>
      <w:bookmarkStart w:id="692" w:name="_Toc466980184"/>
      <w:bookmarkStart w:id="693" w:name="_Toc466983835"/>
      <w:bookmarkStart w:id="694" w:name="_Toc466984683"/>
      <w:bookmarkStart w:id="695" w:name="_Toc466985532"/>
      <w:bookmarkStart w:id="696" w:name="_Toc466986380"/>
      <w:bookmarkStart w:id="697" w:name="_Toc466987229"/>
      <w:bookmarkStart w:id="698" w:name="_Toc466988236"/>
      <w:bookmarkStart w:id="699" w:name="_Toc466989243"/>
      <w:bookmarkStart w:id="700" w:name="_Toc466990092"/>
      <w:bookmarkStart w:id="701" w:name="_Toc466990709"/>
      <w:bookmarkStart w:id="702" w:name="_Toc467137715"/>
      <w:bookmarkStart w:id="703" w:name="_Toc467138563"/>
      <w:bookmarkStart w:id="704" w:name="_Toc467161602"/>
      <w:bookmarkStart w:id="705" w:name="_Toc467165865"/>
      <w:bookmarkStart w:id="706" w:name="_Toc467242503"/>
      <w:bookmarkStart w:id="707" w:name="_Toc467243363"/>
      <w:bookmarkStart w:id="708" w:name="_Toc467244224"/>
      <w:bookmarkStart w:id="709" w:name="_Toc467245084"/>
      <w:bookmarkStart w:id="710" w:name="_Toc467245944"/>
      <w:bookmarkStart w:id="711" w:name="_Toc467246804"/>
      <w:bookmarkStart w:id="712" w:name="_Toc467247835"/>
      <w:bookmarkStart w:id="713" w:name="_Toc467248695"/>
      <w:bookmarkStart w:id="714" w:name="_Toc467249280"/>
      <w:bookmarkStart w:id="715" w:name="_Toc467255014"/>
      <w:bookmarkStart w:id="716" w:name="_Toc467482464"/>
      <w:bookmarkStart w:id="717" w:name="_Toc467483323"/>
      <w:bookmarkStart w:id="718" w:name="_Toc467484181"/>
      <w:bookmarkStart w:id="719" w:name="_Toc467485040"/>
      <w:bookmarkStart w:id="720" w:name="_Toc468199592"/>
      <w:bookmarkStart w:id="721" w:name="_Toc466023703"/>
      <w:bookmarkStart w:id="722" w:name="_Toc466025687"/>
      <w:bookmarkStart w:id="723" w:name="_Toc466026996"/>
      <w:bookmarkStart w:id="724" w:name="_Toc466027323"/>
      <w:bookmarkStart w:id="725" w:name="_Toc466539302"/>
      <w:bookmarkStart w:id="726" w:name="_Toc466973530"/>
      <w:bookmarkStart w:id="727" w:name="_Toc466974379"/>
      <w:bookmarkStart w:id="728" w:name="_Toc466977784"/>
      <w:bookmarkStart w:id="729" w:name="_Toc466978633"/>
      <w:bookmarkStart w:id="730" w:name="_Toc466980185"/>
      <w:bookmarkStart w:id="731" w:name="_Toc466983836"/>
      <w:bookmarkStart w:id="732" w:name="_Toc466984684"/>
      <w:bookmarkStart w:id="733" w:name="_Toc466985533"/>
      <w:bookmarkStart w:id="734" w:name="_Toc466986381"/>
      <w:bookmarkStart w:id="735" w:name="_Toc466987230"/>
      <w:bookmarkStart w:id="736" w:name="_Toc466988237"/>
      <w:bookmarkStart w:id="737" w:name="_Toc466989244"/>
      <w:bookmarkStart w:id="738" w:name="_Toc466990093"/>
      <w:bookmarkStart w:id="739" w:name="_Toc466990710"/>
      <w:bookmarkStart w:id="740" w:name="_Toc467137716"/>
      <w:bookmarkStart w:id="741" w:name="_Toc467138564"/>
      <w:bookmarkStart w:id="742" w:name="_Toc467161603"/>
      <w:bookmarkStart w:id="743" w:name="_Toc467165866"/>
      <w:bookmarkStart w:id="744" w:name="_Toc467242504"/>
      <w:bookmarkStart w:id="745" w:name="_Toc467243364"/>
      <w:bookmarkStart w:id="746" w:name="_Toc467244225"/>
      <w:bookmarkStart w:id="747" w:name="_Toc467245085"/>
      <w:bookmarkStart w:id="748" w:name="_Toc467245945"/>
      <w:bookmarkStart w:id="749" w:name="_Toc467246805"/>
      <w:bookmarkStart w:id="750" w:name="_Toc467247836"/>
      <w:bookmarkStart w:id="751" w:name="_Toc467248696"/>
      <w:bookmarkStart w:id="752" w:name="_Toc467249281"/>
      <w:bookmarkStart w:id="753" w:name="_Toc467255015"/>
      <w:bookmarkStart w:id="754" w:name="_Toc467482465"/>
      <w:bookmarkStart w:id="755" w:name="_Toc467483324"/>
      <w:bookmarkStart w:id="756" w:name="_Toc467484182"/>
      <w:bookmarkStart w:id="757" w:name="_Toc467485041"/>
      <w:bookmarkStart w:id="758" w:name="_Toc468199593"/>
      <w:bookmarkStart w:id="759" w:name="_Toc466023705"/>
      <w:bookmarkStart w:id="760" w:name="_Toc466025689"/>
      <w:bookmarkStart w:id="761" w:name="_Toc466026998"/>
      <w:bookmarkStart w:id="762" w:name="_Toc466027325"/>
      <w:bookmarkStart w:id="763" w:name="_Toc466539304"/>
      <w:bookmarkStart w:id="764" w:name="_Toc466973532"/>
      <w:bookmarkStart w:id="765" w:name="_Toc466974381"/>
      <w:bookmarkStart w:id="766" w:name="_Toc466977786"/>
      <w:bookmarkStart w:id="767" w:name="_Toc466978635"/>
      <w:bookmarkStart w:id="768" w:name="_Toc466980187"/>
      <w:bookmarkStart w:id="769" w:name="_Toc466983838"/>
      <w:bookmarkStart w:id="770" w:name="_Toc466984686"/>
      <w:bookmarkStart w:id="771" w:name="_Toc466985535"/>
      <w:bookmarkStart w:id="772" w:name="_Toc466986383"/>
      <w:bookmarkStart w:id="773" w:name="_Toc466987232"/>
      <w:bookmarkStart w:id="774" w:name="_Toc466988239"/>
      <w:bookmarkStart w:id="775" w:name="_Toc466989246"/>
      <w:bookmarkStart w:id="776" w:name="_Toc466990095"/>
      <w:bookmarkStart w:id="777" w:name="_Toc466990712"/>
      <w:bookmarkStart w:id="778" w:name="_Toc467137718"/>
      <w:bookmarkStart w:id="779" w:name="_Toc467138566"/>
      <w:bookmarkStart w:id="780" w:name="_Toc467161605"/>
      <w:bookmarkStart w:id="781" w:name="_Toc467165868"/>
      <w:bookmarkStart w:id="782" w:name="_Toc467242506"/>
      <w:bookmarkStart w:id="783" w:name="_Toc467243366"/>
      <w:bookmarkStart w:id="784" w:name="_Toc467244227"/>
      <w:bookmarkStart w:id="785" w:name="_Toc467245087"/>
      <w:bookmarkStart w:id="786" w:name="_Toc467245947"/>
      <w:bookmarkStart w:id="787" w:name="_Toc467246807"/>
      <w:bookmarkStart w:id="788" w:name="_Toc467247838"/>
      <w:bookmarkStart w:id="789" w:name="_Toc467248698"/>
      <w:bookmarkStart w:id="790" w:name="_Toc467249283"/>
      <w:bookmarkStart w:id="791" w:name="_Toc467255017"/>
      <w:bookmarkStart w:id="792" w:name="_Toc467482467"/>
      <w:bookmarkStart w:id="793" w:name="_Toc467483326"/>
      <w:bookmarkStart w:id="794" w:name="_Toc467484184"/>
      <w:bookmarkStart w:id="795" w:name="_Toc467485043"/>
      <w:bookmarkStart w:id="796" w:name="_Toc468199595"/>
      <w:bookmarkStart w:id="797" w:name="_Toc466023709"/>
      <w:bookmarkStart w:id="798" w:name="_Toc466025693"/>
      <w:bookmarkStart w:id="799" w:name="_Toc466027002"/>
      <w:bookmarkStart w:id="800" w:name="_Toc466027329"/>
      <w:bookmarkStart w:id="801" w:name="_Toc466539308"/>
      <w:bookmarkStart w:id="802" w:name="_Toc466973536"/>
      <w:bookmarkStart w:id="803" w:name="_Toc466974385"/>
      <w:bookmarkStart w:id="804" w:name="_Toc466977790"/>
      <w:bookmarkStart w:id="805" w:name="_Toc466978639"/>
      <w:bookmarkStart w:id="806" w:name="_Toc466980191"/>
      <w:bookmarkStart w:id="807" w:name="_Toc466983842"/>
      <w:bookmarkStart w:id="808" w:name="_Toc466984690"/>
      <w:bookmarkStart w:id="809" w:name="_Toc466985539"/>
      <w:bookmarkStart w:id="810" w:name="_Toc466986387"/>
      <w:bookmarkStart w:id="811" w:name="_Toc466987236"/>
      <w:bookmarkStart w:id="812" w:name="_Toc466988243"/>
      <w:bookmarkStart w:id="813" w:name="_Toc466989250"/>
      <w:bookmarkStart w:id="814" w:name="_Toc466990099"/>
      <w:bookmarkStart w:id="815" w:name="_Toc466990716"/>
      <w:bookmarkStart w:id="816" w:name="_Toc467137722"/>
      <w:bookmarkStart w:id="817" w:name="_Toc467138570"/>
      <w:bookmarkStart w:id="818" w:name="_Toc467161609"/>
      <w:bookmarkStart w:id="819" w:name="_Toc467165872"/>
      <w:bookmarkStart w:id="820" w:name="_Toc467242510"/>
      <w:bookmarkStart w:id="821" w:name="_Toc467243370"/>
      <w:bookmarkStart w:id="822" w:name="_Toc467244231"/>
      <w:bookmarkStart w:id="823" w:name="_Toc467245091"/>
      <w:bookmarkStart w:id="824" w:name="_Toc467245951"/>
      <w:bookmarkStart w:id="825" w:name="_Toc467246811"/>
      <w:bookmarkStart w:id="826" w:name="_Toc467247842"/>
      <w:bookmarkStart w:id="827" w:name="_Toc467248702"/>
      <w:bookmarkStart w:id="828" w:name="_Toc467249287"/>
      <w:bookmarkStart w:id="829" w:name="_Toc467255021"/>
      <w:bookmarkStart w:id="830" w:name="_Toc467482471"/>
      <w:bookmarkStart w:id="831" w:name="_Toc467483330"/>
      <w:bookmarkStart w:id="832" w:name="_Toc467484188"/>
      <w:bookmarkStart w:id="833" w:name="_Toc467485047"/>
      <w:bookmarkStart w:id="834" w:name="_Toc468199599"/>
      <w:bookmarkStart w:id="835" w:name="_Toc466023711"/>
      <w:bookmarkStart w:id="836" w:name="_Toc466025695"/>
      <w:bookmarkStart w:id="837" w:name="_Toc466027004"/>
      <w:bookmarkStart w:id="838" w:name="_Toc466027331"/>
      <w:bookmarkStart w:id="839" w:name="_Toc466539310"/>
      <w:bookmarkStart w:id="840" w:name="_Toc466973538"/>
      <w:bookmarkStart w:id="841" w:name="_Toc466974387"/>
      <w:bookmarkStart w:id="842" w:name="_Toc466977792"/>
      <w:bookmarkStart w:id="843" w:name="_Toc466978641"/>
      <w:bookmarkStart w:id="844" w:name="_Toc466980193"/>
      <w:bookmarkStart w:id="845" w:name="_Toc466983844"/>
      <w:bookmarkStart w:id="846" w:name="_Toc466984692"/>
      <w:bookmarkStart w:id="847" w:name="_Toc466985541"/>
      <w:bookmarkStart w:id="848" w:name="_Toc466986389"/>
      <w:bookmarkStart w:id="849" w:name="_Toc466987238"/>
      <w:bookmarkStart w:id="850" w:name="_Toc466988245"/>
      <w:bookmarkStart w:id="851" w:name="_Toc466989252"/>
      <w:bookmarkStart w:id="852" w:name="_Toc466990101"/>
      <w:bookmarkStart w:id="853" w:name="_Toc466990718"/>
      <w:bookmarkStart w:id="854" w:name="_Toc467137724"/>
      <w:bookmarkStart w:id="855" w:name="_Toc467138572"/>
      <w:bookmarkStart w:id="856" w:name="_Toc467161611"/>
      <w:bookmarkStart w:id="857" w:name="_Toc467165874"/>
      <w:bookmarkStart w:id="858" w:name="_Toc467242512"/>
      <w:bookmarkStart w:id="859" w:name="_Toc467243372"/>
      <w:bookmarkStart w:id="860" w:name="_Toc467244233"/>
      <w:bookmarkStart w:id="861" w:name="_Toc467245093"/>
      <w:bookmarkStart w:id="862" w:name="_Toc467245953"/>
      <w:bookmarkStart w:id="863" w:name="_Toc467246813"/>
      <w:bookmarkStart w:id="864" w:name="_Toc467247844"/>
      <w:bookmarkStart w:id="865" w:name="_Toc467248704"/>
      <w:bookmarkStart w:id="866" w:name="_Toc467249289"/>
      <w:bookmarkStart w:id="867" w:name="_Toc467255023"/>
      <w:bookmarkStart w:id="868" w:name="_Toc467482473"/>
      <w:bookmarkStart w:id="869" w:name="_Toc467483332"/>
      <w:bookmarkStart w:id="870" w:name="_Toc467484190"/>
      <w:bookmarkStart w:id="871" w:name="_Toc467485049"/>
      <w:bookmarkStart w:id="872" w:name="_Toc468199601"/>
      <w:bookmarkStart w:id="873" w:name="_Toc466023712"/>
      <w:bookmarkStart w:id="874" w:name="_Toc466025696"/>
      <w:bookmarkStart w:id="875" w:name="_Toc466027005"/>
      <w:bookmarkStart w:id="876" w:name="_Toc466027332"/>
      <w:bookmarkStart w:id="877" w:name="_Toc466539311"/>
      <w:bookmarkStart w:id="878" w:name="_Toc466973539"/>
      <w:bookmarkStart w:id="879" w:name="_Toc466974388"/>
      <w:bookmarkStart w:id="880" w:name="_Toc466977793"/>
      <w:bookmarkStart w:id="881" w:name="_Toc466978642"/>
      <w:bookmarkStart w:id="882" w:name="_Toc466980194"/>
      <w:bookmarkStart w:id="883" w:name="_Toc466983845"/>
      <w:bookmarkStart w:id="884" w:name="_Toc466984693"/>
      <w:bookmarkStart w:id="885" w:name="_Toc466985542"/>
      <w:bookmarkStart w:id="886" w:name="_Toc466986390"/>
      <w:bookmarkStart w:id="887" w:name="_Toc466987239"/>
      <w:bookmarkStart w:id="888" w:name="_Toc466988246"/>
      <w:bookmarkStart w:id="889" w:name="_Toc466989253"/>
      <w:bookmarkStart w:id="890" w:name="_Toc466990102"/>
      <w:bookmarkStart w:id="891" w:name="_Toc466990719"/>
      <w:bookmarkStart w:id="892" w:name="_Toc467137725"/>
      <w:bookmarkStart w:id="893" w:name="_Toc467138573"/>
      <w:bookmarkStart w:id="894" w:name="_Toc467161612"/>
      <w:bookmarkStart w:id="895" w:name="_Toc467165875"/>
      <w:bookmarkStart w:id="896" w:name="_Toc467242513"/>
      <w:bookmarkStart w:id="897" w:name="_Toc467243373"/>
      <w:bookmarkStart w:id="898" w:name="_Toc467244234"/>
      <w:bookmarkStart w:id="899" w:name="_Toc467245094"/>
      <w:bookmarkStart w:id="900" w:name="_Toc467245954"/>
      <w:bookmarkStart w:id="901" w:name="_Toc467246814"/>
      <w:bookmarkStart w:id="902" w:name="_Toc467247845"/>
      <w:bookmarkStart w:id="903" w:name="_Toc467248705"/>
      <w:bookmarkStart w:id="904" w:name="_Toc467249290"/>
      <w:bookmarkStart w:id="905" w:name="_Toc467255024"/>
      <w:bookmarkStart w:id="906" w:name="_Toc467482474"/>
      <w:bookmarkStart w:id="907" w:name="_Toc467483333"/>
      <w:bookmarkStart w:id="908" w:name="_Toc467484191"/>
      <w:bookmarkStart w:id="909" w:name="_Toc467485050"/>
      <w:bookmarkStart w:id="910" w:name="_Toc468199602"/>
      <w:bookmarkStart w:id="911" w:name="_Toc466023713"/>
      <w:bookmarkStart w:id="912" w:name="_Toc466025697"/>
      <w:bookmarkStart w:id="913" w:name="_Toc466027006"/>
      <w:bookmarkStart w:id="914" w:name="_Toc466027333"/>
      <w:bookmarkStart w:id="915" w:name="_Toc466539312"/>
      <w:bookmarkStart w:id="916" w:name="_Toc466973540"/>
      <w:bookmarkStart w:id="917" w:name="_Toc466974389"/>
      <w:bookmarkStart w:id="918" w:name="_Toc466977794"/>
      <w:bookmarkStart w:id="919" w:name="_Toc466978643"/>
      <w:bookmarkStart w:id="920" w:name="_Toc466980195"/>
      <w:bookmarkStart w:id="921" w:name="_Toc466983846"/>
      <w:bookmarkStart w:id="922" w:name="_Toc466984694"/>
      <w:bookmarkStart w:id="923" w:name="_Toc466985543"/>
      <w:bookmarkStart w:id="924" w:name="_Toc466986391"/>
      <w:bookmarkStart w:id="925" w:name="_Toc466987240"/>
      <w:bookmarkStart w:id="926" w:name="_Toc466988247"/>
      <w:bookmarkStart w:id="927" w:name="_Toc466989254"/>
      <w:bookmarkStart w:id="928" w:name="_Toc466990103"/>
      <w:bookmarkStart w:id="929" w:name="_Toc466990720"/>
      <w:bookmarkStart w:id="930" w:name="_Toc467137726"/>
      <w:bookmarkStart w:id="931" w:name="_Toc467138574"/>
      <w:bookmarkStart w:id="932" w:name="_Toc467161613"/>
      <w:bookmarkStart w:id="933" w:name="_Toc467165876"/>
      <w:bookmarkStart w:id="934" w:name="_Toc467242514"/>
      <w:bookmarkStart w:id="935" w:name="_Toc467243374"/>
      <w:bookmarkStart w:id="936" w:name="_Toc467244235"/>
      <w:bookmarkStart w:id="937" w:name="_Toc467245095"/>
      <w:bookmarkStart w:id="938" w:name="_Toc467245955"/>
      <w:bookmarkStart w:id="939" w:name="_Toc467246815"/>
      <w:bookmarkStart w:id="940" w:name="_Toc467247846"/>
      <w:bookmarkStart w:id="941" w:name="_Toc467248706"/>
      <w:bookmarkStart w:id="942" w:name="_Toc467249291"/>
      <w:bookmarkStart w:id="943" w:name="_Toc467255025"/>
      <w:bookmarkStart w:id="944" w:name="_Toc467482475"/>
      <w:bookmarkStart w:id="945" w:name="_Toc467483334"/>
      <w:bookmarkStart w:id="946" w:name="_Toc467484192"/>
      <w:bookmarkStart w:id="947" w:name="_Toc467485051"/>
      <w:bookmarkStart w:id="948" w:name="_Toc468199603"/>
      <w:bookmarkStart w:id="949" w:name="_Toc466023714"/>
      <w:bookmarkStart w:id="950" w:name="_Toc466025698"/>
      <w:bookmarkStart w:id="951" w:name="_Toc466027007"/>
      <w:bookmarkStart w:id="952" w:name="_Toc466027334"/>
      <w:bookmarkStart w:id="953" w:name="_Toc466539313"/>
      <w:bookmarkStart w:id="954" w:name="_Toc466973541"/>
      <w:bookmarkStart w:id="955" w:name="_Toc466974390"/>
      <w:bookmarkStart w:id="956" w:name="_Toc466977795"/>
      <w:bookmarkStart w:id="957" w:name="_Toc466978644"/>
      <w:bookmarkStart w:id="958" w:name="_Toc466980196"/>
      <w:bookmarkStart w:id="959" w:name="_Toc466983847"/>
      <w:bookmarkStart w:id="960" w:name="_Toc466984695"/>
      <w:bookmarkStart w:id="961" w:name="_Toc466985544"/>
      <w:bookmarkStart w:id="962" w:name="_Toc466986392"/>
      <w:bookmarkStart w:id="963" w:name="_Toc466987241"/>
      <w:bookmarkStart w:id="964" w:name="_Toc466988248"/>
      <w:bookmarkStart w:id="965" w:name="_Toc466989255"/>
      <w:bookmarkStart w:id="966" w:name="_Toc466990104"/>
      <w:bookmarkStart w:id="967" w:name="_Toc466990721"/>
      <w:bookmarkStart w:id="968" w:name="_Toc467137727"/>
      <w:bookmarkStart w:id="969" w:name="_Toc467138575"/>
      <w:bookmarkStart w:id="970" w:name="_Toc467161614"/>
      <w:bookmarkStart w:id="971" w:name="_Toc467165877"/>
      <w:bookmarkStart w:id="972" w:name="_Toc467242515"/>
      <w:bookmarkStart w:id="973" w:name="_Toc467243375"/>
      <w:bookmarkStart w:id="974" w:name="_Toc467244236"/>
      <w:bookmarkStart w:id="975" w:name="_Toc467245096"/>
      <w:bookmarkStart w:id="976" w:name="_Toc467245956"/>
      <w:bookmarkStart w:id="977" w:name="_Toc467246816"/>
      <w:bookmarkStart w:id="978" w:name="_Toc467247847"/>
      <w:bookmarkStart w:id="979" w:name="_Toc467248707"/>
      <w:bookmarkStart w:id="980" w:name="_Toc467249292"/>
      <w:bookmarkStart w:id="981" w:name="_Toc467255026"/>
      <w:bookmarkStart w:id="982" w:name="_Toc467482476"/>
      <w:bookmarkStart w:id="983" w:name="_Toc467483335"/>
      <w:bookmarkStart w:id="984" w:name="_Toc467484193"/>
      <w:bookmarkStart w:id="985" w:name="_Toc467485052"/>
      <w:bookmarkStart w:id="986" w:name="_Toc468199604"/>
      <w:bookmarkStart w:id="987" w:name="_Toc466023716"/>
      <w:bookmarkStart w:id="988" w:name="_Toc466025700"/>
      <w:bookmarkStart w:id="989" w:name="_Toc466027009"/>
      <w:bookmarkStart w:id="990" w:name="_Toc466027336"/>
      <w:bookmarkStart w:id="991" w:name="_Toc466539315"/>
      <w:bookmarkStart w:id="992" w:name="_Toc466973543"/>
      <w:bookmarkStart w:id="993" w:name="_Toc466974392"/>
      <w:bookmarkStart w:id="994" w:name="_Toc466977797"/>
      <w:bookmarkStart w:id="995" w:name="_Toc466978646"/>
      <w:bookmarkStart w:id="996" w:name="_Toc466980198"/>
      <w:bookmarkStart w:id="997" w:name="_Toc466983849"/>
      <w:bookmarkStart w:id="998" w:name="_Toc466984697"/>
      <w:bookmarkStart w:id="999" w:name="_Toc466985546"/>
      <w:bookmarkStart w:id="1000" w:name="_Toc466986394"/>
      <w:bookmarkStart w:id="1001" w:name="_Toc466987243"/>
      <w:bookmarkStart w:id="1002" w:name="_Toc466988250"/>
      <w:bookmarkStart w:id="1003" w:name="_Toc466989257"/>
      <w:bookmarkStart w:id="1004" w:name="_Toc466990106"/>
      <w:bookmarkStart w:id="1005" w:name="_Toc466990723"/>
      <w:bookmarkStart w:id="1006" w:name="_Toc467137729"/>
      <w:bookmarkStart w:id="1007" w:name="_Toc467138577"/>
      <w:bookmarkStart w:id="1008" w:name="_Toc467161616"/>
      <w:bookmarkStart w:id="1009" w:name="_Toc467165879"/>
      <w:bookmarkStart w:id="1010" w:name="_Toc467242517"/>
      <w:bookmarkStart w:id="1011" w:name="_Toc467243377"/>
      <w:bookmarkStart w:id="1012" w:name="_Toc467244238"/>
      <w:bookmarkStart w:id="1013" w:name="_Toc467245098"/>
      <w:bookmarkStart w:id="1014" w:name="_Toc467245958"/>
      <w:bookmarkStart w:id="1015" w:name="_Toc467246818"/>
      <w:bookmarkStart w:id="1016" w:name="_Toc467247849"/>
      <w:bookmarkStart w:id="1017" w:name="_Toc467248709"/>
      <w:bookmarkStart w:id="1018" w:name="_Toc467249294"/>
      <w:bookmarkStart w:id="1019" w:name="_Toc467255028"/>
      <w:bookmarkStart w:id="1020" w:name="_Toc467482478"/>
      <w:bookmarkStart w:id="1021" w:name="_Toc467483337"/>
      <w:bookmarkStart w:id="1022" w:name="_Toc467484195"/>
      <w:bookmarkStart w:id="1023" w:name="_Toc467485054"/>
      <w:bookmarkStart w:id="1024" w:name="_Toc468199606"/>
      <w:bookmarkStart w:id="1025" w:name="_Toc466023718"/>
      <w:bookmarkStart w:id="1026" w:name="_Toc466025702"/>
      <w:bookmarkStart w:id="1027" w:name="_Toc466027011"/>
      <w:bookmarkStart w:id="1028" w:name="_Toc466027338"/>
      <w:bookmarkStart w:id="1029" w:name="_Toc466539317"/>
      <w:bookmarkStart w:id="1030" w:name="_Toc466973545"/>
      <w:bookmarkStart w:id="1031" w:name="_Toc466974394"/>
      <w:bookmarkStart w:id="1032" w:name="_Toc466977799"/>
      <w:bookmarkStart w:id="1033" w:name="_Toc466978648"/>
      <w:bookmarkStart w:id="1034" w:name="_Toc466980200"/>
      <w:bookmarkStart w:id="1035" w:name="_Toc466983851"/>
      <w:bookmarkStart w:id="1036" w:name="_Toc466984699"/>
      <w:bookmarkStart w:id="1037" w:name="_Toc466985548"/>
      <w:bookmarkStart w:id="1038" w:name="_Toc466986396"/>
      <w:bookmarkStart w:id="1039" w:name="_Toc466987245"/>
      <w:bookmarkStart w:id="1040" w:name="_Toc466988252"/>
      <w:bookmarkStart w:id="1041" w:name="_Toc466989259"/>
      <w:bookmarkStart w:id="1042" w:name="_Toc466990108"/>
      <w:bookmarkStart w:id="1043" w:name="_Toc466990725"/>
      <w:bookmarkStart w:id="1044" w:name="_Toc467137731"/>
      <w:bookmarkStart w:id="1045" w:name="_Toc467138579"/>
      <w:bookmarkStart w:id="1046" w:name="_Toc467161618"/>
      <w:bookmarkStart w:id="1047" w:name="_Toc467165881"/>
      <w:bookmarkStart w:id="1048" w:name="_Toc467242519"/>
      <w:bookmarkStart w:id="1049" w:name="_Toc467243379"/>
      <w:bookmarkStart w:id="1050" w:name="_Toc467244240"/>
      <w:bookmarkStart w:id="1051" w:name="_Toc467245100"/>
      <w:bookmarkStart w:id="1052" w:name="_Toc467245960"/>
      <w:bookmarkStart w:id="1053" w:name="_Toc467246820"/>
      <w:bookmarkStart w:id="1054" w:name="_Toc467247851"/>
      <w:bookmarkStart w:id="1055" w:name="_Toc467248711"/>
      <w:bookmarkStart w:id="1056" w:name="_Toc467249296"/>
      <w:bookmarkStart w:id="1057" w:name="_Toc467255030"/>
      <w:bookmarkStart w:id="1058" w:name="_Toc467482480"/>
      <w:bookmarkStart w:id="1059" w:name="_Toc467483339"/>
      <w:bookmarkStart w:id="1060" w:name="_Toc467484197"/>
      <w:bookmarkStart w:id="1061" w:name="_Toc467485056"/>
      <w:bookmarkStart w:id="1062" w:name="_Toc468199608"/>
      <w:bookmarkStart w:id="1063" w:name="_Toc466023720"/>
      <w:bookmarkStart w:id="1064" w:name="_Toc466025704"/>
      <w:bookmarkStart w:id="1065" w:name="_Toc466027013"/>
      <w:bookmarkStart w:id="1066" w:name="_Toc466027340"/>
      <w:bookmarkStart w:id="1067" w:name="_Toc466539319"/>
      <w:bookmarkStart w:id="1068" w:name="_Toc466973547"/>
      <w:bookmarkStart w:id="1069" w:name="_Toc466974396"/>
      <w:bookmarkStart w:id="1070" w:name="_Toc466977801"/>
      <w:bookmarkStart w:id="1071" w:name="_Toc466978650"/>
      <w:bookmarkStart w:id="1072" w:name="_Toc466980202"/>
      <w:bookmarkStart w:id="1073" w:name="_Toc466983853"/>
      <w:bookmarkStart w:id="1074" w:name="_Toc466984701"/>
      <w:bookmarkStart w:id="1075" w:name="_Toc466985550"/>
      <w:bookmarkStart w:id="1076" w:name="_Toc466986398"/>
      <w:bookmarkStart w:id="1077" w:name="_Toc466987247"/>
      <w:bookmarkStart w:id="1078" w:name="_Toc466988254"/>
      <w:bookmarkStart w:id="1079" w:name="_Toc466989261"/>
      <w:bookmarkStart w:id="1080" w:name="_Toc466990110"/>
      <w:bookmarkStart w:id="1081" w:name="_Toc466990727"/>
      <w:bookmarkStart w:id="1082" w:name="_Toc467137733"/>
      <w:bookmarkStart w:id="1083" w:name="_Toc467138581"/>
      <w:bookmarkStart w:id="1084" w:name="_Toc467161620"/>
      <w:bookmarkStart w:id="1085" w:name="_Toc467165883"/>
      <w:bookmarkStart w:id="1086" w:name="_Toc467242521"/>
      <w:bookmarkStart w:id="1087" w:name="_Toc467243381"/>
      <w:bookmarkStart w:id="1088" w:name="_Toc467244242"/>
      <w:bookmarkStart w:id="1089" w:name="_Toc467245102"/>
      <w:bookmarkStart w:id="1090" w:name="_Toc467245962"/>
      <w:bookmarkStart w:id="1091" w:name="_Toc467246822"/>
      <w:bookmarkStart w:id="1092" w:name="_Toc467247853"/>
      <w:bookmarkStart w:id="1093" w:name="_Toc467248713"/>
      <w:bookmarkStart w:id="1094" w:name="_Toc467249298"/>
      <w:bookmarkStart w:id="1095" w:name="_Toc467255032"/>
      <w:bookmarkStart w:id="1096" w:name="_Toc467482482"/>
      <w:bookmarkStart w:id="1097" w:name="_Toc467483341"/>
      <w:bookmarkStart w:id="1098" w:name="_Toc467484199"/>
      <w:bookmarkStart w:id="1099" w:name="_Toc467485058"/>
      <w:bookmarkStart w:id="1100" w:name="_Toc468199610"/>
      <w:bookmarkStart w:id="1101" w:name="_Toc466023721"/>
      <w:bookmarkStart w:id="1102" w:name="_Toc466025705"/>
      <w:bookmarkStart w:id="1103" w:name="_Toc466027014"/>
      <w:bookmarkStart w:id="1104" w:name="_Toc466027341"/>
      <w:bookmarkStart w:id="1105" w:name="_Toc466539320"/>
      <w:bookmarkStart w:id="1106" w:name="_Toc466973548"/>
      <w:bookmarkStart w:id="1107" w:name="_Toc466974397"/>
      <w:bookmarkStart w:id="1108" w:name="_Toc466977802"/>
      <w:bookmarkStart w:id="1109" w:name="_Toc466978651"/>
      <w:bookmarkStart w:id="1110" w:name="_Toc466980203"/>
      <w:bookmarkStart w:id="1111" w:name="_Toc466983854"/>
      <w:bookmarkStart w:id="1112" w:name="_Toc466984702"/>
      <w:bookmarkStart w:id="1113" w:name="_Toc466985551"/>
      <w:bookmarkStart w:id="1114" w:name="_Toc466986399"/>
      <w:bookmarkStart w:id="1115" w:name="_Toc466987248"/>
      <w:bookmarkStart w:id="1116" w:name="_Toc466988255"/>
      <w:bookmarkStart w:id="1117" w:name="_Toc466989262"/>
      <w:bookmarkStart w:id="1118" w:name="_Toc466990111"/>
      <w:bookmarkStart w:id="1119" w:name="_Toc466990728"/>
      <w:bookmarkStart w:id="1120" w:name="_Toc467137734"/>
      <w:bookmarkStart w:id="1121" w:name="_Toc467138582"/>
      <w:bookmarkStart w:id="1122" w:name="_Toc467161621"/>
      <w:bookmarkStart w:id="1123" w:name="_Toc467165884"/>
      <w:bookmarkStart w:id="1124" w:name="_Toc467242522"/>
      <w:bookmarkStart w:id="1125" w:name="_Toc467243382"/>
      <w:bookmarkStart w:id="1126" w:name="_Toc467244243"/>
      <w:bookmarkStart w:id="1127" w:name="_Toc467245103"/>
      <w:bookmarkStart w:id="1128" w:name="_Toc467245963"/>
      <w:bookmarkStart w:id="1129" w:name="_Toc467246823"/>
      <w:bookmarkStart w:id="1130" w:name="_Toc467247854"/>
      <w:bookmarkStart w:id="1131" w:name="_Toc467248714"/>
      <w:bookmarkStart w:id="1132" w:name="_Toc467249299"/>
      <w:bookmarkStart w:id="1133" w:name="_Toc467255033"/>
      <w:bookmarkStart w:id="1134" w:name="_Toc467482483"/>
      <w:bookmarkStart w:id="1135" w:name="_Toc467483342"/>
      <w:bookmarkStart w:id="1136" w:name="_Toc467484200"/>
      <w:bookmarkStart w:id="1137" w:name="_Toc467485059"/>
      <w:bookmarkStart w:id="1138" w:name="_Toc468199611"/>
      <w:bookmarkStart w:id="1139" w:name="_Toc466023724"/>
      <w:bookmarkStart w:id="1140" w:name="_Toc466025708"/>
      <w:bookmarkStart w:id="1141" w:name="_Toc466027017"/>
      <w:bookmarkStart w:id="1142" w:name="_Toc466027344"/>
      <w:bookmarkStart w:id="1143" w:name="_Toc466539323"/>
      <w:bookmarkStart w:id="1144" w:name="_Toc466973551"/>
      <w:bookmarkStart w:id="1145" w:name="_Toc466974400"/>
      <w:bookmarkStart w:id="1146" w:name="_Toc466977805"/>
      <w:bookmarkStart w:id="1147" w:name="_Toc466978654"/>
      <w:bookmarkStart w:id="1148" w:name="_Toc466980206"/>
      <w:bookmarkStart w:id="1149" w:name="_Toc466983857"/>
      <w:bookmarkStart w:id="1150" w:name="_Toc466984705"/>
      <w:bookmarkStart w:id="1151" w:name="_Toc466985554"/>
      <w:bookmarkStart w:id="1152" w:name="_Toc466986402"/>
      <w:bookmarkStart w:id="1153" w:name="_Toc466987251"/>
      <w:bookmarkStart w:id="1154" w:name="_Toc466988258"/>
      <w:bookmarkStart w:id="1155" w:name="_Toc466989265"/>
      <w:bookmarkStart w:id="1156" w:name="_Toc466990114"/>
      <w:bookmarkStart w:id="1157" w:name="_Toc466990731"/>
      <w:bookmarkStart w:id="1158" w:name="_Toc467137737"/>
      <w:bookmarkStart w:id="1159" w:name="_Toc467138585"/>
      <w:bookmarkStart w:id="1160" w:name="_Toc467161624"/>
      <w:bookmarkStart w:id="1161" w:name="_Toc467165887"/>
      <w:bookmarkStart w:id="1162" w:name="_Toc467242525"/>
      <w:bookmarkStart w:id="1163" w:name="_Toc467243385"/>
      <w:bookmarkStart w:id="1164" w:name="_Toc467244246"/>
      <w:bookmarkStart w:id="1165" w:name="_Toc467245106"/>
      <w:bookmarkStart w:id="1166" w:name="_Toc467245966"/>
      <w:bookmarkStart w:id="1167" w:name="_Toc467246826"/>
      <w:bookmarkStart w:id="1168" w:name="_Toc467247857"/>
      <w:bookmarkStart w:id="1169" w:name="_Toc467248717"/>
      <w:bookmarkStart w:id="1170" w:name="_Toc467249302"/>
      <w:bookmarkStart w:id="1171" w:name="_Toc467255036"/>
      <w:bookmarkStart w:id="1172" w:name="_Toc467482486"/>
      <w:bookmarkStart w:id="1173" w:name="_Toc467483345"/>
      <w:bookmarkStart w:id="1174" w:name="_Toc467484203"/>
      <w:bookmarkStart w:id="1175" w:name="_Toc467485062"/>
      <w:bookmarkStart w:id="1176" w:name="_Toc468199614"/>
      <w:bookmarkStart w:id="1177" w:name="_Toc466023726"/>
      <w:bookmarkStart w:id="1178" w:name="_Toc466025710"/>
      <w:bookmarkStart w:id="1179" w:name="_Toc466027019"/>
      <w:bookmarkStart w:id="1180" w:name="_Toc466027346"/>
      <w:bookmarkStart w:id="1181" w:name="_Toc466539325"/>
      <w:bookmarkStart w:id="1182" w:name="_Toc466973553"/>
      <w:bookmarkStart w:id="1183" w:name="_Toc466974402"/>
      <w:bookmarkStart w:id="1184" w:name="_Toc466977807"/>
      <w:bookmarkStart w:id="1185" w:name="_Toc466978656"/>
      <w:bookmarkStart w:id="1186" w:name="_Toc466980208"/>
      <w:bookmarkStart w:id="1187" w:name="_Toc466983859"/>
      <w:bookmarkStart w:id="1188" w:name="_Toc466984707"/>
      <w:bookmarkStart w:id="1189" w:name="_Toc466985556"/>
      <w:bookmarkStart w:id="1190" w:name="_Toc466986404"/>
      <w:bookmarkStart w:id="1191" w:name="_Toc466987253"/>
      <w:bookmarkStart w:id="1192" w:name="_Toc466988260"/>
      <w:bookmarkStart w:id="1193" w:name="_Toc466989267"/>
      <w:bookmarkStart w:id="1194" w:name="_Toc466990116"/>
      <w:bookmarkStart w:id="1195" w:name="_Toc466990733"/>
      <w:bookmarkStart w:id="1196" w:name="_Toc467137739"/>
      <w:bookmarkStart w:id="1197" w:name="_Toc467138587"/>
      <w:bookmarkStart w:id="1198" w:name="_Toc467161626"/>
      <w:bookmarkStart w:id="1199" w:name="_Toc467165889"/>
      <w:bookmarkStart w:id="1200" w:name="_Toc467242527"/>
      <w:bookmarkStart w:id="1201" w:name="_Toc467243387"/>
      <w:bookmarkStart w:id="1202" w:name="_Toc467244248"/>
      <w:bookmarkStart w:id="1203" w:name="_Toc467245108"/>
      <w:bookmarkStart w:id="1204" w:name="_Toc467245968"/>
      <w:bookmarkStart w:id="1205" w:name="_Toc467246828"/>
      <w:bookmarkStart w:id="1206" w:name="_Toc467247859"/>
      <w:bookmarkStart w:id="1207" w:name="_Toc467248719"/>
      <w:bookmarkStart w:id="1208" w:name="_Toc467249304"/>
      <w:bookmarkStart w:id="1209" w:name="_Toc467255038"/>
      <w:bookmarkStart w:id="1210" w:name="_Toc467482488"/>
      <w:bookmarkStart w:id="1211" w:name="_Toc467483347"/>
      <w:bookmarkStart w:id="1212" w:name="_Toc467484205"/>
      <w:bookmarkStart w:id="1213" w:name="_Toc467485064"/>
      <w:bookmarkStart w:id="1214" w:name="_Toc468199616"/>
      <w:bookmarkStart w:id="1215" w:name="_Toc466023727"/>
      <w:bookmarkStart w:id="1216" w:name="_Toc466025711"/>
      <w:bookmarkStart w:id="1217" w:name="_Toc466027020"/>
      <w:bookmarkStart w:id="1218" w:name="_Toc466027347"/>
      <w:bookmarkStart w:id="1219" w:name="_Toc466539326"/>
      <w:bookmarkStart w:id="1220" w:name="_Toc466973554"/>
      <w:bookmarkStart w:id="1221" w:name="_Toc466974403"/>
      <w:bookmarkStart w:id="1222" w:name="_Toc466977808"/>
      <w:bookmarkStart w:id="1223" w:name="_Toc466978657"/>
      <w:bookmarkStart w:id="1224" w:name="_Toc466980209"/>
      <w:bookmarkStart w:id="1225" w:name="_Toc466983860"/>
      <w:bookmarkStart w:id="1226" w:name="_Toc466984708"/>
      <w:bookmarkStart w:id="1227" w:name="_Toc466985557"/>
      <w:bookmarkStart w:id="1228" w:name="_Toc466986405"/>
      <w:bookmarkStart w:id="1229" w:name="_Toc466987254"/>
      <w:bookmarkStart w:id="1230" w:name="_Toc466988261"/>
      <w:bookmarkStart w:id="1231" w:name="_Toc466989268"/>
      <w:bookmarkStart w:id="1232" w:name="_Toc466990117"/>
      <w:bookmarkStart w:id="1233" w:name="_Toc466990734"/>
      <w:bookmarkStart w:id="1234" w:name="_Toc467137740"/>
      <w:bookmarkStart w:id="1235" w:name="_Toc467138588"/>
      <w:bookmarkStart w:id="1236" w:name="_Toc467161627"/>
      <w:bookmarkStart w:id="1237" w:name="_Toc467165890"/>
      <w:bookmarkStart w:id="1238" w:name="_Toc467242528"/>
      <w:bookmarkStart w:id="1239" w:name="_Toc467243388"/>
      <w:bookmarkStart w:id="1240" w:name="_Toc467244249"/>
      <w:bookmarkStart w:id="1241" w:name="_Toc467245109"/>
      <w:bookmarkStart w:id="1242" w:name="_Toc467245969"/>
      <w:bookmarkStart w:id="1243" w:name="_Toc467246829"/>
      <w:bookmarkStart w:id="1244" w:name="_Toc467247860"/>
      <w:bookmarkStart w:id="1245" w:name="_Toc467248720"/>
      <w:bookmarkStart w:id="1246" w:name="_Toc467249305"/>
      <w:bookmarkStart w:id="1247" w:name="_Toc467255039"/>
      <w:bookmarkStart w:id="1248" w:name="_Toc467482489"/>
      <w:bookmarkStart w:id="1249" w:name="_Toc467483348"/>
      <w:bookmarkStart w:id="1250" w:name="_Toc467484206"/>
      <w:bookmarkStart w:id="1251" w:name="_Toc467485065"/>
      <w:bookmarkStart w:id="1252" w:name="_Toc468199617"/>
      <w:bookmarkStart w:id="1253" w:name="_Toc466023729"/>
      <w:bookmarkStart w:id="1254" w:name="_Toc466025713"/>
      <w:bookmarkStart w:id="1255" w:name="_Toc466027022"/>
      <w:bookmarkStart w:id="1256" w:name="_Toc466027349"/>
      <w:bookmarkStart w:id="1257" w:name="_Toc466539328"/>
      <w:bookmarkStart w:id="1258" w:name="_Toc466973556"/>
      <w:bookmarkStart w:id="1259" w:name="_Toc466974405"/>
      <w:bookmarkStart w:id="1260" w:name="_Toc466977810"/>
      <w:bookmarkStart w:id="1261" w:name="_Toc466978659"/>
      <w:bookmarkStart w:id="1262" w:name="_Toc466980211"/>
      <w:bookmarkStart w:id="1263" w:name="_Toc466983862"/>
      <w:bookmarkStart w:id="1264" w:name="_Toc466984710"/>
      <w:bookmarkStart w:id="1265" w:name="_Toc466985559"/>
      <w:bookmarkStart w:id="1266" w:name="_Toc466986407"/>
      <w:bookmarkStart w:id="1267" w:name="_Toc466987256"/>
      <w:bookmarkStart w:id="1268" w:name="_Toc466988263"/>
      <w:bookmarkStart w:id="1269" w:name="_Toc466989270"/>
      <w:bookmarkStart w:id="1270" w:name="_Toc466990119"/>
      <w:bookmarkStart w:id="1271" w:name="_Toc466990736"/>
      <w:bookmarkStart w:id="1272" w:name="_Toc467137742"/>
      <w:bookmarkStart w:id="1273" w:name="_Toc467138590"/>
      <w:bookmarkStart w:id="1274" w:name="_Toc467161629"/>
      <w:bookmarkStart w:id="1275" w:name="_Toc467165892"/>
      <w:bookmarkStart w:id="1276" w:name="_Toc467242530"/>
      <w:bookmarkStart w:id="1277" w:name="_Toc467243390"/>
      <w:bookmarkStart w:id="1278" w:name="_Toc467244251"/>
      <w:bookmarkStart w:id="1279" w:name="_Toc467245111"/>
      <w:bookmarkStart w:id="1280" w:name="_Toc467245971"/>
      <w:bookmarkStart w:id="1281" w:name="_Toc467246831"/>
      <w:bookmarkStart w:id="1282" w:name="_Toc467247862"/>
      <w:bookmarkStart w:id="1283" w:name="_Toc467248722"/>
      <w:bookmarkStart w:id="1284" w:name="_Toc467249307"/>
      <w:bookmarkStart w:id="1285" w:name="_Toc467255041"/>
      <w:bookmarkStart w:id="1286" w:name="_Toc467482491"/>
      <w:bookmarkStart w:id="1287" w:name="_Toc467483350"/>
      <w:bookmarkStart w:id="1288" w:name="_Toc467484208"/>
      <w:bookmarkStart w:id="1289" w:name="_Toc467485067"/>
      <w:bookmarkStart w:id="1290" w:name="_Toc468199619"/>
      <w:bookmarkStart w:id="1291" w:name="_Toc466023730"/>
      <w:bookmarkStart w:id="1292" w:name="_Toc466025714"/>
      <w:bookmarkStart w:id="1293" w:name="_Toc466027023"/>
      <w:bookmarkStart w:id="1294" w:name="_Toc466027350"/>
      <w:bookmarkStart w:id="1295" w:name="_Toc466539329"/>
      <w:bookmarkStart w:id="1296" w:name="_Toc466973557"/>
      <w:bookmarkStart w:id="1297" w:name="_Toc466974406"/>
      <w:bookmarkStart w:id="1298" w:name="_Toc466977811"/>
      <w:bookmarkStart w:id="1299" w:name="_Toc466978660"/>
      <w:bookmarkStart w:id="1300" w:name="_Toc466980212"/>
      <w:bookmarkStart w:id="1301" w:name="_Toc466983863"/>
      <w:bookmarkStart w:id="1302" w:name="_Toc466984711"/>
      <w:bookmarkStart w:id="1303" w:name="_Toc466985560"/>
      <w:bookmarkStart w:id="1304" w:name="_Toc466986408"/>
      <w:bookmarkStart w:id="1305" w:name="_Toc466987257"/>
      <w:bookmarkStart w:id="1306" w:name="_Toc466988264"/>
      <w:bookmarkStart w:id="1307" w:name="_Toc466989271"/>
      <w:bookmarkStart w:id="1308" w:name="_Toc466990120"/>
      <w:bookmarkStart w:id="1309" w:name="_Toc466990737"/>
      <w:bookmarkStart w:id="1310" w:name="_Toc467137743"/>
      <w:bookmarkStart w:id="1311" w:name="_Toc467138591"/>
      <w:bookmarkStart w:id="1312" w:name="_Toc467161630"/>
      <w:bookmarkStart w:id="1313" w:name="_Toc467165893"/>
      <w:bookmarkStart w:id="1314" w:name="_Toc467242531"/>
      <w:bookmarkStart w:id="1315" w:name="_Toc467243391"/>
      <w:bookmarkStart w:id="1316" w:name="_Toc467244252"/>
      <w:bookmarkStart w:id="1317" w:name="_Toc467245112"/>
      <w:bookmarkStart w:id="1318" w:name="_Toc467245972"/>
      <w:bookmarkStart w:id="1319" w:name="_Toc467246832"/>
      <w:bookmarkStart w:id="1320" w:name="_Toc467247863"/>
      <w:bookmarkStart w:id="1321" w:name="_Toc467248723"/>
      <w:bookmarkStart w:id="1322" w:name="_Toc467249308"/>
      <w:bookmarkStart w:id="1323" w:name="_Toc467255042"/>
      <w:bookmarkStart w:id="1324" w:name="_Toc467482492"/>
      <w:bookmarkStart w:id="1325" w:name="_Toc467483351"/>
      <w:bookmarkStart w:id="1326" w:name="_Toc467484209"/>
      <w:bookmarkStart w:id="1327" w:name="_Toc467485068"/>
      <w:bookmarkStart w:id="1328" w:name="_Toc468199620"/>
      <w:bookmarkStart w:id="1329" w:name="_Toc466023731"/>
      <w:bookmarkStart w:id="1330" w:name="_Toc466025715"/>
      <w:bookmarkStart w:id="1331" w:name="_Toc466027024"/>
      <w:bookmarkStart w:id="1332" w:name="_Toc466027351"/>
      <w:bookmarkStart w:id="1333" w:name="_Toc466539330"/>
      <w:bookmarkStart w:id="1334" w:name="_Toc466973558"/>
      <w:bookmarkStart w:id="1335" w:name="_Toc466974407"/>
      <w:bookmarkStart w:id="1336" w:name="_Toc466977812"/>
      <w:bookmarkStart w:id="1337" w:name="_Toc466978661"/>
      <w:bookmarkStart w:id="1338" w:name="_Toc466980213"/>
      <w:bookmarkStart w:id="1339" w:name="_Toc466983864"/>
      <w:bookmarkStart w:id="1340" w:name="_Toc466984712"/>
      <w:bookmarkStart w:id="1341" w:name="_Toc466985561"/>
      <w:bookmarkStart w:id="1342" w:name="_Toc466986409"/>
      <w:bookmarkStart w:id="1343" w:name="_Toc466987258"/>
      <w:bookmarkStart w:id="1344" w:name="_Toc466988265"/>
      <w:bookmarkStart w:id="1345" w:name="_Toc466989272"/>
      <w:bookmarkStart w:id="1346" w:name="_Toc466990121"/>
      <w:bookmarkStart w:id="1347" w:name="_Toc466990738"/>
      <w:bookmarkStart w:id="1348" w:name="_Toc467137744"/>
      <w:bookmarkStart w:id="1349" w:name="_Toc467138592"/>
      <w:bookmarkStart w:id="1350" w:name="_Toc467161631"/>
      <w:bookmarkStart w:id="1351" w:name="_Toc467165894"/>
      <w:bookmarkStart w:id="1352" w:name="_Toc467242532"/>
      <w:bookmarkStart w:id="1353" w:name="_Toc467243392"/>
      <w:bookmarkStart w:id="1354" w:name="_Toc467244253"/>
      <w:bookmarkStart w:id="1355" w:name="_Toc467245113"/>
      <w:bookmarkStart w:id="1356" w:name="_Toc467245973"/>
      <w:bookmarkStart w:id="1357" w:name="_Toc467246833"/>
      <w:bookmarkStart w:id="1358" w:name="_Toc467247864"/>
      <w:bookmarkStart w:id="1359" w:name="_Toc467248724"/>
      <w:bookmarkStart w:id="1360" w:name="_Toc467249309"/>
      <w:bookmarkStart w:id="1361" w:name="_Toc467255043"/>
      <w:bookmarkStart w:id="1362" w:name="_Toc467482493"/>
      <w:bookmarkStart w:id="1363" w:name="_Toc467483352"/>
      <w:bookmarkStart w:id="1364" w:name="_Toc467484210"/>
      <w:bookmarkStart w:id="1365" w:name="_Toc467485069"/>
      <w:bookmarkStart w:id="1366" w:name="_Toc468199621"/>
      <w:bookmarkStart w:id="1367" w:name="_Toc466023732"/>
      <w:bookmarkStart w:id="1368" w:name="_Toc466025716"/>
      <w:bookmarkStart w:id="1369" w:name="_Toc466027025"/>
      <w:bookmarkStart w:id="1370" w:name="_Toc466027352"/>
      <w:bookmarkStart w:id="1371" w:name="_Toc466539331"/>
      <w:bookmarkStart w:id="1372" w:name="_Toc466973559"/>
      <w:bookmarkStart w:id="1373" w:name="_Toc466974408"/>
      <w:bookmarkStart w:id="1374" w:name="_Toc466977813"/>
      <w:bookmarkStart w:id="1375" w:name="_Toc466978662"/>
      <w:bookmarkStart w:id="1376" w:name="_Toc466980214"/>
      <w:bookmarkStart w:id="1377" w:name="_Toc466983865"/>
      <w:bookmarkStart w:id="1378" w:name="_Toc466984713"/>
      <w:bookmarkStart w:id="1379" w:name="_Toc466985562"/>
      <w:bookmarkStart w:id="1380" w:name="_Toc466986410"/>
      <w:bookmarkStart w:id="1381" w:name="_Toc466987259"/>
      <w:bookmarkStart w:id="1382" w:name="_Toc466988266"/>
      <w:bookmarkStart w:id="1383" w:name="_Toc466989273"/>
      <w:bookmarkStart w:id="1384" w:name="_Toc466990122"/>
      <w:bookmarkStart w:id="1385" w:name="_Toc466990739"/>
      <w:bookmarkStart w:id="1386" w:name="_Toc467137745"/>
      <w:bookmarkStart w:id="1387" w:name="_Toc467138593"/>
      <w:bookmarkStart w:id="1388" w:name="_Toc467161632"/>
      <w:bookmarkStart w:id="1389" w:name="_Toc467165895"/>
      <w:bookmarkStart w:id="1390" w:name="_Toc467242533"/>
      <w:bookmarkStart w:id="1391" w:name="_Toc467243393"/>
      <w:bookmarkStart w:id="1392" w:name="_Toc467244254"/>
      <w:bookmarkStart w:id="1393" w:name="_Toc467245114"/>
      <w:bookmarkStart w:id="1394" w:name="_Toc467245974"/>
      <w:bookmarkStart w:id="1395" w:name="_Toc467246834"/>
      <w:bookmarkStart w:id="1396" w:name="_Toc467247865"/>
      <w:bookmarkStart w:id="1397" w:name="_Toc467248725"/>
      <w:bookmarkStart w:id="1398" w:name="_Toc467249310"/>
      <w:bookmarkStart w:id="1399" w:name="_Toc467255044"/>
      <w:bookmarkStart w:id="1400" w:name="_Toc467482494"/>
      <w:bookmarkStart w:id="1401" w:name="_Toc467483353"/>
      <w:bookmarkStart w:id="1402" w:name="_Toc467484211"/>
      <w:bookmarkStart w:id="1403" w:name="_Toc467485070"/>
      <w:bookmarkStart w:id="1404" w:name="_Toc468199622"/>
      <w:bookmarkStart w:id="1405" w:name="_Toc466023733"/>
      <w:bookmarkStart w:id="1406" w:name="_Toc466025717"/>
      <w:bookmarkStart w:id="1407" w:name="_Toc466027026"/>
      <w:bookmarkStart w:id="1408" w:name="_Toc466027353"/>
      <w:bookmarkStart w:id="1409" w:name="_Toc466539332"/>
      <w:bookmarkStart w:id="1410" w:name="_Toc466973560"/>
      <w:bookmarkStart w:id="1411" w:name="_Toc466974409"/>
      <w:bookmarkStart w:id="1412" w:name="_Toc466977814"/>
      <w:bookmarkStart w:id="1413" w:name="_Toc466978663"/>
      <w:bookmarkStart w:id="1414" w:name="_Toc466980215"/>
      <w:bookmarkStart w:id="1415" w:name="_Toc466983866"/>
      <w:bookmarkStart w:id="1416" w:name="_Toc466984714"/>
      <w:bookmarkStart w:id="1417" w:name="_Toc466985563"/>
      <w:bookmarkStart w:id="1418" w:name="_Toc466986411"/>
      <w:bookmarkStart w:id="1419" w:name="_Toc466987260"/>
      <w:bookmarkStart w:id="1420" w:name="_Toc466988267"/>
      <w:bookmarkStart w:id="1421" w:name="_Toc466989274"/>
      <w:bookmarkStart w:id="1422" w:name="_Toc466990123"/>
      <w:bookmarkStart w:id="1423" w:name="_Toc466990740"/>
      <w:bookmarkStart w:id="1424" w:name="_Toc467137746"/>
      <w:bookmarkStart w:id="1425" w:name="_Toc467138594"/>
      <w:bookmarkStart w:id="1426" w:name="_Toc467161633"/>
      <w:bookmarkStart w:id="1427" w:name="_Toc467165896"/>
      <w:bookmarkStart w:id="1428" w:name="_Toc467242534"/>
      <w:bookmarkStart w:id="1429" w:name="_Toc467243394"/>
      <w:bookmarkStart w:id="1430" w:name="_Toc467244255"/>
      <w:bookmarkStart w:id="1431" w:name="_Toc467245115"/>
      <w:bookmarkStart w:id="1432" w:name="_Toc467245975"/>
      <w:bookmarkStart w:id="1433" w:name="_Toc467246835"/>
      <w:bookmarkStart w:id="1434" w:name="_Toc467247866"/>
      <w:bookmarkStart w:id="1435" w:name="_Toc467248726"/>
      <w:bookmarkStart w:id="1436" w:name="_Toc467249311"/>
      <w:bookmarkStart w:id="1437" w:name="_Toc467255045"/>
      <w:bookmarkStart w:id="1438" w:name="_Toc467482495"/>
      <w:bookmarkStart w:id="1439" w:name="_Toc467483354"/>
      <w:bookmarkStart w:id="1440" w:name="_Toc467484212"/>
      <w:bookmarkStart w:id="1441" w:name="_Toc467485071"/>
      <w:bookmarkStart w:id="1442" w:name="_Toc468199623"/>
      <w:bookmarkStart w:id="1443" w:name="_Toc469058414"/>
      <w:bookmarkStart w:id="1444" w:name="_Toc469046248"/>
      <w:bookmarkStart w:id="1445" w:name="_Toc479192753"/>
      <w:bookmarkStart w:id="1446" w:name="_Toc208234023"/>
      <w:bookmarkStart w:id="1447" w:name="_Toc37772593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r w:rsidRPr="00006AC4">
        <w:t>Unanticipated Problem Reporting</w:t>
      </w:r>
      <w:bookmarkEnd w:id="1443"/>
      <w:bookmarkEnd w:id="1444"/>
      <w:bookmarkEnd w:id="1445"/>
      <w:bookmarkEnd w:id="1446"/>
      <w:r w:rsidRPr="00006AC4">
        <w:t xml:space="preserve"> </w:t>
      </w:r>
      <w:bookmarkEnd w:id="1447"/>
    </w:p>
    <w:p w14:paraId="1498989F" w14:textId="4C93EDF8" w:rsidR="0046268B" w:rsidRDefault="0046268B" w:rsidP="000C0B93">
      <w:pPr>
        <w:contextualSpacing/>
      </w:pPr>
      <w:r w:rsidRPr="00006AC4">
        <w:t>The investigator will report unanticipated problems (UPs) to the NIH IRB as per Policy 801.</w:t>
      </w:r>
    </w:p>
    <w:p w14:paraId="7D62FB56" w14:textId="0811BDD9" w:rsidR="00FB0312" w:rsidRPr="00006AC4" w:rsidRDefault="00751D30" w:rsidP="000C0B93">
      <w:pPr>
        <w:pStyle w:val="Heading2"/>
        <w:contextualSpacing/>
      </w:pPr>
      <w:bookmarkStart w:id="1448" w:name="_Toc208234024"/>
      <w:bookmarkEnd w:id="481"/>
      <w:r w:rsidRPr="00006AC4">
        <w:t>Protocol Deviations</w:t>
      </w:r>
      <w:r w:rsidR="00B93976" w:rsidRPr="00006AC4">
        <w:t xml:space="preserve"> and Non-Compliance</w:t>
      </w:r>
      <w:bookmarkEnd w:id="1448"/>
    </w:p>
    <w:p w14:paraId="31530FCF" w14:textId="77777777" w:rsidR="00FB4FCE" w:rsidRDefault="00FF6A64" w:rsidP="000C0B93">
      <w:pPr>
        <w:pStyle w:val="Normal2"/>
        <w:spacing w:before="120" w:after="120"/>
        <w:ind w:left="0"/>
        <w:rPr>
          <w:rFonts w:eastAsia="Calibri"/>
        </w:rPr>
      </w:pPr>
      <w:bookmarkStart w:id="1449" w:name="_Toc477364032"/>
      <w:bookmarkStart w:id="1450" w:name="_Toc484520898"/>
      <w:bookmarkStart w:id="1451" w:name="_Toc499033924"/>
      <w:bookmarkStart w:id="1452" w:name="_Toc504563265"/>
      <w:bookmarkStart w:id="1453" w:name="_Toc529517731"/>
      <w:bookmarkStart w:id="1454" w:name="_Toc531772397"/>
      <w:bookmarkStart w:id="1455" w:name="_Toc467166716"/>
      <w:bookmarkEnd w:id="474"/>
      <w:bookmarkEnd w:id="1449"/>
      <w:bookmarkEnd w:id="1450"/>
      <w:bookmarkEnd w:id="1451"/>
      <w:bookmarkEnd w:id="1452"/>
      <w:bookmarkEnd w:id="1453"/>
      <w:bookmarkEnd w:id="1454"/>
      <w:bookmarkEnd w:id="1455"/>
      <w:r w:rsidRPr="1A6487BE">
        <w:rPr>
          <w:rFonts w:eastAsia="Calibri"/>
        </w:rPr>
        <w:t xml:space="preserve">We will follow the reporting requirements in </w:t>
      </w:r>
      <w:hyperlink r:id="rId27">
        <w:r w:rsidRPr="1A6487BE">
          <w:rPr>
            <w:rFonts w:eastAsia="Calibri"/>
            <w:color w:val="0070C0"/>
            <w:u w:val="single"/>
          </w:rPr>
          <w:t>Policy 801</w:t>
        </w:r>
      </w:hyperlink>
      <w:r w:rsidRPr="1A6487BE">
        <w:rPr>
          <w:rFonts w:eastAsia="Calibri"/>
          <w:color w:val="0070C0"/>
        </w:rPr>
        <w:t xml:space="preserve"> </w:t>
      </w:r>
      <w:r w:rsidRPr="1A6487BE">
        <w:rPr>
          <w:rFonts w:eastAsia="Calibri"/>
        </w:rPr>
        <w:t xml:space="preserve">for Reporting Research Events and </w:t>
      </w:r>
      <w:hyperlink r:id="rId28">
        <w:r w:rsidRPr="1A6487BE">
          <w:rPr>
            <w:rFonts w:eastAsia="Calibri"/>
            <w:color w:val="0070C0"/>
            <w:u w:val="single"/>
          </w:rPr>
          <w:t>Policy 802</w:t>
        </w:r>
      </w:hyperlink>
      <w:r w:rsidRPr="1A6487BE">
        <w:rPr>
          <w:rFonts w:eastAsia="Calibri"/>
          <w:color w:val="0070C0"/>
        </w:rPr>
        <w:t xml:space="preserve"> </w:t>
      </w:r>
      <w:r w:rsidRPr="1A6487BE">
        <w:rPr>
          <w:rFonts w:eastAsia="Calibri"/>
        </w:rPr>
        <w:t>for Non-Compliance Human Subjects Research. Because this is an observational cohort study with no intervention, experimental treatments or procedures performed as a part of this protocol, and with minimal risks for the participants, we request a waiver of reporting requirements to the NCI Clinical Director for research-related anticipated adverse events.</w:t>
      </w:r>
    </w:p>
    <w:p w14:paraId="5A924D77" w14:textId="4F0D6669" w:rsidR="00FB4FCE" w:rsidRDefault="00FB4FCE" w:rsidP="000C0B93">
      <w:pPr>
        <w:pStyle w:val="Normal2"/>
        <w:spacing w:before="120" w:after="120"/>
        <w:ind w:left="0"/>
        <w:contextualSpacing w:val="0"/>
        <w:rPr>
          <w:rFonts w:eastAsia="Calibri"/>
        </w:rPr>
      </w:pPr>
      <w:r w:rsidRPr="00AF3594">
        <w:rPr>
          <w:rFonts w:eastAsia="Calibri"/>
        </w:rPr>
        <w:t>The Principal Investigator/Executive Committee will meet on a regular basis (e.g., monthly by phone) when participants are being actively enrolled. All data will be collected in a timely manner and reviewed by the principal investigator or a lead associate investigator. Any safety concerns, new information that might affect either the ethical and/ or scientific conduct of the study will be immediately reported to the IRB.</w:t>
      </w:r>
    </w:p>
    <w:p w14:paraId="382F896D" w14:textId="5E69D995" w:rsidR="00FB4FCE" w:rsidRPr="003A1664" w:rsidRDefault="00FB4FCE" w:rsidP="000C0B93">
      <w:pPr>
        <w:pStyle w:val="Normal2"/>
        <w:spacing w:before="120" w:after="120"/>
        <w:ind w:left="0"/>
        <w:contextualSpacing w:val="0"/>
        <w:rPr>
          <w:rFonts w:eastAsia="Calibri"/>
        </w:rPr>
      </w:pPr>
      <w:r w:rsidRPr="00AF3594">
        <w:rPr>
          <w:rFonts w:eastAsia="Calibri"/>
        </w:rPr>
        <w:t xml:space="preserve">The DCEG Coordinating Center will ensure that all IHCS sites or participating laboratories physically </w:t>
      </w:r>
      <w:r w:rsidRPr="00FE1603">
        <w:rPr>
          <w:rFonts w:eastAsia="Calibri"/>
        </w:rPr>
        <w:t>working</w:t>
      </w:r>
      <w:r w:rsidRPr="00AF3594">
        <w:rPr>
          <w:rFonts w:eastAsia="Calibri"/>
        </w:rPr>
        <w:t xml:space="preserve"> with Connect for Cancer Prevention participants have procedures in place for responding to incident such as</w:t>
      </w:r>
      <w:r w:rsidR="003A1664">
        <w:rPr>
          <w:rFonts w:eastAsia="Calibri"/>
        </w:rPr>
        <w:t xml:space="preserve"> p</w:t>
      </w:r>
      <w:r w:rsidRPr="000A30C9">
        <w:t>hysical injury that occurred while on site, for instance, known risk associated with blood draws (see</w:t>
      </w:r>
      <w:r w:rsidR="008E386B">
        <w:rPr>
          <w:color w:val="0563C1"/>
          <w:u w:val="single"/>
        </w:rPr>
        <w:t xml:space="preserve"> </w:t>
      </w:r>
      <w:hyperlink w:anchor="_Assessment_of_Potential" w:history="1">
        <w:r w:rsidR="008E386B" w:rsidRPr="008E386B">
          <w:rPr>
            <w:rStyle w:val="Hyperlink"/>
          </w:rPr>
          <w:t>Section 2.3.3 Assessment of Potential Risks and Benefits</w:t>
        </w:r>
      </w:hyperlink>
      <w:r w:rsidR="008E386B">
        <w:t xml:space="preserve"> </w:t>
      </w:r>
      <w:r w:rsidRPr="000A30C9">
        <w:t>There is no foreseeable risk associated with saliva or urine collections</w:t>
      </w:r>
    </w:p>
    <w:p w14:paraId="2A0561CD" w14:textId="77777777" w:rsidR="00FB4FCE" w:rsidRDefault="00FB4FCE" w:rsidP="000C0B93">
      <w:pPr>
        <w:pStyle w:val="Normal2"/>
        <w:spacing w:before="120" w:after="120"/>
        <w:ind w:left="0"/>
        <w:contextualSpacing w:val="0"/>
        <w:rPr>
          <w:rFonts w:eastAsia="Calibri"/>
        </w:rPr>
      </w:pPr>
      <w:r w:rsidRPr="00AF3594">
        <w:rPr>
          <w:rFonts w:eastAsia="Calibri"/>
        </w:rPr>
        <w:t>Unexpected adverse events and unanticipated problems which are not consistent with the known or foreseeable risk of adverse events associated with the research procedures will be documented by the IHCS sites. These reportable events will be filed the NIH and the IRB in accordance with the HHS requirement for disclosing reportable evens and unanticipated problems.</w:t>
      </w:r>
    </w:p>
    <w:p w14:paraId="3AD5A08A" w14:textId="1EF90685" w:rsidR="008F0E0A" w:rsidRPr="00006AC4" w:rsidRDefault="008F0E0A" w:rsidP="000C0B93">
      <w:pPr>
        <w:pStyle w:val="Heading3"/>
        <w:contextualSpacing/>
      </w:pPr>
      <w:bookmarkStart w:id="1456" w:name="_Toc208234025"/>
      <w:r w:rsidRPr="00006AC4">
        <w:t>NIH Definition of Protocol Deviation</w:t>
      </w:r>
      <w:bookmarkEnd w:id="1456"/>
    </w:p>
    <w:p w14:paraId="7A620D16" w14:textId="73E888D1" w:rsidR="00751D30" w:rsidRPr="00006AC4" w:rsidRDefault="00751D30" w:rsidP="000C0B93">
      <w:pPr>
        <w:contextualSpacing/>
      </w:pPr>
      <w:r w:rsidRPr="00006AC4">
        <w:t xml:space="preserve">A protocol deviation is any changed, divergence, or departure from the IRB-approved research protocol. </w:t>
      </w:r>
    </w:p>
    <w:p w14:paraId="01930FAD" w14:textId="165F8A68" w:rsidR="00751D30" w:rsidRPr="00006AC4" w:rsidRDefault="00751D30" w:rsidP="000C0B93">
      <w:pPr>
        <w:pStyle w:val="ListParagraph"/>
        <w:numPr>
          <w:ilvl w:val="0"/>
          <w:numId w:val="33"/>
        </w:numPr>
        <w:spacing w:before="120" w:after="120"/>
      </w:pPr>
      <w:r w:rsidRPr="00006AC4">
        <w:rPr>
          <w:b/>
          <w:bCs/>
        </w:rPr>
        <w:t>Major deviations</w:t>
      </w:r>
      <w:r w:rsidR="00A7782B">
        <w:t>.</w:t>
      </w:r>
      <w:r w:rsidRPr="00006AC4">
        <w:t xml:space="preserve"> Deviations from the IRB approved protocol that have, or may have the potential to, negatively impact the rights, welfare or safety of the subject, or to substantially negatively impact the scientific integrity or validity of the study.</w:t>
      </w:r>
    </w:p>
    <w:p w14:paraId="7FD914F7" w14:textId="6A4D7BE4" w:rsidR="00751D30" w:rsidRPr="00006AC4" w:rsidRDefault="00751D30" w:rsidP="000C0B93">
      <w:pPr>
        <w:pStyle w:val="ListParagraph"/>
        <w:numPr>
          <w:ilvl w:val="0"/>
          <w:numId w:val="33"/>
        </w:numPr>
        <w:spacing w:before="120" w:after="120"/>
      </w:pPr>
      <w:r w:rsidRPr="00006AC4">
        <w:rPr>
          <w:b/>
          <w:bCs/>
        </w:rPr>
        <w:t>Minor deviations</w:t>
      </w:r>
      <w:r w:rsidR="00A7782B">
        <w:t>.</w:t>
      </w:r>
      <w:r w:rsidRPr="00006AC4">
        <w:t xml:space="preserve"> Deviations that do not have the potential to negatively impact the rights, safety or welfare of subjects or others, or the scientific integrity or validity of the study.</w:t>
      </w:r>
    </w:p>
    <w:p w14:paraId="2D75859A" w14:textId="77777777" w:rsidR="0099152D" w:rsidRPr="007E017C" w:rsidRDefault="0099152D" w:rsidP="000C0B93">
      <w:pPr>
        <w:pStyle w:val="Heading2"/>
        <w:contextualSpacing/>
      </w:pPr>
      <w:bookmarkStart w:id="1457" w:name="_Hlk11168716"/>
      <w:bookmarkStart w:id="1458" w:name="_Publication_and_Data"/>
      <w:bookmarkStart w:id="1459" w:name="_Toc208234026"/>
      <w:bookmarkEnd w:id="1457"/>
      <w:bookmarkEnd w:id="1458"/>
      <w:r>
        <w:lastRenderedPageBreak/>
        <w:t xml:space="preserve">Publication and </w:t>
      </w:r>
      <w:r w:rsidRPr="007E017C">
        <w:t>Data Sharing P</w:t>
      </w:r>
      <w:r>
        <w:t>olicy</w:t>
      </w:r>
      <w:bookmarkEnd w:id="1459"/>
    </w:p>
    <w:p w14:paraId="10932D54" w14:textId="77777777" w:rsidR="0099152D" w:rsidRPr="007E017C" w:rsidRDefault="0099152D" w:rsidP="000C0B93">
      <w:pPr>
        <w:pStyle w:val="Heading3"/>
        <w:contextualSpacing/>
      </w:pPr>
      <w:bookmarkStart w:id="1460" w:name="_Human_Data_Sharing"/>
      <w:bookmarkStart w:id="1461" w:name="_Toc484520867"/>
      <w:bookmarkStart w:id="1462" w:name="_Toc208234027"/>
      <w:bookmarkEnd w:id="1460"/>
      <w:r w:rsidRPr="007E017C">
        <w:t>Human Data Sharing Plan</w:t>
      </w:r>
      <w:bookmarkEnd w:id="1461"/>
      <w:bookmarkEnd w:id="1462"/>
    </w:p>
    <w:p w14:paraId="718FAEDC" w14:textId="02D3EA6A" w:rsidR="00974847" w:rsidRPr="00276F7A" w:rsidRDefault="2AF7589A" w:rsidP="2AF7589A">
      <w:pPr>
        <w:contextualSpacing/>
        <w:rPr>
          <w:rFonts w:cstheme="minorBidi"/>
          <w:color w:val="000000" w:themeColor="text1"/>
        </w:rPr>
      </w:pPr>
      <w:bookmarkStart w:id="1463" w:name="_2koq656" w:colFirst="0" w:colLast="0"/>
      <w:bookmarkStart w:id="1464" w:name="_Hlk44364703"/>
      <w:bookmarkEnd w:id="1463"/>
      <w:r>
        <w:t xml:space="preserve">The principles of the Connect Resource (see </w:t>
      </w:r>
      <w:hyperlink w:anchor="_Future_use_of" w:history="1">
        <w:r w:rsidRPr="007A2D6E">
          <w:rPr>
            <w:rStyle w:val="Hyperlink"/>
          </w:rPr>
          <w:t>Section 9.4</w:t>
        </w:r>
        <w:r w:rsidR="007A2D6E" w:rsidRPr="007A2D6E">
          <w:rPr>
            <w:rStyle w:val="Hyperlink"/>
          </w:rPr>
          <w:t xml:space="preserve"> Future use of Stored Specimens and Data</w:t>
        </w:r>
      </w:hyperlink>
      <w:r>
        <w:t xml:space="preserve">) access and use policy will be consistent with the </w:t>
      </w:r>
      <w:hyperlink r:id="rId29">
        <w:r w:rsidRPr="2AF7589A">
          <w:rPr>
            <w:rStyle w:val="Hyperlink"/>
          </w:rPr>
          <w:t>NIH policy for data management and sharing</w:t>
        </w:r>
      </w:hyperlink>
      <w:r>
        <w:t xml:space="preserve"> (draft) and the </w:t>
      </w:r>
      <w:r w:rsidRPr="2AF7589A">
        <w:rPr>
          <w:rFonts w:cstheme="minorBidi"/>
        </w:rPr>
        <w:t>Findability, Accessibility, Interoperability, and Reusability (FAIR) principles (</w:t>
      </w:r>
      <w:hyperlink r:id="rId30">
        <w:r w:rsidRPr="2AF7589A">
          <w:rPr>
            <w:rStyle w:val="Hyperlink"/>
          </w:rPr>
          <w:t>https://commonfund.nih.gov/commons</w:t>
        </w:r>
      </w:hyperlink>
      <w:r w:rsidRPr="2AF7589A">
        <w:rPr>
          <w:rFonts w:cstheme="minorBidi"/>
        </w:rPr>
        <w:t>)</w:t>
      </w:r>
      <w:r>
        <w:t xml:space="preserve">. </w:t>
      </w:r>
      <w:r w:rsidRPr="2AF7589A">
        <w:rPr>
          <w:rFonts w:cstheme="minorBidi"/>
          <w:color w:val="000000" w:themeColor="text1"/>
        </w:rPr>
        <w:t>Specifically, the procedures and processes that have been applied to access to the Connect Resource derive from the following key principles:</w:t>
      </w:r>
      <w:bookmarkEnd w:id="1464"/>
    </w:p>
    <w:p w14:paraId="43C45848" w14:textId="37593EFC" w:rsidR="00974847" w:rsidRDefault="00974847" w:rsidP="000C0B93">
      <w:pPr>
        <w:numPr>
          <w:ilvl w:val="0"/>
          <w:numId w:val="97"/>
        </w:numPr>
        <w:contextualSpacing/>
        <w:rPr>
          <w:color w:val="000000" w:themeColor="text1"/>
        </w:rPr>
      </w:pPr>
      <w:r w:rsidRPr="00276F7A">
        <w:rPr>
          <w:color w:val="000000" w:themeColor="text1"/>
        </w:rPr>
        <w:t xml:space="preserve">The </w:t>
      </w:r>
      <w:r w:rsidR="00700783" w:rsidRPr="00276F7A">
        <w:rPr>
          <w:color w:val="000000" w:themeColor="text1"/>
        </w:rPr>
        <w:t xml:space="preserve">Connect </w:t>
      </w:r>
      <w:r w:rsidRPr="00276F7A">
        <w:rPr>
          <w:color w:val="000000" w:themeColor="text1"/>
        </w:rPr>
        <w:t xml:space="preserve">Resource will be available to </w:t>
      </w:r>
      <w:r w:rsidR="000F4D75" w:rsidRPr="00276F7A">
        <w:rPr>
          <w:color w:val="000000" w:themeColor="text1"/>
        </w:rPr>
        <w:t>scientific</w:t>
      </w:r>
      <w:r w:rsidR="000F4D75">
        <w:rPr>
          <w:color w:val="000000" w:themeColor="text1"/>
        </w:rPr>
        <w:t xml:space="preserve"> </w:t>
      </w:r>
      <w:r w:rsidR="00315AF1">
        <w:rPr>
          <w:color w:val="000000" w:themeColor="text1"/>
        </w:rPr>
        <w:t>researchers</w:t>
      </w:r>
      <w:r w:rsidR="000F4D75" w:rsidRPr="00EF43FA">
        <w:rPr>
          <w:color w:val="000000" w:themeColor="text1"/>
        </w:rPr>
        <w:t xml:space="preserve"> </w:t>
      </w:r>
      <w:r w:rsidRPr="5529533D">
        <w:rPr>
          <w:color w:val="000000" w:themeColor="text1"/>
        </w:rPr>
        <w:t>without preferential or exclusive access for any person, to the extent possible. All researchers</w:t>
      </w:r>
      <w:r w:rsidR="00007299">
        <w:rPr>
          <w:color w:val="000000" w:themeColor="text1"/>
        </w:rPr>
        <w:t xml:space="preserve"> </w:t>
      </w:r>
      <w:r w:rsidRPr="5529533D">
        <w:rPr>
          <w:color w:val="000000" w:themeColor="text1"/>
        </w:rPr>
        <w:t xml:space="preserve">will be subject to the same application process and approval criteria. </w:t>
      </w:r>
    </w:p>
    <w:p w14:paraId="5F162149" w14:textId="0981F018" w:rsidR="008E2B8D" w:rsidRDefault="00D37AD5" w:rsidP="008E2B8D">
      <w:pPr>
        <w:numPr>
          <w:ilvl w:val="0"/>
          <w:numId w:val="97"/>
        </w:numPr>
        <w:contextualSpacing/>
        <w:rPr>
          <w:rFonts w:cstheme="minorBidi"/>
          <w:color w:val="000000" w:themeColor="text1"/>
        </w:rPr>
      </w:pPr>
      <w:r>
        <w:rPr>
          <w:rFonts w:cstheme="minorBidi"/>
          <w:color w:val="000000" w:themeColor="text1"/>
        </w:rPr>
        <w:t>Aggregated data that cannot be used to identify individuals will be available</w:t>
      </w:r>
      <w:r w:rsidR="0043603A">
        <w:rPr>
          <w:rFonts w:cstheme="minorBidi"/>
          <w:color w:val="000000" w:themeColor="text1"/>
        </w:rPr>
        <w:t xml:space="preserve"> on the Connect Data Platform without review or registration of users. </w:t>
      </w:r>
      <w:r w:rsidR="008E2B8D" w:rsidRPr="40EB7CC9">
        <w:rPr>
          <w:rFonts w:cstheme="minorBidi"/>
          <w:color w:val="000000" w:themeColor="text1"/>
        </w:rPr>
        <w:t>Limited aggregate</w:t>
      </w:r>
      <w:r w:rsidR="006A1BE6">
        <w:rPr>
          <w:rFonts w:cstheme="minorBidi"/>
          <w:color w:val="000000" w:themeColor="text1"/>
        </w:rPr>
        <w:t>d</w:t>
      </w:r>
      <w:r w:rsidR="008E2B8D" w:rsidRPr="40EB7CC9">
        <w:rPr>
          <w:rFonts w:cstheme="minorBidi"/>
          <w:color w:val="000000" w:themeColor="text1"/>
        </w:rPr>
        <w:t xml:space="preserve"> data will be widely available in real-time (e.g., verified participant counts with demographic information). </w:t>
      </w:r>
      <w:r w:rsidR="008E2B8D">
        <w:rPr>
          <w:rFonts w:cstheme="minorBidi"/>
          <w:color w:val="000000" w:themeColor="text1"/>
        </w:rPr>
        <w:t xml:space="preserve">Other aggregated data will be </w:t>
      </w:r>
      <w:r w:rsidR="009B4397">
        <w:rPr>
          <w:rFonts w:cstheme="minorBidi"/>
          <w:color w:val="000000" w:themeColor="text1"/>
        </w:rPr>
        <w:t>updated</w:t>
      </w:r>
      <w:r w:rsidR="008E2B8D">
        <w:rPr>
          <w:rFonts w:cstheme="minorBidi"/>
          <w:color w:val="000000" w:themeColor="text1"/>
        </w:rPr>
        <w:t xml:space="preserve"> on a regular basis (e.g., annually). </w:t>
      </w:r>
    </w:p>
    <w:p w14:paraId="46E8A51E" w14:textId="71C47D49" w:rsidR="005C6428" w:rsidRPr="00276F7A" w:rsidRDefault="00A75F97" w:rsidP="005C6428">
      <w:pPr>
        <w:numPr>
          <w:ilvl w:val="0"/>
          <w:numId w:val="96"/>
        </w:numPr>
        <w:contextualSpacing/>
      </w:pPr>
      <w:r w:rsidRPr="00276F7A">
        <w:rPr>
          <w:color w:val="000000" w:themeColor="text1"/>
        </w:rPr>
        <w:t>Individual</w:t>
      </w:r>
      <w:r w:rsidR="00693E4A" w:rsidRPr="00276F7A">
        <w:rPr>
          <w:color w:val="000000" w:themeColor="text1"/>
        </w:rPr>
        <w:t>-level</w:t>
      </w:r>
      <w:r w:rsidRPr="00276F7A">
        <w:rPr>
          <w:color w:val="000000" w:themeColor="text1"/>
        </w:rPr>
        <w:t xml:space="preserve"> data, biospecimens, or other Connect Resources will be </w:t>
      </w:r>
      <w:r w:rsidR="00C74869" w:rsidRPr="00276F7A">
        <w:rPr>
          <w:color w:val="000000" w:themeColor="text1"/>
        </w:rPr>
        <w:t xml:space="preserve">under controlled-access. </w:t>
      </w:r>
      <w:r w:rsidR="00740D8C" w:rsidRPr="00276F7A">
        <w:rPr>
          <w:color w:val="000000" w:themeColor="text1"/>
        </w:rPr>
        <w:t xml:space="preserve">Scientific researchers will </w:t>
      </w:r>
      <w:r w:rsidRPr="00276F7A">
        <w:rPr>
          <w:color w:val="000000" w:themeColor="text1"/>
        </w:rPr>
        <w:t>r</w:t>
      </w:r>
      <w:r w:rsidR="00F862FF" w:rsidRPr="00276F7A">
        <w:rPr>
          <w:color w:val="000000" w:themeColor="text1"/>
        </w:rPr>
        <w:t>equest</w:t>
      </w:r>
      <w:r w:rsidR="00740D8C" w:rsidRPr="00276F7A">
        <w:rPr>
          <w:color w:val="000000" w:themeColor="text1"/>
        </w:rPr>
        <w:t xml:space="preserve"> Resource access through</w:t>
      </w:r>
      <w:r w:rsidR="009006DB" w:rsidRPr="00276F7A">
        <w:rPr>
          <w:color w:val="000000" w:themeColor="text1"/>
        </w:rPr>
        <w:t xml:space="preserve"> a multistep process </w:t>
      </w:r>
      <w:r w:rsidR="006A37C1" w:rsidRPr="00276F7A">
        <w:rPr>
          <w:color w:val="000000" w:themeColor="text1"/>
        </w:rPr>
        <w:t>coordinated</w:t>
      </w:r>
      <w:r w:rsidRPr="00276F7A">
        <w:rPr>
          <w:color w:val="000000" w:themeColor="text1"/>
        </w:rPr>
        <w:t xml:space="preserve"> by</w:t>
      </w:r>
      <w:r w:rsidR="004C65B7" w:rsidRPr="00276F7A">
        <w:rPr>
          <w:color w:val="000000" w:themeColor="text1"/>
        </w:rPr>
        <w:t xml:space="preserve"> the Connect Coordinating Center and </w:t>
      </w:r>
      <w:r w:rsidR="006A37C1" w:rsidRPr="00276F7A">
        <w:rPr>
          <w:color w:val="000000" w:themeColor="text1"/>
        </w:rPr>
        <w:t xml:space="preserve">directed by </w:t>
      </w:r>
      <w:r w:rsidR="004C65B7" w:rsidRPr="00276F7A">
        <w:rPr>
          <w:color w:val="000000" w:themeColor="text1"/>
        </w:rPr>
        <w:t xml:space="preserve">the </w:t>
      </w:r>
      <w:r w:rsidR="00780D35" w:rsidRPr="00276F7A">
        <w:rPr>
          <w:color w:val="000000" w:themeColor="text1"/>
        </w:rPr>
        <w:t>RAC</w:t>
      </w:r>
      <w:r w:rsidR="00312D40" w:rsidRPr="00276F7A">
        <w:rPr>
          <w:color w:val="000000" w:themeColor="text1"/>
        </w:rPr>
        <w:t xml:space="preserve"> </w:t>
      </w:r>
      <w:r w:rsidR="00312D40" w:rsidRPr="00276F7A">
        <w:t xml:space="preserve">(see </w:t>
      </w:r>
      <w:hyperlink w:anchor="_Appendix_1:_Connect" w:history="1">
        <w:r w:rsidR="007A2D6E" w:rsidRPr="007A2D6E">
          <w:rPr>
            <w:rStyle w:val="Hyperlink"/>
          </w:rPr>
          <w:t>Appendix 1 Study Governance Structure</w:t>
        </w:r>
      </w:hyperlink>
      <w:r w:rsidR="00312D40" w:rsidRPr="00276F7A">
        <w:t>)</w:t>
      </w:r>
      <w:r w:rsidR="00780D35" w:rsidRPr="00276F7A">
        <w:rPr>
          <w:color w:val="000000" w:themeColor="text1"/>
        </w:rPr>
        <w:t>. A</w:t>
      </w:r>
      <w:r w:rsidR="002A007D" w:rsidRPr="00276F7A">
        <w:rPr>
          <w:color w:val="000000" w:themeColor="text1"/>
        </w:rPr>
        <w:t xml:space="preserve"> scientific proposal</w:t>
      </w:r>
      <w:r w:rsidR="0097187F" w:rsidRPr="00276F7A">
        <w:rPr>
          <w:color w:val="000000" w:themeColor="text1"/>
        </w:rPr>
        <w:t>,</w:t>
      </w:r>
      <w:r w:rsidR="002A007D" w:rsidRPr="00276F7A">
        <w:rPr>
          <w:color w:val="000000" w:themeColor="text1"/>
        </w:rPr>
        <w:t xml:space="preserve"> </w:t>
      </w:r>
      <w:r w:rsidR="001E6340" w:rsidRPr="00276F7A">
        <w:rPr>
          <w:color w:val="000000" w:themeColor="text1"/>
        </w:rPr>
        <w:t xml:space="preserve">submitted by </w:t>
      </w:r>
      <w:r w:rsidR="004431B6" w:rsidRPr="00276F7A">
        <w:rPr>
          <w:color w:val="000000" w:themeColor="text1"/>
        </w:rPr>
        <w:t>scientific researchers</w:t>
      </w:r>
      <w:r w:rsidR="0097187F" w:rsidRPr="00276F7A">
        <w:rPr>
          <w:color w:val="000000" w:themeColor="text1"/>
        </w:rPr>
        <w:t xml:space="preserve">, will be reviewed </w:t>
      </w:r>
      <w:r w:rsidR="00780D35" w:rsidRPr="00276F7A">
        <w:rPr>
          <w:color w:val="000000" w:themeColor="text1"/>
        </w:rPr>
        <w:t xml:space="preserve">to ensure that </w:t>
      </w:r>
      <w:r w:rsidR="0097187F" w:rsidRPr="00276F7A">
        <w:rPr>
          <w:color w:val="000000" w:themeColor="text1"/>
        </w:rPr>
        <w:t>the proposed aims are</w:t>
      </w:r>
      <w:r w:rsidR="00780D35" w:rsidRPr="00276F7A">
        <w:rPr>
          <w:color w:val="000000" w:themeColor="text1"/>
        </w:rPr>
        <w:t xml:space="preserve"> consistent with the </w:t>
      </w:r>
      <w:hyperlink r:id="rId31">
        <w:r w:rsidR="00780D35" w:rsidRPr="00276F7A">
          <w:rPr>
            <w:rStyle w:val="Hyperlink"/>
            <w:color w:val="000000" w:themeColor="text1"/>
            <w:u w:val="none"/>
          </w:rPr>
          <w:t>access procedures</w:t>
        </w:r>
      </w:hyperlink>
      <w:r w:rsidR="00780D35" w:rsidRPr="00276F7A">
        <w:rPr>
          <w:color w:val="000000" w:themeColor="text1"/>
        </w:rPr>
        <w:t xml:space="preserve">, the </w:t>
      </w:r>
      <w:hyperlink r:id="rId32">
        <w:r w:rsidR="00780D35" w:rsidRPr="00276F7A">
          <w:rPr>
            <w:rStyle w:val="Hyperlink"/>
            <w:color w:val="000000" w:themeColor="text1"/>
            <w:u w:val="none"/>
          </w:rPr>
          <w:t>study</w:t>
        </w:r>
      </w:hyperlink>
      <w:r w:rsidR="00780D35" w:rsidRPr="00276F7A">
        <w:rPr>
          <w:rStyle w:val="Hyperlink"/>
          <w:color w:val="000000" w:themeColor="text1"/>
          <w:u w:val="none"/>
        </w:rPr>
        <w:t xml:space="preserve"> protocol, and the consent that was provided by the participants, and that they have any relevant ethics approval, if required.</w:t>
      </w:r>
      <w:r w:rsidR="00AC35C0" w:rsidRPr="00276F7A">
        <w:rPr>
          <w:rStyle w:val="Hyperlink"/>
          <w:color w:val="auto"/>
          <w:u w:val="none"/>
        </w:rPr>
        <w:t xml:space="preserve"> </w:t>
      </w:r>
      <w:r w:rsidR="00C30E34" w:rsidRPr="00276F7A">
        <w:rPr>
          <w:rStyle w:val="Hyperlink"/>
          <w:color w:val="000000" w:themeColor="text1"/>
          <w:u w:val="none"/>
        </w:rPr>
        <w:t>T</w:t>
      </w:r>
      <w:r w:rsidR="00C06418" w:rsidRPr="00276F7A">
        <w:rPr>
          <w:rStyle w:val="Hyperlink"/>
          <w:color w:val="000000" w:themeColor="text1"/>
          <w:u w:val="none"/>
        </w:rPr>
        <w:t>he RAC</w:t>
      </w:r>
      <w:r w:rsidR="00C30E34" w:rsidRPr="00276F7A">
        <w:rPr>
          <w:rStyle w:val="Hyperlink"/>
          <w:color w:val="000000" w:themeColor="text1"/>
          <w:u w:val="none"/>
        </w:rPr>
        <w:t xml:space="preserve"> may seek </w:t>
      </w:r>
      <w:r w:rsidR="00501BC0" w:rsidRPr="00276F7A">
        <w:rPr>
          <w:rStyle w:val="Hyperlink"/>
          <w:color w:val="000000" w:themeColor="text1"/>
          <w:u w:val="none"/>
        </w:rPr>
        <w:t>review of proposals by review committees of</w:t>
      </w:r>
      <w:r w:rsidR="00C06418" w:rsidRPr="00276F7A">
        <w:rPr>
          <w:rStyle w:val="Hyperlink"/>
          <w:color w:val="000000" w:themeColor="text1"/>
          <w:u w:val="none"/>
        </w:rPr>
        <w:t xml:space="preserve"> scientific </w:t>
      </w:r>
      <w:r w:rsidR="00501BC0" w:rsidRPr="00276F7A">
        <w:rPr>
          <w:rStyle w:val="Hyperlink"/>
          <w:color w:val="000000" w:themeColor="text1"/>
          <w:u w:val="none"/>
        </w:rPr>
        <w:t>experts.</w:t>
      </w:r>
      <w:r w:rsidR="00C30E34" w:rsidRPr="00276F7A">
        <w:rPr>
          <w:rStyle w:val="Hyperlink"/>
          <w:color w:val="000000" w:themeColor="text1"/>
          <w:u w:val="none"/>
        </w:rPr>
        <w:t xml:space="preserve"> </w:t>
      </w:r>
      <w:r w:rsidR="00780D35" w:rsidRPr="00276F7A">
        <w:rPr>
          <w:rStyle w:val="Hyperlink"/>
          <w:color w:val="000000" w:themeColor="text1"/>
          <w:u w:val="none"/>
        </w:rPr>
        <w:t>I</w:t>
      </w:r>
      <w:r w:rsidR="00780D35" w:rsidRPr="00276F7A">
        <w:t>f there are any intellectual property issues (e.g., patent filings) or contractual obligations that would preclude sharing and secondary research with the data, data will not be made available.</w:t>
      </w:r>
    </w:p>
    <w:p w14:paraId="2B351D93" w14:textId="56AEF25F" w:rsidR="00974847" w:rsidRPr="00276F7A" w:rsidRDefault="26855DAC" w:rsidP="00E70A47">
      <w:pPr>
        <w:numPr>
          <w:ilvl w:val="0"/>
          <w:numId w:val="96"/>
        </w:numPr>
        <w:spacing w:before="0" w:after="0"/>
        <w:contextualSpacing/>
        <w:rPr>
          <w:rFonts w:cstheme="minorBidi"/>
          <w:color w:val="000000" w:themeColor="text1"/>
        </w:rPr>
      </w:pPr>
      <w:r w:rsidRPr="00276F7A">
        <w:rPr>
          <w:rFonts w:cstheme="minorBidi"/>
          <w:color w:val="000000" w:themeColor="text1"/>
        </w:rPr>
        <w:t xml:space="preserve">Access to the biological samples will be carefully controlled and coordinated since they are limited and depletable resources. </w:t>
      </w:r>
      <w:r w:rsidR="004431B6" w:rsidRPr="00276F7A">
        <w:rPr>
          <w:color w:val="000000" w:themeColor="text1"/>
        </w:rPr>
        <w:t xml:space="preserve">Cancer-related hypotheses will be prioritized. </w:t>
      </w:r>
      <w:r w:rsidRPr="00276F7A">
        <w:rPr>
          <w:rFonts w:cstheme="minorBidi"/>
          <w:color w:val="000000" w:themeColor="text1"/>
        </w:rPr>
        <w:t xml:space="preserve">The quantity of sample that is required will be judged against the potential benefits of the research project, with advice from appropriate experts when required. Requirements to obtain access will be determined at a later time but </w:t>
      </w:r>
      <w:r w:rsidR="0088073A" w:rsidRPr="00276F7A">
        <w:rPr>
          <w:rFonts w:cstheme="minorBidi"/>
          <w:color w:val="000000" w:themeColor="text1"/>
        </w:rPr>
        <w:t xml:space="preserve">can </w:t>
      </w:r>
      <w:r w:rsidRPr="00276F7A">
        <w:rPr>
          <w:rFonts w:cstheme="minorBidi"/>
          <w:color w:val="000000" w:themeColor="text1"/>
        </w:rPr>
        <w:t xml:space="preserve">include preliminary data on influence of pre-analytical factors, assay reliability among others. </w:t>
      </w:r>
      <w:r w:rsidR="0088073A" w:rsidRPr="00276F7A">
        <w:rPr>
          <w:rFonts w:cstheme="minorBidi"/>
          <w:color w:val="000000" w:themeColor="text1"/>
        </w:rPr>
        <w:t>When appropriate, i</w:t>
      </w:r>
      <w:r w:rsidRPr="00276F7A">
        <w:rPr>
          <w:rFonts w:cstheme="minorBidi"/>
          <w:color w:val="000000" w:themeColor="text1"/>
        </w:rPr>
        <w:t xml:space="preserve">nternal controls will be incorporated into the study sample sets and interim data reporting will be required to evaluate data quality. Priority will be given to hypotheses with cancer </w:t>
      </w:r>
      <w:r w:rsidR="0053282A" w:rsidRPr="00276F7A">
        <w:rPr>
          <w:rFonts w:cstheme="minorBidi"/>
          <w:color w:val="000000" w:themeColor="text1"/>
        </w:rPr>
        <w:t>endpoints</w:t>
      </w:r>
      <w:r w:rsidRPr="00276F7A">
        <w:rPr>
          <w:rFonts w:cstheme="minorBidi"/>
          <w:color w:val="000000" w:themeColor="text1"/>
        </w:rPr>
        <w:t>.</w:t>
      </w:r>
      <w:r w:rsidR="00EB6DB8" w:rsidRPr="00276F7A">
        <w:rPr>
          <w:rFonts w:cstheme="minorBidi"/>
          <w:color w:val="000000" w:themeColor="text1"/>
        </w:rPr>
        <w:t xml:space="preserve"> Researchers will be expected to return to the Resource any </w:t>
      </w:r>
      <w:r w:rsidR="007132B4" w:rsidRPr="00276F7A">
        <w:rPr>
          <w:rFonts w:cstheme="minorBidi"/>
          <w:color w:val="000000" w:themeColor="text1"/>
        </w:rPr>
        <w:t>derived data.</w:t>
      </w:r>
    </w:p>
    <w:p w14:paraId="1B5BBCEB" w14:textId="10951449" w:rsidR="006F69A0" w:rsidRPr="00006AC4" w:rsidRDefault="2848F25E" w:rsidP="2848F25E">
      <w:pPr>
        <w:pStyle w:val="Normal2"/>
        <w:numPr>
          <w:ilvl w:val="0"/>
          <w:numId w:val="96"/>
        </w:numPr>
        <w:rPr>
          <w:rFonts w:eastAsia="Calibri" w:cstheme="minorBidi"/>
          <w:color w:val="000000" w:themeColor="text1"/>
        </w:rPr>
      </w:pPr>
      <w:r w:rsidRPr="00276F7A">
        <w:rPr>
          <w:rFonts w:eastAsia="Calibri"/>
        </w:rPr>
        <w:t>Researchers with approved projects by the RAC will be able to access individual-level</w:t>
      </w:r>
      <w:r w:rsidRPr="2848F25E">
        <w:rPr>
          <w:rFonts w:eastAsia="Calibri"/>
        </w:rPr>
        <w:t xml:space="preserve"> data and specimens after</w:t>
      </w:r>
      <w:r w:rsidR="00B23637">
        <w:rPr>
          <w:rFonts w:eastAsia="Calibri"/>
        </w:rPr>
        <w:t xml:space="preserve"> receiving IRB approval, if required,</w:t>
      </w:r>
      <w:r w:rsidRPr="2848F25E">
        <w:rPr>
          <w:rFonts w:eastAsia="Calibri"/>
        </w:rPr>
        <w:t xml:space="preserve"> signing a Data Transfer Agreement (DTA) and/or Materials Transfer Agreement (MTA) as appropriate with NCI (see </w:t>
      </w:r>
      <w:hyperlink w:anchor="_Collaborative_Agreements" w:history="1">
        <w:r w:rsidRPr="00C74C3C">
          <w:rPr>
            <w:rStyle w:val="Hyperlink"/>
            <w:rFonts w:eastAsia="Calibri"/>
          </w:rPr>
          <w:t>Section 9.12 Collaborative Agreements</w:t>
        </w:r>
      </w:hyperlink>
      <w:r w:rsidRPr="2848F25E">
        <w:rPr>
          <w:rFonts w:eastAsia="Calibri"/>
        </w:rPr>
        <w:t xml:space="preserve">). </w:t>
      </w:r>
    </w:p>
    <w:p w14:paraId="4C05FB17" w14:textId="78AAF02E" w:rsidR="006844D9" w:rsidRPr="00006AC4" w:rsidRDefault="006844D9" w:rsidP="003E6473">
      <w:pPr>
        <w:numPr>
          <w:ilvl w:val="0"/>
          <w:numId w:val="96"/>
        </w:numPr>
        <w:spacing w:before="0" w:after="0"/>
        <w:contextualSpacing/>
        <w:rPr>
          <w:rStyle w:val="Hyperlink"/>
          <w:color w:val="auto"/>
          <w:szCs w:val="24"/>
          <w:u w:val="none"/>
        </w:rPr>
      </w:pPr>
      <w:r w:rsidRPr="00FE1EE1">
        <w:rPr>
          <w:rStyle w:val="Hyperlink"/>
          <w:color w:val="000000" w:themeColor="text1"/>
          <w:u w:val="none"/>
        </w:rPr>
        <w:t>Documentation of resource access concepts and the investigative team will be publicly available, when project is approved</w:t>
      </w:r>
      <w:r w:rsidR="00A84D99">
        <w:rPr>
          <w:rStyle w:val="Hyperlink"/>
          <w:color w:val="000000" w:themeColor="text1"/>
          <w:u w:val="none"/>
        </w:rPr>
        <w:t xml:space="preserve">, to facilitate collaborative research and </w:t>
      </w:r>
      <w:r w:rsidR="00DC7009">
        <w:rPr>
          <w:rStyle w:val="Hyperlink"/>
          <w:color w:val="000000" w:themeColor="text1"/>
          <w:u w:val="none"/>
        </w:rPr>
        <w:t>satisfy</w:t>
      </w:r>
      <w:r w:rsidR="00E16C50">
        <w:rPr>
          <w:rStyle w:val="Hyperlink"/>
          <w:color w:val="000000" w:themeColor="text1"/>
          <w:u w:val="none"/>
        </w:rPr>
        <w:t xml:space="preserve"> human subject and Privacy Act compliance.</w:t>
      </w:r>
    </w:p>
    <w:p w14:paraId="2FBC4F58" w14:textId="4FC007FD" w:rsidR="00974847" w:rsidRPr="00276F7A" w:rsidRDefault="3A5A10DB" w:rsidP="003E6473">
      <w:pPr>
        <w:numPr>
          <w:ilvl w:val="0"/>
          <w:numId w:val="98"/>
        </w:numPr>
        <w:spacing w:before="0" w:after="0"/>
        <w:contextualSpacing/>
        <w:rPr>
          <w:b/>
          <w:bCs/>
        </w:rPr>
      </w:pPr>
      <w:r w:rsidRPr="3A5A10DB">
        <w:rPr>
          <w:color w:val="000000" w:themeColor="text1"/>
        </w:rPr>
        <w:t xml:space="preserve">Safeguards will be maintained to ensure the anonymity and confidentiality of participants’ data and samples. Researchers </w:t>
      </w:r>
      <w:r w:rsidR="00126C0F">
        <w:rPr>
          <w:color w:val="000000" w:themeColor="text1"/>
        </w:rPr>
        <w:t xml:space="preserve">will </w:t>
      </w:r>
      <w:r w:rsidRPr="3A5A10DB">
        <w:rPr>
          <w:color w:val="000000" w:themeColor="text1"/>
        </w:rPr>
        <w:t xml:space="preserve">agree to a data use policy that details </w:t>
      </w:r>
      <w:r w:rsidRPr="3A5A10DB">
        <w:rPr>
          <w:color w:val="000000" w:themeColor="text1"/>
        </w:rPr>
        <w:lastRenderedPageBreak/>
        <w:t xml:space="preserve">their responsibility to avoid attempts to identify participants, </w:t>
      </w:r>
      <w:r w:rsidRPr="00276F7A">
        <w:rPr>
          <w:color w:val="000000" w:themeColor="text1"/>
        </w:rPr>
        <w:t>and the individual-level data and/or samples provided by Connect to researchers will be de-identified.</w:t>
      </w:r>
    </w:p>
    <w:p w14:paraId="14EF0DCA" w14:textId="0187B968" w:rsidR="00C947E3" w:rsidRPr="00276F7A" w:rsidRDefault="75805EB9" w:rsidP="69D67A24">
      <w:pPr>
        <w:pStyle w:val="ListParagraph"/>
        <w:numPr>
          <w:ilvl w:val="0"/>
          <w:numId w:val="98"/>
        </w:numPr>
        <w:rPr>
          <w:rFonts w:cstheme="minorBidi"/>
        </w:rPr>
      </w:pPr>
      <w:r w:rsidRPr="00276F7A">
        <w:rPr>
          <w:rFonts w:cstheme="minorBidi"/>
        </w:rPr>
        <w:t xml:space="preserve">To improve data traceability and reproducibility of analyses/results according to FAIR data principles, the policy for the Project is to provide data access for analyses through a cloud-hosted Connect Data Platform </w:t>
      </w:r>
      <w:r w:rsidRPr="00276F7A">
        <w:rPr>
          <w:rFonts w:eastAsia="Calibri"/>
        </w:rPr>
        <w:t xml:space="preserve">(see </w:t>
      </w:r>
      <w:hyperlink w:anchor="_Human_Data_Sharing" w:history="1">
        <w:r w:rsidRPr="00276F7A">
          <w:rPr>
            <w:rStyle w:val="Hyperlink"/>
          </w:rPr>
          <w:t>Section 5.2.1 Human Data Sharing Plan</w:t>
        </w:r>
      </w:hyperlink>
      <w:r w:rsidRPr="00276F7A">
        <w:rPr>
          <w:rFonts w:eastAsia="Calibri"/>
        </w:rPr>
        <w:t>)</w:t>
      </w:r>
      <w:r w:rsidRPr="00276F7A">
        <w:rPr>
          <w:rFonts w:cstheme="minorBidi"/>
        </w:rPr>
        <w:t>. Downloading local versions of data will be strongly discouraged. Special requests for downloading the data will be considered by the RAC, if required analysis tools are not available on the Connect Data Platform and/or if data cannot be read remotely by the available analysis tools. If analyses are run in other environments, derived data and code must be submitted through the data platform to ensure FAIR principles, prior to any publication.</w:t>
      </w:r>
    </w:p>
    <w:p w14:paraId="753871F1" w14:textId="5DD21303" w:rsidR="00EE053B" w:rsidRPr="00276F7A" w:rsidRDefault="75805EB9" w:rsidP="69D67A24">
      <w:pPr>
        <w:pStyle w:val="ListParagraph"/>
        <w:numPr>
          <w:ilvl w:val="0"/>
          <w:numId w:val="96"/>
        </w:numPr>
        <w:spacing w:before="120" w:after="120"/>
        <w:rPr>
          <w:rFonts w:cstheme="minorBidi"/>
        </w:rPr>
      </w:pPr>
      <w:r w:rsidRPr="00276F7A">
        <w:rPr>
          <w:rFonts w:cstheme="minorBidi"/>
        </w:rPr>
        <w:t xml:space="preserve">The Connect Data Platform will also facilitate the return of and access to derived </w:t>
      </w:r>
      <w:r w:rsidRPr="00276F7A">
        <w:rPr>
          <w:color w:val="000000" w:themeColor="text1"/>
        </w:rPr>
        <w:t xml:space="preserve">data (e.g., geo-linked data, biospecimen assay results), metadata, data dictionary, and annotated code to all researchers, not only the ones performing specific analyses. To ensure compliance, limited covariate data will be provided until investigators return derived data and affiliated data and document. Data science infrastructure is emerging to support contained analytical environments with suitable user-facing analytical environment. The Connect team is an active participant in ongoing assessment of researcher-facing analytical solutions being considered by NCI/CBIIT. </w:t>
      </w:r>
    </w:p>
    <w:p w14:paraId="1848ABB8" w14:textId="77777777" w:rsidR="00CB3597" w:rsidRPr="00006AC4" w:rsidRDefault="00CB3597" w:rsidP="00276F7A">
      <w:pPr>
        <w:pStyle w:val="Heading3"/>
      </w:pPr>
      <w:bookmarkStart w:id="1465" w:name="_Toc208234028"/>
      <w:r w:rsidRPr="00006AC4">
        <w:t>Genomic Data Sharing Plan</w:t>
      </w:r>
      <w:bookmarkEnd w:id="1465"/>
    </w:p>
    <w:p w14:paraId="36F07043" w14:textId="366B6635" w:rsidR="00CB3597" w:rsidRDefault="00CB3597" w:rsidP="000C0B93">
      <w:pPr>
        <w:pStyle w:val="Normal2"/>
        <w:spacing w:before="120" w:after="120"/>
        <w:ind w:left="0"/>
      </w:pPr>
      <w:r w:rsidRPr="00006AC4">
        <w:t xml:space="preserve">This study will comply with the </w:t>
      </w:r>
      <w:hyperlink r:id="rId33">
        <w:r w:rsidRPr="00290AF4">
          <w:rPr>
            <w:color w:val="0070C0"/>
            <w:u w:val="single"/>
          </w:rPr>
          <w:t>NIH Genomic Data Sharing (GDS) Policy</w:t>
        </w:r>
      </w:hyperlink>
      <w:r w:rsidRPr="00006AC4">
        <w:t xml:space="preserve">, which applies to all NIH-funded research that generates large-scale human or non-human genomic data, as well as the use of these data for subsequent </w:t>
      </w:r>
      <w:r w:rsidRPr="00276F7A">
        <w:t xml:space="preserve">research. Large-scale data include genome-wide association studies (GWAS), single nucleotide polymorphisms (SNP) arrays, and genome sequence, transcriptomic, epigenomic, and gene expression data. De-identified genomic data will be deposited </w:t>
      </w:r>
      <w:r w:rsidR="00DF529C" w:rsidRPr="00276F7A">
        <w:t>on Connect Data Platform</w:t>
      </w:r>
      <w:r w:rsidRPr="00276F7A">
        <w:t xml:space="preserve"> no later than at the time of publication.</w:t>
      </w:r>
      <w:r w:rsidR="00740D8C" w:rsidRPr="00276F7A">
        <w:t xml:space="preserve"> </w:t>
      </w:r>
      <w:r w:rsidR="00804579" w:rsidRPr="00276F7A">
        <w:t>Access</w:t>
      </w:r>
      <w:r w:rsidR="00804579">
        <w:t xml:space="preserve"> to the genomic resources will be through controlled</w:t>
      </w:r>
      <w:r w:rsidR="00276F7A">
        <w:t xml:space="preserve"> </w:t>
      </w:r>
      <w:r w:rsidR="00804579">
        <w:t>access.</w:t>
      </w:r>
    </w:p>
    <w:p w14:paraId="097F10DB" w14:textId="37704BB4" w:rsidR="00781C8B" w:rsidRDefault="00751D30" w:rsidP="000C0B93">
      <w:pPr>
        <w:pStyle w:val="Heading2"/>
        <w:contextualSpacing/>
      </w:pPr>
      <w:bookmarkStart w:id="1466" w:name="_Collaborative_Agreements"/>
      <w:bookmarkStart w:id="1467" w:name="_Toc208234029"/>
      <w:bookmarkEnd w:id="1466"/>
      <w:r w:rsidRPr="001B065C">
        <w:t>Collaborative Agreements</w:t>
      </w:r>
      <w:bookmarkEnd w:id="1467"/>
      <w:r w:rsidRPr="007A7A2B">
        <w:t xml:space="preserve"> </w:t>
      </w:r>
      <w:bookmarkEnd w:id="431"/>
      <w:bookmarkEnd w:id="432"/>
      <w:bookmarkEnd w:id="433"/>
      <w:bookmarkEnd w:id="434"/>
    </w:p>
    <w:p w14:paraId="6AB644FF" w14:textId="59D4ACCE" w:rsidR="00A96B73" w:rsidRPr="00006AC4" w:rsidRDefault="00A96B73" w:rsidP="000C0B93">
      <w:pPr>
        <w:pStyle w:val="Heading3"/>
        <w:contextualSpacing/>
      </w:pPr>
      <w:bookmarkStart w:id="1468" w:name="_Toc281240142"/>
      <w:bookmarkStart w:id="1469" w:name="_Toc281240384"/>
      <w:bookmarkStart w:id="1470" w:name="_Toc288125131"/>
      <w:bookmarkStart w:id="1471" w:name="_Toc484520935"/>
      <w:bookmarkStart w:id="1472" w:name="_Toc208234030"/>
      <w:r w:rsidRPr="00006AC4">
        <w:t>Agreement Type</w:t>
      </w:r>
      <w:bookmarkEnd w:id="1468"/>
      <w:bookmarkEnd w:id="1469"/>
      <w:bookmarkEnd w:id="1470"/>
      <w:bookmarkEnd w:id="1471"/>
      <w:bookmarkEnd w:id="1472"/>
    </w:p>
    <w:p w14:paraId="5B8158E7" w14:textId="77777777" w:rsidR="002C6705" w:rsidRPr="000A30C9" w:rsidRDefault="26855DAC" w:rsidP="000C0B93">
      <w:pPr>
        <w:pStyle w:val="Normal2"/>
        <w:numPr>
          <w:ilvl w:val="0"/>
          <w:numId w:val="70"/>
        </w:numPr>
        <w:spacing w:before="120" w:after="120"/>
        <w:ind w:left="720"/>
      </w:pPr>
      <w:bookmarkStart w:id="1473" w:name="_Toc484520936"/>
      <w:bookmarkEnd w:id="1473"/>
      <w:r>
        <w:t>MTAs will be established, if required, between the NCI and IHCS (e.g., for tissue retrieval).</w:t>
      </w:r>
    </w:p>
    <w:p w14:paraId="14BC31B7" w14:textId="23C65D65" w:rsidR="00D70BAC" w:rsidRDefault="002C6705" w:rsidP="000C0B93">
      <w:pPr>
        <w:pStyle w:val="Normal2"/>
        <w:numPr>
          <w:ilvl w:val="0"/>
          <w:numId w:val="70"/>
        </w:numPr>
        <w:spacing w:before="120" w:after="120"/>
        <w:ind w:left="720"/>
      </w:pPr>
      <w:r>
        <w:t>DTA and M</w:t>
      </w:r>
      <w:r w:rsidR="00D9252D">
        <w:t>D</w:t>
      </w:r>
      <w:r>
        <w:t xml:space="preserve">TAs will be established between NCI and researchers requesting access to individual-level data or biospecimens (see </w:t>
      </w:r>
      <w:hyperlink w:anchor="_Human_Data_Sharing" w:history="1">
        <w:r w:rsidRPr="00843595">
          <w:rPr>
            <w:rStyle w:val="Hyperlink"/>
          </w:rPr>
          <w:t>Section 5.2.1 Human Data Sharing Plan</w:t>
        </w:r>
      </w:hyperlink>
      <w:r>
        <w:t>)</w:t>
      </w:r>
    </w:p>
    <w:p w14:paraId="05339BAE" w14:textId="328789BF" w:rsidR="002C6705" w:rsidRPr="00B16690" w:rsidRDefault="00D70BAC" w:rsidP="000C0B93">
      <w:pPr>
        <w:pStyle w:val="Normal2"/>
        <w:spacing w:before="120" w:after="120"/>
        <w:ind w:left="0"/>
      </w:pPr>
      <w:r>
        <w:t>O</w:t>
      </w:r>
      <w:r w:rsidR="002C6705" w:rsidRPr="00B02A18">
        <w:t xml:space="preserve">nce the </w:t>
      </w:r>
      <w:r w:rsidR="002C6705" w:rsidRPr="000A30C9">
        <w:t>agreements</w:t>
      </w:r>
      <w:r w:rsidR="002C6705" w:rsidRPr="00B02A18">
        <w:t xml:space="preserve"> are executed, we will provide a copy and the number identifying the agreements to </w:t>
      </w:r>
      <w:r w:rsidR="002C6705" w:rsidRPr="00B16690">
        <w:t>the IRB.</w:t>
      </w:r>
    </w:p>
    <w:p w14:paraId="7E2D260B" w14:textId="71EE931E" w:rsidR="0009406F" w:rsidRPr="00006AC4" w:rsidRDefault="0009406F" w:rsidP="000C0B93">
      <w:pPr>
        <w:pStyle w:val="Heading2"/>
        <w:contextualSpacing/>
      </w:pPr>
      <w:bookmarkStart w:id="1474" w:name="_Toc208234031"/>
      <w:r w:rsidRPr="00006AC4">
        <w:t>Conflict of Interest Policy</w:t>
      </w:r>
      <w:bookmarkEnd w:id="1474"/>
    </w:p>
    <w:p w14:paraId="6EC2FEB0" w14:textId="196C1C68" w:rsidR="0009406F" w:rsidRDefault="0009406F" w:rsidP="000C0B93">
      <w:pPr>
        <w:contextualSpacing/>
      </w:pPr>
      <w:r w:rsidRPr="00006AC4">
        <w:t>The independence of this study from any actual or perceived influence</w:t>
      </w:r>
      <w:r w:rsidR="00D67947" w:rsidRPr="00006AC4">
        <w:t xml:space="preserve"> </w:t>
      </w:r>
      <w:r w:rsidRPr="00006AC4">
        <w:t xml:space="preserve">is critical. Therefore, any actual conflict of interest of persons who have a role in the design, conduct, analysis, publication, or any aspect of this </w:t>
      </w:r>
      <w:r w:rsidR="00B16690">
        <w:t>observational study</w:t>
      </w:r>
      <w:r w:rsidR="00B16690" w:rsidRPr="00006AC4">
        <w:t xml:space="preserve"> </w:t>
      </w:r>
      <w:r w:rsidRPr="00006AC4">
        <w:t xml:space="preserve">will be disclosed and managed. Furthermore, persons who have a perceived conflict of interest will be required to have such conflicts managed in a way that is appropriate to their participation in the design and conduct of this </w:t>
      </w:r>
      <w:r w:rsidR="00B16690">
        <w:t>observational study</w:t>
      </w:r>
      <w:r w:rsidRPr="00006AC4">
        <w:t xml:space="preserve">.  The study leadership in conjunction with the </w:t>
      </w:r>
      <w:r w:rsidR="00B16690">
        <w:t>National Cancer Institute</w:t>
      </w:r>
      <w:r w:rsidRPr="00006AC4">
        <w:t xml:space="preserve"> has established </w:t>
      </w:r>
      <w:r w:rsidRPr="00006AC4">
        <w:lastRenderedPageBreak/>
        <w:t>policies and procedures for all study group members to disclose all conflicts of interest and will establish a mechanism for the management of all reported dualities of interest.</w:t>
      </w:r>
    </w:p>
    <w:p w14:paraId="001882FA" w14:textId="0008213D" w:rsidR="0047729B" w:rsidRPr="00E74F26" w:rsidRDefault="00A95B77" w:rsidP="000C0B93">
      <w:pPr>
        <w:pStyle w:val="Heading1"/>
        <w:contextualSpacing/>
      </w:pPr>
      <w:bookmarkStart w:id="1475" w:name="_Toc208234032"/>
      <w:r w:rsidRPr="00E74F26">
        <w:t>ABBREVIATIONS</w:t>
      </w:r>
      <w:bookmarkEnd w:id="14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6475"/>
      </w:tblGrid>
      <w:tr w:rsidR="002C1027" w:rsidRPr="00E74F26" w14:paraId="39F3604F" w14:textId="77777777" w:rsidTr="0098128D">
        <w:trPr>
          <w:trHeight w:val="144"/>
        </w:trPr>
        <w:tc>
          <w:tcPr>
            <w:tcW w:w="0" w:type="auto"/>
          </w:tcPr>
          <w:p w14:paraId="07FA5B3F" w14:textId="2E8CDA18" w:rsidR="002C1027" w:rsidRPr="00E74F26" w:rsidRDefault="002C1027" w:rsidP="003E6473">
            <w:pPr>
              <w:spacing w:before="0" w:after="0"/>
            </w:pPr>
            <w:r w:rsidRPr="00E74F26">
              <w:t>ASA24</w:t>
            </w:r>
          </w:p>
        </w:tc>
        <w:tc>
          <w:tcPr>
            <w:tcW w:w="0" w:type="auto"/>
          </w:tcPr>
          <w:p w14:paraId="2A8B3816" w14:textId="5D6D0510" w:rsidR="002C1027" w:rsidRPr="00E74F26" w:rsidRDefault="002C1027" w:rsidP="003E6473">
            <w:pPr>
              <w:spacing w:before="0" w:after="0"/>
            </w:pPr>
            <w:r w:rsidRPr="00E74F26">
              <w:t>Automated Self-Administered 24-Hour Dietary Assessment Tool</w:t>
            </w:r>
          </w:p>
        </w:tc>
      </w:tr>
      <w:tr w:rsidR="00E74F26" w:rsidRPr="00E74F26" w14:paraId="194F7C78" w14:textId="77777777" w:rsidTr="06BE342E">
        <w:trPr>
          <w:trHeight w:val="144"/>
        </w:trPr>
        <w:tc>
          <w:tcPr>
            <w:tcW w:w="0" w:type="auto"/>
          </w:tcPr>
          <w:p w14:paraId="1116B250" w14:textId="16A781C1" w:rsidR="00E74F26" w:rsidRPr="00E74F26" w:rsidRDefault="00E74F26" w:rsidP="000C0B93">
            <w:pPr>
              <w:contextualSpacing/>
            </w:pPr>
            <w:r w:rsidRPr="00E74F26">
              <w:rPr>
                <w:color w:val="000000" w:themeColor="text1"/>
              </w:rPr>
              <w:t>CDCC</w:t>
            </w:r>
          </w:p>
        </w:tc>
        <w:tc>
          <w:tcPr>
            <w:tcW w:w="0" w:type="auto"/>
          </w:tcPr>
          <w:p w14:paraId="2EC366E7" w14:textId="3901A50A" w:rsidR="00E74F26" w:rsidRPr="00E74F26" w:rsidRDefault="00E74F26" w:rsidP="000C0B93">
            <w:pPr>
              <w:contextualSpacing/>
            </w:pPr>
            <w:r w:rsidRPr="00E74F26">
              <w:rPr>
                <w:color w:val="000000" w:themeColor="text1"/>
              </w:rPr>
              <w:t>Connect Data Coordinating Center</w:t>
            </w:r>
          </w:p>
        </w:tc>
      </w:tr>
      <w:tr w:rsidR="0047729B" w:rsidRPr="00E74F26" w14:paraId="06A0594B" w14:textId="77777777" w:rsidTr="06BE342E">
        <w:trPr>
          <w:trHeight w:val="144"/>
        </w:trPr>
        <w:tc>
          <w:tcPr>
            <w:tcW w:w="0" w:type="auto"/>
          </w:tcPr>
          <w:p w14:paraId="195EBB68" w14:textId="77777777" w:rsidR="0047729B" w:rsidRPr="00732A3E" w:rsidRDefault="0047729B" w:rsidP="000C0B93">
            <w:pPr>
              <w:contextualSpacing/>
            </w:pPr>
            <w:r w:rsidRPr="00732A3E">
              <w:t>CFR</w:t>
            </w:r>
          </w:p>
        </w:tc>
        <w:tc>
          <w:tcPr>
            <w:tcW w:w="0" w:type="auto"/>
          </w:tcPr>
          <w:p w14:paraId="62483183" w14:textId="77777777" w:rsidR="0047729B" w:rsidRPr="00732A3E" w:rsidRDefault="0047729B" w:rsidP="000C0B93">
            <w:pPr>
              <w:contextualSpacing/>
            </w:pPr>
            <w:r w:rsidRPr="00732A3E">
              <w:t>Code of Federal Regulations</w:t>
            </w:r>
          </w:p>
        </w:tc>
      </w:tr>
      <w:tr w:rsidR="0047729B" w:rsidRPr="00E74F26" w14:paraId="70A1135E" w14:textId="77777777" w:rsidTr="06BE342E">
        <w:trPr>
          <w:trHeight w:val="144"/>
        </w:trPr>
        <w:tc>
          <w:tcPr>
            <w:tcW w:w="0" w:type="auto"/>
          </w:tcPr>
          <w:p w14:paraId="508E3889" w14:textId="77777777" w:rsidR="0047729B" w:rsidRPr="00732A3E" w:rsidRDefault="0047729B" w:rsidP="000C0B93">
            <w:pPr>
              <w:contextualSpacing/>
            </w:pPr>
            <w:r w:rsidRPr="00732A3E">
              <w:t>CLIA</w:t>
            </w:r>
          </w:p>
        </w:tc>
        <w:tc>
          <w:tcPr>
            <w:tcW w:w="0" w:type="auto"/>
          </w:tcPr>
          <w:p w14:paraId="7B1BB2A3" w14:textId="77777777" w:rsidR="0047729B" w:rsidRPr="00732A3E" w:rsidRDefault="0047729B" w:rsidP="000C0B93">
            <w:pPr>
              <w:contextualSpacing/>
            </w:pPr>
            <w:r w:rsidRPr="00732A3E">
              <w:t>Clinical Laboratory Improvement Amendments</w:t>
            </w:r>
          </w:p>
        </w:tc>
      </w:tr>
      <w:tr w:rsidR="0047729B" w:rsidRPr="00E74F26" w14:paraId="5B2F8A63" w14:textId="77777777" w:rsidTr="06BE342E">
        <w:trPr>
          <w:trHeight w:val="144"/>
        </w:trPr>
        <w:tc>
          <w:tcPr>
            <w:tcW w:w="0" w:type="auto"/>
          </w:tcPr>
          <w:p w14:paraId="626712A6" w14:textId="77777777" w:rsidR="0047729B" w:rsidRPr="00732A3E" w:rsidRDefault="0047729B" w:rsidP="000C0B93">
            <w:pPr>
              <w:contextualSpacing/>
            </w:pPr>
            <w:r w:rsidRPr="00732A3E">
              <w:t>CRF</w:t>
            </w:r>
          </w:p>
        </w:tc>
        <w:tc>
          <w:tcPr>
            <w:tcW w:w="0" w:type="auto"/>
          </w:tcPr>
          <w:p w14:paraId="2743480B" w14:textId="77777777" w:rsidR="0047729B" w:rsidRPr="00732A3E" w:rsidRDefault="0047729B" w:rsidP="000C0B93">
            <w:pPr>
              <w:contextualSpacing/>
            </w:pPr>
            <w:r w:rsidRPr="00732A3E">
              <w:t>Case Report Form</w:t>
            </w:r>
          </w:p>
        </w:tc>
      </w:tr>
      <w:tr w:rsidR="002C1027" w:rsidRPr="00E74F26" w14:paraId="5565B033" w14:textId="77777777" w:rsidTr="06BE342E">
        <w:trPr>
          <w:trHeight w:val="144"/>
        </w:trPr>
        <w:tc>
          <w:tcPr>
            <w:tcW w:w="0" w:type="auto"/>
          </w:tcPr>
          <w:p w14:paraId="607AEF8D" w14:textId="6D6F2DA7" w:rsidR="002C1027" w:rsidRPr="00732A3E" w:rsidRDefault="002C1027" w:rsidP="000C0B93">
            <w:pPr>
              <w:contextualSpacing/>
            </w:pPr>
            <w:r w:rsidRPr="00732A3E">
              <w:t>CT</w:t>
            </w:r>
          </w:p>
        </w:tc>
        <w:tc>
          <w:tcPr>
            <w:tcW w:w="0" w:type="auto"/>
          </w:tcPr>
          <w:p w14:paraId="6744CC7C" w14:textId="5D374F03" w:rsidR="002C1027" w:rsidRPr="00732A3E" w:rsidRDefault="002C1027" w:rsidP="000C0B93">
            <w:pPr>
              <w:contextualSpacing/>
            </w:pPr>
            <w:r w:rsidRPr="00E74F26">
              <w:t>Computed Tomography</w:t>
            </w:r>
          </w:p>
        </w:tc>
      </w:tr>
      <w:tr w:rsidR="0092363B" w:rsidRPr="00E74F26" w14:paraId="0FB59975" w14:textId="77777777" w:rsidTr="06BE342E">
        <w:trPr>
          <w:trHeight w:val="144"/>
        </w:trPr>
        <w:tc>
          <w:tcPr>
            <w:tcW w:w="0" w:type="auto"/>
          </w:tcPr>
          <w:p w14:paraId="54618B90" w14:textId="04009640" w:rsidR="0092363B" w:rsidRPr="00E74F26" w:rsidRDefault="0092363B" w:rsidP="000C0B93">
            <w:pPr>
              <w:contextualSpacing/>
            </w:pPr>
            <w:r w:rsidRPr="00E74F26">
              <w:t>DCEG</w:t>
            </w:r>
          </w:p>
        </w:tc>
        <w:tc>
          <w:tcPr>
            <w:tcW w:w="0" w:type="auto"/>
          </w:tcPr>
          <w:p w14:paraId="3D340521" w14:textId="74F7EBCD" w:rsidR="0092363B" w:rsidRPr="00E74F26" w:rsidRDefault="0092363B" w:rsidP="000C0B93">
            <w:pPr>
              <w:contextualSpacing/>
            </w:pPr>
            <w:r w:rsidRPr="00E74F26">
              <w:t>Division of Cancer Epidemiology and Genetics</w:t>
            </w:r>
          </w:p>
        </w:tc>
      </w:tr>
      <w:tr w:rsidR="003E6473" w:rsidRPr="00E74F26" w14:paraId="37EB59EB" w14:textId="77777777" w:rsidTr="06BE342E">
        <w:trPr>
          <w:trHeight w:val="144"/>
        </w:trPr>
        <w:tc>
          <w:tcPr>
            <w:tcW w:w="0" w:type="auto"/>
          </w:tcPr>
          <w:p w14:paraId="0A40B118" w14:textId="433C54F3" w:rsidR="003E6473" w:rsidRPr="00E74F26" w:rsidRDefault="003E6473" w:rsidP="000C0B93">
            <w:pPr>
              <w:contextualSpacing/>
            </w:pPr>
            <w:r>
              <w:t>DHQIII</w:t>
            </w:r>
          </w:p>
        </w:tc>
        <w:tc>
          <w:tcPr>
            <w:tcW w:w="0" w:type="auto"/>
          </w:tcPr>
          <w:p w14:paraId="6ED68CFB" w14:textId="10BFCF25" w:rsidR="003E6473" w:rsidRPr="00E74F26" w:rsidRDefault="003E6473" w:rsidP="000C0B93">
            <w:pPr>
              <w:contextualSpacing/>
            </w:pPr>
            <w:r>
              <w:t>Diet History Questionnaire III</w:t>
            </w:r>
          </w:p>
        </w:tc>
      </w:tr>
      <w:tr w:rsidR="00DA3405" w:rsidRPr="00E74F26" w14:paraId="199E1D6F" w14:textId="77777777" w:rsidTr="06BE342E">
        <w:trPr>
          <w:trHeight w:val="144"/>
        </w:trPr>
        <w:tc>
          <w:tcPr>
            <w:tcW w:w="0" w:type="auto"/>
          </w:tcPr>
          <w:p w14:paraId="5DC805D2" w14:textId="7D57725B" w:rsidR="00DA3405" w:rsidRPr="00E74F26" w:rsidRDefault="00DA3405" w:rsidP="000C0B93">
            <w:pPr>
              <w:contextualSpacing/>
            </w:pPr>
            <w:r w:rsidRPr="00E74F26">
              <w:t>DNA</w:t>
            </w:r>
          </w:p>
        </w:tc>
        <w:tc>
          <w:tcPr>
            <w:tcW w:w="0" w:type="auto"/>
          </w:tcPr>
          <w:p w14:paraId="5D94340F" w14:textId="3220FA67" w:rsidR="00DA3405" w:rsidRPr="00E74F26" w:rsidRDefault="00DA3405" w:rsidP="000C0B93">
            <w:pPr>
              <w:contextualSpacing/>
            </w:pPr>
            <w:r w:rsidRPr="00E74F26">
              <w:t>Deoxyribonucleic Acid</w:t>
            </w:r>
          </w:p>
        </w:tc>
      </w:tr>
      <w:tr w:rsidR="00E74F26" w:rsidRPr="00E74F26" w14:paraId="45844C4D" w14:textId="77777777" w:rsidTr="06BE342E">
        <w:trPr>
          <w:trHeight w:val="144"/>
        </w:trPr>
        <w:tc>
          <w:tcPr>
            <w:tcW w:w="0" w:type="auto"/>
          </w:tcPr>
          <w:p w14:paraId="681C0B0C" w14:textId="1AC1AF17" w:rsidR="00E74F26" w:rsidRPr="00732A3E" w:rsidRDefault="00E74F26" w:rsidP="000C0B93">
            <w:pPr>
              <w:contextualSpacing/>
            </w:pPr>
            <w:r w:rsidRPr="00732A3E">
              <w:t>DTA</w:t>
            </w:r>
          </w:p>
        </w:tc>
        <w:tc>
          <w:tcPr>
            <w:tcW w:w="0" w:type="auto"/>
          </w:tcPr>
          <w:p w14:paraId="16E0B4C9" w14:textId="64B84D30" w:rsidR="00E74F26" w:rsidRPr="00732A3E" w:rsidRDefault="00E74F26" w:rsidP="000C0B93">
            <w:pPr>
              <w:contextualSpacing/>
            </w:pPr>
            <w:r w:rsidRPr="00E74F26">
              <w:t>Data Transfer Agreement</w:t>
            </w:r>
          </w:p>
        </w:tc>
      </w:tr>
      <w:tr w:rsidR="002C1027" w:rsidRPr="00E74F26" w14:paraId="420FF5CF" w14:textId="77777777" w:rsidTr="06BE342E">
        <w:trPr>
          <w:trHeight w:val="144"/>
        </w:trPr>
        <w:tc>
          <w:tcPr>
            <w:tcW w:w="0" w:type="auto"/>
          </w:tcPr>
          <w:p w14:paraId="5A5D260F" w14:textId="74AA1E67" w:rsidR="002C1027" w:rsidRPr="00E74F26" w:rsidRDefault="002C1027" w:rsidP="000C0B93">
            <w:pPr>
              <w:contextualSpacing/>
            </w:pPr>
            <w:r w:rsidRPr="00E74F26">
              <w:t>EDTA</w:t>
            </w:r>
          </w:p>
        </w:tc>
        <w:tc>
          <w:tcPr>
            <w:tcW w:w="0" w:type="auto"/>
          </w:tcPr>
          <w:p w14:paraId="4289F886" w14:textId="7955EAD3" w:rsidR="002C1027" w:rsidRPr="00E74F26" w:rsidRDefault="002C1027" w:rsidP="000C0B93">
            <w:pPr>
              <w:contextualSpacing/>
            </w:pPr>
            <w:r w:rsidRPr="00E74F26">
              <w:t>Ethylenediaminetetraacetic Acid</w:t>
            </w:r>
          </w:p>
        </w:tc>
      </w:tr>
      <w:tr w:rsidR="005B1D6F" w:rsidRPr="00E74F26" w14:paraId="1BBDD4DC" w14:textId="77777777" w:rsidTr="06BE342E">
        <w:trPr>
          <w:trHeight w:val="144"/>
        </w:trPr>
        <w:tc>
          <w:tcPr>
            <w:tcW w:w="0" w:type="auto"/>
          </w:tcPr>
          <w:p w14:paraId="50F11D03" w14:textId="0966E555" w:rsidR="005B1D6F" w:rsidRPr="00E74F26" w:rsidRDefault="005B1D6F" w:rsidP="000C0B93">
            <w:pPr>
              <w:contextualSpacing/>
            </w:pPr>
            <w:r w:rsidRPr="00E74F26">
              <w:t>EHR</w:t>
            </w:r>
          </w:p>
        </w:tc>
        <w:tc>
          <w:tcPr>
            <w:tcW w:w="0" w:type="auto"/>
          </w:tcPr>
          <w:p w14:paraId="4CF2DAB9" w14:textId="5C99DA1D" w:rsidR="005B1D6F" w:rsidRPr="00E74F26" w:rsidRDefault="005B1D6F" w:rsidP="000C0B93">
            <w:pPr>
              <w:contextualSpacing/>
            </w:pPr>
            <w:r w:rsidRPr="00E74F26">
              <w:t xml:space="preserve">Electronic </w:t>
            </w:r>
            <w:r w:rsidRPr="00732A3E">
              <w:t>H</w:t>
            </w:r>
            <w:r w:rsidRPr="00E74F26">
              <w:t xml:space="preserve">ealth </w:t>
            </w:r>
            <w:r w:rsidRPr="00732A3E">
              <w:t>R</w:t>
            </w:r>
            <w:r w:rsidRPr="00E74F26">
              <w:t>ecords</w:t>
            </w:r>
          </w:p>
        </w:tc>
      </w:tr>
      <w:tr w:rsidR="2983AFFB" w14:paraId="67C98B26" w14:textId="77777777" w:rsidTr="00EA78C4">
        <w:trPr>
          <w:trHeight w:val="144"/>
        </w:trPr>
        <w:tc>
          <w:tcPr>
            <w:tcW w:w="1257" w:type="dxa"/>
          </w:tcPr>
          <w:p w14:paraId="1F503C63" w14:textId="46BFE78B" w:rsidR="2983AFFB" w:rsidRDefault="2983AFFB" w:rsidP="000C0B93">
            <w:pPr>
              <w:contextualSpacing/>
            </w:pPr>
            <w:r>
              <w:t>Epic</w:t>
            </w:r>
          </w:p>
        </w:tc>
        <w:tc>
          <w:tcPr>
            <w:tcW w:w="6475" w:type="dxa"/>
          </w:tcPr>
          <w:p w14:paraId="770DFAB1" w14:textId="7DEA5BCF" w:rsidR="2983AFFB" w:rsidRDefault="2983AFFB" w:rsidP="000C0B93">
            <w:pPr>
              <w:contextualSpacing/>
            </w:pPr>
            <w:r>
              <w:t>Epic Systems Corporation</w:t>
            </w:r>
          </w:p>
        </w:tc>
      </w:tr>
      <w:tr w:rsidR="00E74F26" w:rsidRPr="00E74F26" w14:paraId="53A31F77" w14:textId="77777777" w:rsidTr="06BE342E">
        <w:trPr>
          <w:trHeight w:val="144"/>
        </w:trPr>
        <w:tc>
          <w:tcPr>
            <w:tcW w:w="0" w:type="auto"/>
          </w:tcPr>
          <w:p w14:paraId="250DE0E0" w14:textId="63C4FC89" w:rsidR="00E74F26" w:rsidRPr="00E74F26" w:rsidRDefault="00E74F26" w:rsidP="000C0B93">
            <w:pPr>
              <w:contextualSpacing/>
            </w:pPr>
            <w:r w:rsidRPr="00E74F26">
              <w:t>FAIR</w:t>
            </w:r>
          </w:p>
        </w:tc>
        <w:tc>
          <w:tcPr>
            <w:tcW w:w="0" w:type="auto"/>
          </w:tcPr>
          <w:p w14:paraId="2078C17A" w14:textId="33FAF046" w:rsidR="00E74F26" w:rsidRPr="00E74F26" w:rsidRDefault="00E74F26" w:rsidP="000C0B93">
            <w:pPr>
              <w:contextualSpacing/>
            </w:pPr>
            <w:r w:rsidRPr="00E74F26">
              <w:rPr>
                <w:rFonts w:eastAsia="Times New Roman" w:cstheme="minorHAnsi"/>
              </w:rPr>
              <w:t>Findability, Accessibility, Interoperability, and Reusability</w:t>
            </w:r>
          </w:p>
        </w:tc>
      </w:tr>
      <w:tr w:rsidR="005B1D6F" w:rsidRPr="00E74F26" w14:paraId="027EDA10" w14:textId="77777777" w:rsidTr="06BE342E">
        <w:trPr>
          <w:trHeight w:val="144"/>
        </w:trPr>
        <w:tc>
          <w:tcPr>
            <w:tcW w:w="0" w:type="auto"/>
          </w:tcPr>
          <w:p w14:paraId="6B96CF3E" w14:textId="3EF37538" w:rsidR="005B1D6F" w:rsidRPr="00E74F26" w:rsidRDefault="005B1D6F" w:rsidP="000C0B93">
            <w:pPr>
              <w:contextualSpacing/>
            </w:pPr>
            <w:r w:rsidRPr="00E74F26">
              <w:t>FedRAMP</w:t>
            </w:r>
          </w:p>
        </w:tc>
        <w:tc>
          <w:tcPr>
            <w:tcW w:w="0" w:type="auto"/>
          </w:tcPr>
          <w:p w14:paraId="13997DE1" w14:textId="56C37EF5" w:rsidR="005B1D6F" w:rsidRPr="00E74F26" w:rsidRDefault="005B1D6F" w:rsidP="000C0B93">
            <w:pPr>
              <w:contextualSpacing/>
            </w:pPr>
            <w:r w:rsidRPr="00E74F26">
              <w:t>Federal Risk and Authorization Management Program</w:t>
            </w:r>
          </w:p>
        </w:tc>
      </w:tr>
      <w:tr w:rsidR="005B1D6F" w:rsidRPr="00E74F26" w14:paraId="6BAA1E28" w14:textId="77777777" w:rsidTr="06BE342E">
        <w:trPr>
          <w:trHeight w:val="144"/>
        </w:trPr>
        <w:tc>
          <w:tcPr>
            <w:tcW w:w="0" w:type="auto"/>
          </w:tcPr>
          <w:p w14:paraId="0F2085DE" w14:textId="0FC96ECE" w:rsidR="005B1D6F" w:rsidRPr="00E74F26" w:rsidRDefault="005B1D6F" w:rsidP="000C0B93">
            <w:pPr>
              <w:contextualSpacing/>
            </w:pPr>
            <w:r w:rsidRPr="00E74F26">
              <w:t>FFPE</w:t>
            </w:r>
          </w:p>
        </w:tc>
        <w:tc>
          <w:tcPr>
            <w:tcW w:w="0" w:type="auto"/>
          </w:tcPr>
          <w:p w14:paraId="6DBC4B85" w14:textId="0B16592A" w:rsidR="005B1D6F" w:rsidRPr="00E74F26" w:rsidRDefault="005B1D6F" w:rsidP="000C0B93">
            <w:pPr>
              <w:contextualSpacing/>
            </w:pPr>
            <w:r w:rsidRPr="00E74F26">
              <w:t>Formalin-fixed Paraffin Embedded</w:t>
            </w:r>
          </w:p>
        </w:tc>
      </w:tr>
      <w:tr w:rsidR="00927775" w:rsidRPr="00E74F26" w14:paraId="19AA671C" w14:textId="77777777" w:rsidTr="06BE342E">
        <w:trPr>
          <w:trHeight w:val="144"/>
        </w:trPr>
        <w:tc>
          <w:tcPr>
            <w:tcW w:w="0" w:type="auto"/>
          </w:tcPr>
          <w:p w14:paraId="708795CE" w14:textId="7BE25149" w:rsidR="00927775" w:rsidRPr="00732A3E" w:rsidRDefault="00927775" w:rsidP="000C0B93">
            <w:pPr>
              <w:contextualSpacing/>
            </w:pPr>
            <w:r w:rsidRPr="00732A3E">
              <w:t>FIPS</w:t>
            </w:r>
          </w:p>
        </w:tc>
        <w:tc>
          <w:tcPr>
            <w:tcW w:w="0" w:type="auto"/>
          </w:tcPr>
          <w:p w14:paraId="1C8AF374" w14:textId="394258F7" w:rsidR="00927775" w:rsidRPr="00732A3E" w:rsidRDefault="00927775" w:rsidP="000C0B93">
            <w:pPr>
              <w:contextualSpacing/>
            </w:pPr>
            <w:r w:rsidRPr="00E74F26">
              <w:t>Federal Information Processing Standard</w:t>
            </w:r>
          </w:p>
        </w:tc>
      </w:tr>
      <w:tr w:rsidR="002C1027" w:rsidRPr="00E74F26" w14:paraId="59A0E762" w14:textId="77777777" w:rsidTr="06BE342E">
        <w:trPr>
          <w:trHeight w:val="144"/>
        </w:trPr>
        <w:tc>
          <w:tcPr>
            <w:tcW w:w="0" w:type="auto"/>
          </w:tcPr>
          <w:p w14:paraId="539CBB5F" w14:textId="057FCD21" w:rsidR="002C1027" w:rsidRPr="00732A3E" w:rsidRDefault="002C1027" w:rsidP="000C0B93">
            <w:pPr>
              <w:contextualSpacing/>
            </w:pPr>
            <w:r w:rsidRPr="00E74F26">
              <w:t>FISMA</w:t>
            </w:r>
          </w:p>
        </w:tc>
        <w:tc>
          <w:tcPr>
            <w:tcW w:w="0" w:type="auto"/>
          </w:tcPr>
          <w:p w14:paraId="3ECD00B5" w14:textId="0CD98D52" w:rsidR="002C1027" w:rsidRPr="00E74F26" w:rsidRDefault="002C1027" w:rsidP="000C0B93">
            <w:pPr>
              <w:contextualSpacing/>
            </w:pPr>
            <w:r w:rsidRPr="00E74F26">
              <w:t>Federal Information Systems Management Act</w:t>
            </w:r>
          </w:p>
        </w:tc>
      </w:tr>
      <w:tr w:rsidR="0047729B" w:rsidRPr="00E74F26" w14:paraId="58CD7271" w14:textId="77777777" w:rsidTr="06BE342E">
        <w:trPr>
          <w:trHeight w:val="144"/>
        </w:trPr>
        <w:tc>
          <w:tcPr>
            <w:tcW w:w="0" w:type="auto"/>
          </w:tcPr>
          <w:p w14:paraId="082A9F2D" w14:textId="77777777" w:rsidR="0047729B" w:rsidRPr="00732A3E" w:rsidRDefault="0047729B" w:rsidP="000C0B93">
            <w:pPr>
              <w:contextualSpacing/>
            </w:pPr>
            <w:r w:rsidRPr="00732A3E">
              <w:t>GCP</w:t>
            </w:r>
          </w:p>
        </w:tc>
        <w:tc>
          <w:tcPr>
            <w:tcW w:w="0" w:type="auto"/>
          </w:tcPr>
          <w:p w14:paraId="66294874" w14:textId="77777777" w:rsidR="0047729B" w:rsidRPr="00732A3E" w:rsidRDefault="06BE342E" w:rsidP="000C0B93">
            <w:pPr>
              <w:contextualSpacing/>
            </w:pPr>
            <w:r>
              <w:t>Good Clinical Practice</w:t>
            </w:r>
          </w:p>
        </w:tc>
      </w:tr>
      <w:tr w:rsidR="00E74F26" w:rsidRPr="00E74F26" w14:paraId="7199C954" w14:textId="77777777" w:rsidTr="06BE342E">
        <w:trPr>
          <w:trHeight w:val="144"/>
        </w:trPr>
        <w:tc>
          <w:tcPr>
            <w:tcW w:w="0" w:type="auto"/>
          </w:tcPr>
          <w:p w14:paraId="343B77F1" w14:textId="651632EF" w:rsidR="00E74F26" w:rsidRPr="00E74F26" w:rsidRDefault="00E74F26" w:rsidP="000C0B93">
            <w:pPr>
              <w:contextualSpacing/>
            </w:pPr>
            <w:r w:rsidRPr="00E74F26">
              <w:t>GDS</w:t>
            </w:r>
          </w:p>
        </w:tc>
        <w:tc>
          <w:tcPr>
            <w:tcW w:w="0" w:type="auto"/>
          </w:tcPr>
          <w:p w14:paraId="68752859" w14:textId="33CD840B" w:rsidR="00E74F26" w:rsidRPr="00E74F26" w:rsidRDefault="06BE342E" w:rsidP="000C0B93">
            <w:pPr>
              <w:contextualSpacing/>
            </w:pPr>
            <w:r>
              <w:t>Genomic Data Sharing</w:t>
            </w:r>
          </w:p>
        </w:tc>
      </w:tr>
      <w:tr w:rsidR="0047729B" w:rsidRPr="00E74F26" w14:paraId="318635DC" w14:textId="77777777" w:rsidTr="06BE342E">
        <w:trPr>
          <w:trHeight w:val="144"/>
        </w:trPr>
        <w:tc>
          <w:tcPr>
            <w:tcW w:w="0" w:type="auto"/>
          </w:tcPr>
          <w:p w14:paraId="4BF53427" w14:textId="77777777" w:rsidR="0047729B" w:rsidRPr="00732A3E" w:rsidRDefault="0047729B" w:rsidP="000C0B93">
            <w:pPr>
              <w:contextualSpacing/>
            </w:pPr>
            <w:r w:rsidRPr="00732A3E">
              <w:t>GWAS</w:t>
            </w:r>
          </w:p>
        </w:tc>
        <w:tc>
          <w:tcPr>
            <w:tcW w:w="0" w:type="auto"/>
          </w:tcPr>
          <w:p w14:paraId="18DEAC57" w14:textId="77777777" w:rsidR="0047729B" w:rsidRPr="00732A3E" w:rsidRDefault="06BE342E" w:rsidP="000C0B93">
            <w:pPr>
              <w:contextualSpacing/>
            </w:pPr>
            <w:r>
              <w:t>Genome-Wide Association Studies</w:t>
            </w:r>
          </w:p>
        </w:tc>
      </w:tr>
      <w:tr w:rsidR="005B1D6F" w:rsidRPr="00E74F26" w14:paraId="4D8ABD78" w14:textId="77777777" w:rsidTr="06BE342E">
        <w:trPr>
          <w:trHeight w:val="144"/>
        </w:trPr>
        <w:tc>
          <w:tcPr>
            <w:tcW w:w="0" w:type="auto"/>
          </w:tcPr>
          <w:p w14:paraId="1766798D" w14:textId="5E938806" w:rsidR="005B1D6F" w:rsidRPr="00E74F26" w:rsidRDefault="005B1D6F" w:rsidP="000C0B93">
            <w:pPr>
              <w:contextualSpacing/>
            </w:pPr>
            <w:r w:rsidRPr="00E74F26">
              <w:t>HIPAA</w:t>
            </w:r>
          </w:p>
        </w:tc>
        <w:tc>
          <w:tcPr>
            <w:tcW w:w="0" w:type="auto"/>
          </w:tcPr>
          <w:p w14:paraId="5151E353" w14:textId="73E3154A" w:rsidR="005B1D6F" w:rsidRPr="00E74F26" w:rsidRDefault="06BE342E" w:rsidP="000C0B93">
            <w:pPr>
              <w:contextualSpacing/>
            </w:pPr>
            <w:r>
              <w:t>Health Insurance Portability and Accountability Act</w:t>
            </w:r>
          </w:p>
        </w:tc>
      </w:tr>
      <w:tr w:rsidR="00DA3405" w:rsidRPr="00E74F26" w14:paraId="55F43555" w14:textId="77777777" w:rsidTr="06BE342E">
        <w:trPr>
          <w:trHeight w:val="144"/>
        </w:trPr>
        <w:tc>
          <w:tcPr>
            <w:tcW w:w="0" w:type="auto"/>
          </w:tcPr>
          <w:p w14:paraId="074DE8E6" w14:textId="4345838D" w:rsidR="00DA3405" w:rsidRPr="00732A3E" w:rsidRDefault="00DA3405" w:rsidP="000C0B93">
            <w:pPr>
              <w:contextualSpacing/>
            </w:pPr>
            <w:r w:rsidRPr="00732A3E">
              <w:t>HIV</w:t>
            </w:r>
          </w:p>
        </w:tc>
        <w:tc>
          <w:tcPr>
            <w:tcW w:w="0" w:type="auto"/>
          </w:tcPr>
          <w:p w14:paraId="52EC7FEB" w14:textId="4CFE8F92" w:rsidR="00DA3405" w:rsidRPr="00732A3E" w:rsidRDefault="06BE342E" w:rsidP="000C0B93">
            <w:pPr>
              <w:contextualSpacing/>
            </w:pPr>
            <w:r>
              <w:t>Human Immunodeficiency Virus</w:t>
            </w:r>
          </w:p>
        </w:tc>
      </w:tr>
      <w:tr w:rsidR="00927775" w:rsidRPr="00E74F26" w14:paraId="57CC38C5" w14:textId="77777777" w:rsidTr="06BE342E">
        <w:trPr>
          <w:trHeight w:val="144"/>
        </w:trPr>
        <w:tc>
          <w:tcPr>
            <w:tcW w:w="0" w:type="auto"/>
          </w:tcPr>
          <w:p w14:paraId="54012E95" w14:textId="05B44D57" w:rsidR="00927775" w:rsidRPr="00E74F26" w:rsidRDefault="00927775" w:rsidP="000C0B93">
            <w:pPr>
              <w:contextualSpacing/>
            </w:pPr>
            <w:bookmarkStart w:id="1476" w:name="_Hlk43880121"/>
            <w:r w:rsidRPr="00E74F26">
              <w:t>HHS</w:t>
            </w:r>
          </w:p>
        </w:tc>
        <w:tc>
          <w:tcPr>
            <w:tcW w:w="0" w:type="auto"/>
          </w:tcPr>
          <w:p w14:paraId="4C64F307" w14:textId="38794919" w:rsidR="00927775" w:rsidRPr="00E74F26" w:rsidRDefault="06BE342E" w:rsidP="000C0B93">
            <w:pPr>
              <w:contextualSpacing/>
            </w:pPr>
            <w:r>
              <w:t>United States Department of Health &amp; Human Services</w:t>
            </w:r>
          </w:p>
        </w:tc>
      </w:tr>
      <w:tr w:rsidR="002C1027" w:rsidRPr="00E74F26" w14:paraId="743FDE97" w14:textId="77777777" w:rsidTr="06BE342E">
        <w:trPr>
          <w:trHeight w:val="144"/>
        </w:trPr>
        <w:tc>
          <w:tcPr>
            <w:tcW w:w="0" w:type="auto"/>
          </w:tcPr>
          <w:p w14:paraId="764F1B76" w14:textId="4D821856" w:rsidR="002C1027" w:rsidRPr="00732A3E" w:rsidRDefault="002C1027" w:rsidP="000C0B93">
            <w:pPr>
              <w:contextualSpacing/>
            </w:pPr>
            <w:r w:rsidRPr="00E74F26">
              <w:t>iCARE</w:t>
            </w:r>
          </w:p>
        </w:tc>
        <w:tc>
          <w:tcPr>
            <w:tcW w:w="0" w:type="auto"/>
          </w:tcPr>
          <w:p w14:paraId="53DD84E3" w14:textId="3200B9EF" w:rsidR="002C1027" w:rsidRPr="00732A3E" w:rsidRDefault="06BE342E" w:rsidP="000C0B93">
            <w:pPr>
              <w:contextualSpacing/>
            </w:pPr>
            <w:r>
              <w:t>Individualized Coherent Absolute Risk Estimators</w:t>
            </w:r>
          </w:p>
        </w:tc>
      </w:tr>
      <w:bookmarkEnd w:id="1476"/>
      <w:tr w:rsidR="0047729B" w:rsidRPr="00E74F26" w14:paraId="7948537C" w14:textId="77777777" w:rsidTr="06BE342E">
        <w:trPr>
          <w:trHeight w:val="144"/>
        </w:trPr>
        <w:tc>
          <w:tcPr>
            <w:tcW w:w="0" w:type="auto"/>
          </w:tcPr>
          <w:p w14:paraId="216E4B70" w14:textId="77777777" w:rsidR="0047729B" w:rsidRPr="00732A3E" w:rsidRDefault="0047729B" w:rsidP="000C0B93">
            <w:pPr>
              <w:contextualSpacing/>
            </w:pPr>
            <w:r w:rsidRPr="00732A3E">
              <w:t>ICH</w:t>
            </w:r>
          </w:p>
        </w:tc>
        <w:tc>
          <w:tcPr>
            <w:tcW w:w="0" w:type="auto"/>
          </w:tcPr>
          <w:p w14:paraId="1F50C954" w14:textId="0E4FDB1B" w:rsidR="0047729B" w:rsidRPr="00732A3E" w:rsidRDefault="06BE342E" w:rsidP="000C0B93">
            <w:pPr>
              <w:contextualSpacing/>
            </w:pPr>
            <w:r>
              <w:t>International Co</w:t>
            </w:r>
            <w:r w:rsidR="00345540">
              <w:t>uncil</w:t>
            </w:r>
            <w:r>
              <w:t xml:space="preserve"> on Harmonisation </w:t>
            </w:r>
          </w:p>
        </w:tc>
      </w:tr>
      <w:tr w:rsidR="005B1D6F" w:rsidRPr="00E74F26" w14:paraId="2D80CCE1" w14:textId="77777777" w:rsidTr="06BE342E">
        <w:trPr>
          <w:trHeight w:val="144"/>
        </w:trPr>
        <w:tc>
          <w:tcPr>
            <w:tcW w:w="0" w:type="auto"/>
          </w:tcPr>
          <w:p w14:paraId="68225E9E" w14:textId="64BB0D33" w:rsidR="005B1D6F" w:rsidRPr="00732A3E" w:rsidRDefault="005B1D6F" w:rsidP="000C0B93">
            <w:pPr>
              <w:contextualSpacing/>
            </w:pPr>
            <w:r w:rsidRPr="00732A3E">
              <w:t>ID</w:t>
            </w:r>
          </w:p>
        </w:tc>
        <w:tc>
          <w:tcPr>
            <w:tcW w:w="0" w:type="auto"/>
          </w:tcPr>
          <w:p w14:paraId="0994D374" w14:textId="26DFA55F" w:rsidR="005B1D6F" w:rsidRPr="00732A3E" w:rsidRDefault="06BE342E" w:rsidP="000C0B93">
            <w:pPr>
              <w:contextualSpacing/>
            </w:pPr>
            <w:r>
              <w:t>Identification</w:t>
            </w:r>
          </w:p>
        </w:tc>
      </w:tr>
      <w:tr w:rsidR="005B1D6F" w:rsidRPr="00E74F26" w14:paraId="0FB180FB" w14:textId="77777777" w:rsidTr="06BE342E">
        <w:trPr>
          <w:trHeight w:val="144"/>
        </w:trPr>
        <w:tc>
          <w:tcPr>
            <w:tcW w:w="0" w:type="auto"/>
          </w:tcPr>
          <w:p w14:paraId="51E10F5D" w14:textId="5DC806C5" w:rsidR="005B1D6F" w:rsidRPr="00732A3E" w:rsidRDefault="06BE342E" w:rsidP="000C0B93">
            <w:pPr>
              <w:contextualSpacing/>
            </w:pPr>
            <w:r>
              <w:t>IHCS</w:t>
            </w:r>
          </w:p>
        </w:tc>
        <w:tc>
          <w:tcPr>
            <w:tcW w:w="0" w:type="auto"/>
          </w:tcPr>
          <w:p w14:paraId="4217374E" w14:textId="3FA59C94" w:rsidR="005B1D6F" w:rsidRPr="00732A3E" w:rsidRDefault="06BE342E" w:rsidP="000C0B93">
            <w:pPr>
              <w:contextualSpacing/>
            </w:pPr>
            <w:r>
              <w:t>Integrated Health Care Systems</w:t>
            </w:r>
          </w:p>
        </w:tc>
      </w:tr>
      <w:tr w:rsidR="0092363B" w:rsidRPr="00E74F26" w14:paraId="13EE6B03" w14:textId="77777777" w:rsidTr="06BE342E">
        <w:trPr>
          <w:trHeight w:val="144"/>
        </w:trPr>
        <w:tc>
          <w:tcPr>
            <w:tcW w:w="0" w:type="auto"/>
          </w:tcPr>
          <w:p w14:paraId="3DBC0A58" w14:textId="57A95A78" w:rsidR="0092363B" w:rsidRPr="00E74F26" w:rsidRDefault="06BE342E" w:rsidP="000C0B93">
            <w:pPr>
              <w:contextualSpacing/>
            </w:pPr>
            <w:r>
              <w:t>IHC</w:t>
            </w:r>
          </w:p>
        </w:tc>
        <w:tc>
          <w:tcPr>
            <w:tcW w:w="0" w:type="auto"/>
          </w:tcPr>
          <w:p w14:paraId="71E5B219" w14:textId="479CCF64" w:rsidR="0092363B" w:rsidRPr="00E74F26" w:rsidRDefault="06BE342E" w:rsidP="000C0B93">
            <w:pPr>
              <w:contextualSpacing/>
            </w:pPr>
            <w:r>
              <w:t>Immunohistochemistry</w:t>
            </w:r>
          </w:p>
        </w:tc>
      </w:tr>
      <w:tr w:rsidR="0047729B" w:rsidRPr="00E74F26" w14:paraId="15DBC375" w14:textId="77777777" w:rsidTr="06BE342E">
        <w:trPr>
          <w:trHeight w:val="144"/>
        </w:trPr>
        <w:tc>
          <w:tcPr>
            <w:tcW w:w="0" w:type="auto"/>
          </w:tcPr>
          <w:p w14:paraId="603FB5E3" w14:textId="77777777" w:rsidR="0047729B" w:rsidRPr="00732A3E" w:rsidRDefault="0047729B" w:rsidP="000C0B93">
            <w:pPr>
              <w:contextualSpacing/>
            </w:pPr>
            <w:r w:rsidRPr="00732A3E">
              <w:t>IRB</w:t>
            </w:r>
          </w:p>
        </w:tc>
        <w:tc>
          <w:tcPr>
            <w:tcW w:w="0" w:type="auto"/>
          </w:tcPr>
          <w:p w14:paraId="0731A035" w14:textId="77777777" w:rsidR="0047729B" w:rsidRPr="00732A3E" w:rsidRDefault="0047729B" w:rsidP="000C0B93">
            <w:pPr>
              <w:contextualSpacing/>
            </w:pPr>
            <w:r w:rsidRPr="00732A3E">
              <w:t>Institutional Review Board</w:t>
            </w:r>
          </w:p>
        </w:tc>
      </w:tr>
      <w:tr w:rsidR="00732A3E" w:rsidRPr="00E74F26" w14:paraId="78201B06" w14:textId="77777777" w:rsidTr="06BE342E">
        <w:trPr>
          <w:trHeight w:val="144"/>
        </w:trPr>
        <w:tc>
          <w:tcPr>
            <w:tcW w:w="0" w:type="auto"/>
          </w:tcPr>
          <w:p w14:paraId="0D8CAEC1" w14:textId="117C8473" w:rsidR="00732A3E" w:rsidRPr="00732A3E" w:rsidRDefault="00732A3E" w:rsidP="000C0B93">
            <w:pPr>
              <w:contextualSpacing/>
            </w:pPr>
            <w:r>
              <w:t xml:space="preserve">IT </w:t>
            </w:r>
          </w:p>
        </w:tc>
        <w:tc>
          <w:tcPr>
            <w:tcW w:w="0" w:type="auto"/>
          </w:tcPr>
          <w:p w14:paraId="6918D13E" w14:textId="79EB3CEF" w:rsidR="00732A3E" w:rsidRPr="00732A3E" w:rsidRDefault="00732A3E" w:rsidP="000C0B93">
            <w:pPr>
              <w:contextualSpacing/>
            </w:pPr>
            <w:r>
              <w:t>Information Technology</w:t>
            </w:r>
          </w:p>
        </w:tc>
      </w:tr>
      <w:tr w:rsidR="0092363B" w:rsidRPr="00E74F26" w14:paraId="3E24556A" w14:textId="77777777" w:rsidTr="06BE342E">
        <w:trPr>
          <w:trHeight w:val="144"/>
        </w:trPr>
        <w:tc>
          <w:tcPr>
            <w:tcW w:w="0" w:type="auto"/>
          </w:tcPr>
          <w:p w14:paraId="46C4096B" w14:textId="12ED8885" w:rsidR="0092363B" w:rsidRPr="00E74F26" w:rsidRDefault="0092363B" w:rsidP="000C0B93">
            <w:pPr>
              <w:contextualSpacing/>
            </w:pPr>
            <w:r w:rsidRPr="00E74F26">
              <w:t>IVR</w:t>
            </w:r>
          </w:p>
        </w:tc>
        <w:tc>
          <w:tcPr>
            <w:tcW w:w="0" w:type="auto"/>
          </w:tcPr>
          <w:p w14:paraId="69AA1CEB" w14:textId="1F3ABDF9" w:rsidR="0092363B" w:rsidRPr="00E74F26" w:rsidRDefault="0092363B" w:rsidP="000C0B93">
            <w:pPr>
              <w:contextualSpacing/>
            </w:pPr>
            <w:r w:rsidRPr="00E74F26">
              <w:t>Interactive Voice Response</w:t>
            </w:r>
          </w:p>
        </w:tc>
      </w:tr>
      <w:tr w:rsidR="06BE342E" w14:paraId="33B80540" w14:textId="77777777" w:rsidTr="06BE342E">
        <w:trPr>
          <w:trHeight w:val="144"/>
        </w:trPr>
        <w:tc>
          <w:tcPr>
            <w:tcW w:w="1257" w:type="dxa"/>
          </w:tcPr>
          <w:p w14:paraId="20801491" w14:textId="67E2513E" w:rsidR="06BE342E" w:rsidRDefault="06BE342E" w:rsidP="000C0B93">
            <w:pPr>
              <w:contextualSpacing/>
            </w:pPr>
            <w:r>
              <w:t>MGUS</w:t>
            </w:r>
          </w:p>
        </w:tc>
        <w:tc>
          <w:tcPr>
            <w:tcW w:w="6475" w:type="dxa"/>
          </w:tcPr>
          <w:p w14:paraId="0989AB2D" w14:textId="469C357A" w:rsidR="06BE342E" w:rsidRPr="00EA78C4" w:rsidRDefault="06BE342E" w:rsidP="000C0B93">
            <w:pPr>
              <w:contextualSpacing/>
            </w:pPr>
            <w:r w:rsidRPr="00EA78C4">
              <w:t>Monoclonal Gammopathy of Undetermined Significance</w:t>
            </w:r>
          </w:p>
        </w:tc>
      </w:tr>
      <w:tr w:rsidR="0047729B" w:rsidRPr="00E74F26" w14:paraId="054A4CE3" w14:textId="77777777" w:rsidTr="06BE342E">
        <w:trPr>
          <w:trHeight w:val="144"/>
        </w:trPr>
        <w:tc>
          <w:tcPr>
            <w:tcW w:w="0" w:type="auto"/>
          </w:tcPr>
          <w:p w14:paraId="476B980C" w14:textId="661E1400" w:rsidR="0047729B" w:rsidRPr="00732A3E" w:rsidRDefault="0047729B" w:rsidP="000C0B93">
            <w:pPr>
              <w:contextualSpacing/>
            </w:pPr>
            <w:r w:rsidRPr="00732A3E">
              <w:t>MO</w:t>
            </w:r>
            <w:r w:rsidR="0092363B" w:rsidRPr="00E74F26">
              <w:t>O</w:t>
            </w:r>
            <w:r w:rsidRPr="00732A3E">
              <w:t>P</w:t>
            </w:r>
          </w:p>
        </w:tc>
        <w:tc>
          <w:tcPr>
            <w:tcW w:w="0" w:type="auto"/>
          </w:tcPr>
          <w:p w14:paraId="05B4D489" w14:textId="500FC771" w:rsidR="0047729B" w:rsidRPr="00732A3E" w:rsidRDefault="0047729B" w:rsidP="000C0B93">
            <w:pPr>
              <w:contextualSpacing/>
            </w:pPr>
            <w:r w:rsidRPr="00732A3E">
              <w:t xml:space="preserve">Manual of </w:t>
            </w:r>
            <w:r w:rsidR="0092363B" w:rsidRPr="00E74F26">
              <w:t xml:space="preserve">Operating </w:t>
            </w:r>
            <w:r w:rsidRPr="00732A3E">
              <w:t>Procedures</w:t>
            </w:r>
          </w:p>
        </w:tc>
      </w:tr>
      <w:tr w:rsidR="0092363B" w:rsidRPr="00E74F26" w14:paraId="7EA21A56" w14:textId="77777777" w:rsidTr="06BE342E">
        <w:trPr>
          <w:trHeight w:val="144"/>
        </w:trPr>
        <w:tc>
          <w:tcPr>
            <w:tcW w:w="0" w:type="auto"/>
          </w:tcPr>
          <w:p w14:paraId="7A0AD21D" w14:textId="782A8E3D" w:rsidR="0092363B" w:rsidRPr="00732A3E" w:rsidRDefault="0092363B" w:rsidP="000C0B93">
            <w:pPr>
              <w:contextualSpacing/>
            </w:pPr>
            <w:r w:rsidRPr="00732A3E">
              <w:t>MRI</w:t>
            </w:r>
          </w:p>
        </w:tc>
        <w:tc>
          <w:tcPr>
            <w:tcW w:w="0" w:type="auto"/>
          </w:tcPr>
          <w:p w14:paraId="0C2B928E" w14:textId="139FA157" w:rsidR="0092363B" w:rsidRPr="00732A3E" w:rsidRDefault="0092363B" w:rsidP="000C0B93">
            <w:pPr>
              <w:contextualSpacing/>
            </w:pPr>
            <w:r w:rsidRPr="00E74F26">
              <w:t>Magnetic Resonance Imaging</w:t>
            </w:r>
          </w:p>
        </w:tc>
      </w:tr>
      <w:tr w:rsidR="00E74F26" w:rsidRPr="00E74F26" w14:paraId="23CCEEAD" w14:textId="77777777" w:rsidTr="06BE342E">
        <w:trPr>
          <w:trHeight w:val="144"/>
        </w:trPr>
        <w:tc>
          <w:tcPr>
            <w:tcW w:w="0" w:type="auto"/>
          </w:tcPr>
          <w:p w14:paraId="4E7DE605" w14:textId="1492464B" w:rsidR="00E74F26" w:rsidRPr="00732A3E" w:rsidRDefault="00E74F26" w:rsidP="000C0B93">
            <w:pPr>
              <w:contextualSpacing/>
            </w:pPr>
            <w:r w:rsidRPr="00732A3E">
              <w:t>MTA</w:t>
            </w:r>
          </w:p>
        </w:tc>
        <w:tc>
          <w:tcPr>
            <w:tcW w:w="0" w:type="auto"/>
          </w:tcPr>
          <w:p w14:paraId="4EEE3751" w14:textId="409D6111" w:rsidR="00E74F26" w:rsidRPr="00E74F26" w:rsidRDefault="00E74F26" w:rsidP="000C0B93">
            <w:pPr>
              <w:contextualSpacing/>
            </w:pPr>
            <w:r w:rsidRPr="00E74F26">
              <w:t>Materials Transfer Agreement</w:t>
            </w:r>
          </w:p>
        </w:tc>
      </w:tr>
      <w:tr w:rsidR="002C1027" w:rsidRPr="00E74F26" w14:paraId="082553A1" w14:textId="77777777" w:rsidTr="06BE342E">
        <w:trPr>
          <w:trHeight w:val="144"/>
        </w:trPr>
        <w:tc>
          <w:tcPr>
            <w:tcW w:w="0" w:type="auto"/>
          </w:tcPr>
          <w:p w14:paraId="4111A6D2" w14:textId="5A95C0C6" w:rsidR="002C1027" w:rsidRPr="00732A3E" w:rsidRDefault="002C1027" w:rsidP="000C0B93">
            <w:pPr>
              <w:contextualSpacing/>
            </w:pPr>
            <w:r w:rsidRPr="00732A3E">
              <w:t>mRNA</w:t>
            </w:r>
          </w:p>
        </w:tc>
        <w:tc>
          <w:tcPr>
            <w:tcW w:w="0" w:type="auto"/>
          </w:tcPr>
          <w:p w14:paraId="5D39A96B" w14:textId="04E52762" w:rsidR="002C1027" w:rsidRPr="00E74F26" w:rsidRDefault="002C1027" w:rsidP="000C0B93">
            <w:pPr>
              <w:contextualSpacing/>
            </w:pPr>
            <w:r w:rsidRPr="00E74F26">
              <w:t>Messenger RNA</w:t>
            </w:r>
          </w:p>
        </w:tc>
      </w:tr>
      <w:tr w:rsidR="002C1027" w:rsidRPr="00E74F26" w14:paraId="338EF888" w14:textId="77777777" w:rsidTr="06BE342E">
        <w:trPr>
          <w:trHeight w:val="144"/>
        </w:trPr>
        <w:tc>
          <w:tcPr>
            <w:tcW w:w="0" w:type="auto"/>
          </w:tcPr>
          <w:p w14:paraId="22FA13A1" w14:textId="7599C8E7" w:rsidR="002C1027" w:rsidRPr="00732A3E" w:rsidRDefault="002C1027" w:rsidP="000C0B93">
            <w:pPr>
              <w:contextualSpacing/>
            </w:pPr>
            <w:r w:rsidRPr="00732A3E">
              <w:t>miRNA</w:t>
            </w:r>
          </w:p>
        </w:tc>
        <w:tc>
          <w:tcPr>
            <w:tcW w:w="0" w:type="auto"/>
          </w:tcPr>
          <w:p w14:paraId="6ECFC394" w14:textId="49D333F7" w:rsidR="002C1027" w:rsidRPr="00E74F26" w:rsidRDefault="002C1027" w:rsidP="000C0B93">
            <w:pPr>
              <w:contextualSpacing/>
            </w:pPr>
            <w:r w:rsidRPr="00E74F26">
              <w:t>microRNA</w:t>
            </w:r>
          </w:p>
        </w:tc>
      </w:tr>
      <w:tr w:rsidR="00DA3405" w:rsidRPr="00E74F26" w14:paraId="1F5D2726" w14:textId="77777777" w:rsidTr="06BE342E">
        <w:trPr>
          <w:trHeight w:val="144"/>
        </w:trPr>
        <w:tc>
          <w:tcPr>
            <w:tcW w:w="0" w:type="auto"/>
          </w:tcPr>
          <w:p w14:paraId="1DBBC10F" w14:textId="53B39287" w:rsidR="00DA3405" w:rsidRPr="00E74F26" w:rsidRDefault="00DA3405" w:rsidP="000C0B93">
            <w:pPr>
              <w:contextualSpacing/>
            </w:pPr>
            <w:r w:rsidRPr="00E74F26">
              <w:t>NAACCR</w:t>
            </w:r>
          </w:p>
        </w:tc>
        <w:tc>
          <w:tcPr>
            <w:tcW w:w="0" w:type="auto"/>
          </w:tcPr>
          <w:p w14:paraId="46EA2368" w14:textId="6FB0B316" w:rsidR="00DA3405" w:rsidRPr="00E74F26" w:rsidRDefault="00DA3405" w:rsidP="000C0B93">
            <w:pPr>
              <w:contextualSpacing/>
            </w:pPr>
            <w:r w:rsidRPr="00E74F26">
              <w:t>North American Association of Central Cancer Registries</w:t>
            </w:r>
          </w:p>
        </w:tc>
      </w:tr>
      <w:tr w:rsidR="00927775" w:rsidRPr="00E74F26" w14:paraId="212EDC2C" w14:textId="77777777" w:rsidTr="06BE342E">
        <w:trPr>
          <w:trHeight w:val="144"/>
        </w:trPr>
        <w:tc>
          <w:tcPr>
            <w:tcW w:w="0" w:type="auto"/>
          </w:tcPr>
          <w:p w14:paraId="74125CC6" w14:textId="77D1A195" w:rsidR="00927775" w:rsidRPr="00E74F26" w:rsidRDefault="00927775" w:rsidP="000C0B93">
            <w:pPr>
              <w:contextualSpacing/>
            </w:pPr>
            <w:r w:rsidRPr="00E74F26">
              <w:t>NCI</w:t>
            </w:r>
          </w:p>
        </w:tc>
        <w:tc>
          <w:tcPr>
            <w:tcW w:w="0" w:type="auto"/>
          </w:tcPr>
          <w:p w14:paraId="7F7E0911" w14:textId="68B2DCE1" w:rsidR="00927775" w:rsidRPr="00E74F26" w:rsidRDefault="00927775" w:rsidP="000C0B93">
            <w:pPr>
              <w:contextualSpacing/>
            </w:pPr>
            <w:r w:rsidRPr="00E74F26">
              <w:t>National Cancer Institute</w:t>
            </w:r>
          </w:p>
        </w:tc>
      </w:tr>
      <w:tr w:rsidR="0092363B" w:rsidRPr="00E74F26" w14:paraId="078E61FB" w14:textId="77777777" w:rsidTr="06BE342E">
        <w:trPr>
          <w:trHeight w:val="144"/>
        </w:trPr>
        <w:tc>
          <w:tcPr>
            <w:tcW w:w="0" w:type="auto"/>
          </w:tcPr>
          <w:p w14:paraId="5DDF071B" w14:textId="0FE31039" w:rsidR="0092363B" w:rsidRPr="00732A3E" w:rsidRDefault="0092363B" w:rsidP="000C0B93">
            <w:pPr>
              <w:contextualSpacing/>
            </w:pPr>
            <w:r w:rsidRPr="00732A3E">
              <w:lastRenderedPageBreak/>
              <w:t>NDI</w:t>
            </w:r>
          </w:p>
        </w:tc>
        <w:tc>
          <w:tcPr>
            <w:tcW w:w="0" w:type="auto"/>
          </w:tcPr>
          <w:p w14:paraId="502070A6" w14:textId="4DF359D3" w:rsidR="0092363B" w:rsidRPr="00732A3E" w:rsidRDefault="0092363B" w:rsidP="000C0B93">
            <w:pPr>
              <w:contextualSpacing/>
            </w:pPr>
            <w:r w:rsidRPr="00E74F26">
              <w:t>National Death Index</w:t>
            </w:r>
          </w:p>
        </w:tc>
      </w:tr>
      <w:tr w:rsidR="0047729B" w:rsidRPr="00E74F26" w14:paraId="0524FCF7" w14:textId="77777777" w:rsidTr="06BE342E">
        <w:trPr>
          <w:trHeight w:val="144"/>
        </w:trPr>
        <w:tc>
          <w:tcPr>
            <w:tcW w:w="0" w:type="auto"/>
          </w:tcPr>
          <w:p w14:paraId="4630BE94" w14:textId="77777777" w:rsidR="0047729B" w:rsidRPr="00732A3E" w:rsidRDefault="0047729B" w:rsidP="000C0B93">
            <w:pPr>
              <w:contextualSpacing/>
            </w:pPr>
            <w:r w:rsidRPr="00732A3E">
              <w:t xml:space="preserve">NIH </w:t>
            </w:r>
          </w:p>
        </w:tc>
        <w:tc>
          <w:tcPr>
            <w:tcW w:w="0" w:type="auto"/>
          </w:tcPr>
          <w:p w14:paraId="570C1240" w14:textId="77777777" w:rsidR="0047729B" w:rsidRPr="00732A3E" w:rsidRDefault="0047729B" w:rsidP="000C0B93">
            <w:pPr>
              <w:contextualSpacing/>
            </w:pPr>
            <w:r w:rsidRPr="00732A3E">
              <w:t>National Institutes of Health</w:t>
            </w:r>
          </w:p>
        </w:tc>
      </w:tr>
      <w:tr w:rsidR="00927775" w:rsidRPr="00E74F26" w14:paraId="79757B8A" w14:textId="77777777" w:rsidTr="06BE342E">
        <w:trPr>
          <w:trHeight w:val="144"/>
        </w:trPr>
        <w:tc>
          <w:tcPr>
            <w:tcW w:w="0" w:type="auto"/>
          </w:tcPr>
          <w:p w14:paraId="05F9D95E" w14:textId="659C63C9" w:rsidR="00927775" w:rsidRPr="00E74F26" w:rsidRDefault="00927775" w:rsidP="000C0B93">
            <w:pPr>
              <w:contextualSpacing/>
            </w:pPr>
            <w:r w:rsidRPr="00E74F26">
              <w:t>NIST</w:t>
            </w:r>
          </w:p>
        </w:tc>
        <w:tc>
          <w:tcPr>
            <w:tcW w:w="0" w:type="auto"/>
          </w:tcPr>
          <w:p w14:paraId="5D1493C3" w14:textId="2B115AA4" w:rsidR="00927775" w:rsidRPr="00E74F26" w:rsidRDefault="00927775" w:rsidP="000C0B93">
            <w:pPr>
              <w:contextualSpacing/>
            </w:pPr>
            <w:r w:rsidRPr="00E74F26">
              <w:t>National Institute of Standards and Technology</w:t>
            </w:r>
          </w:p>
        </w:tc>
      </w:tr>
      <w:tr w:rsidR="00BD3B7B" w:rsidRPr="00E74F26" w14:paraId="19722AD5" w14:textId="77777777" w:rsidTr="06BE342E">
        <w:trPr>
          <w:trHeight w:val="144"/>
        </w:trPr>
        <w:tc>
          <w:tcPr>
            <w:tcW w:w="0" w:type="auto"/>
          </w:tcPr>
          <w:p w14:paraId="6280AB0F" w14:textId="0569F234" w:rsidR="00BD3B7B" w:rsidRPr="00E74F26" w:rsidRDefault="00BD3B7B" w:rsidP="000C0B93">
            <w:pPr>
              <w:contextualSpacing/>
            </w:pPr>
            <w:r>
              <w:t>NORC</w:t>
            </w:r>
          </w:p>
        </w:tc>
        <w:tc>
          <w:tcPr>
            <w:tcW w:w="0" w:type="auto"/>
          </w:tcPr>
          <w:p w14:paraId="7D2F44DF" w14:textId="56DA0FD0" w:rsidR="00BD3B7B" w:rsidRPr="00BD3B7B" w:rsidRDefault="00BD3B7B" w:rsidP="000C0B93">
            <w:pPr>
              <w:contextualSpacing/>
              <w:rPr>
                <w:color w:val="000000" w:themeColor="text1"/>
                <w:szCs w:val="24"/>
              </w:rPr>
            </w:pPr>
            <w:r w:rsidRPr="00BD3B7B">
              <w:rPr>
                <w:color w:val="000000" w:themeColor="text1"/>
                <w:szCs w:val="24"/>
                <w:shd w:val="clear" w:color="auto" w:fill="FFFFFF"/>
              </w:rPr>
              <w:t>National Opinion Research Center</w:t>
            </w:r>
          </w:p>
        </w:tc>
      </w:tr>
      <w:tr w:rsidR="002C1027" w:rsidRPr="00E74F26" w14:paraId="04462518" w14:textId="77777777" w:rsidTr="06BE342E">
        <w:trPr>
          <w:trHeight w:val="144"/>
        </w:trPr>
        <w:tc>
          <w:tcPr>
            <w:tcW w:w="0" w:type="auto"/>
          </w:tcPr>
          <w:p w14:paraId="4C0ABE39" w14:textId="0BBE7CCA" w:rsidR="002C1027" w:rsidRPr="00732A3E" w:rsidRDefault="002C1027" w:rsidP="000C0B93">
            <w:pPr>
              <w:contextualSpacing/>
            </w:pPr>
            <w:r w:rsidRPr="00E74F26">
              <w:t>OCIO</w:t>
            </w:r>
          </w:p>
        </w:tc>
        <w:tc>
          <w:tcPr>
            <w:tcW w:w="0" w:type="auto"/>
          </w:tcPr>
          <w:p w14:paraId="53307004" w14:textId="1209C2D1" w:rsidR="002C1027" w:rsidRPr="00BD3B7B" w:rsidRDefault="002C1027" w:rsidP="000C0B93">
            <w:pPr>
              <w:contextualSpacing/>
              <w:rPr>
                <w:color w:val="000000" w:themeColor="text1"/>
                <w:szCs w:val="24"/>
              </w:rPr>
            </w:pPr>
            <w:r w:rsidRPr="00BD3B7B">
              <w:rPr>
                <w:color w:val="000000" w:themeColor="text1"/>
                <w:szCs w:val="24"/>
              </w:rPr>
              <w:t>Office of the Chief Information Officer</w:t>
            </w:r>
          </w:p>
        </w:tc>
      </w:tr>
      <w:tr w:rsidR="00927775" w:rsidRPr="00E74F26" w14:paraId="3C3634EF" w14:textId="77777777" w:rsidTr="06BE342E">
        <w:trPr>
          <w:trHeight w:val="144"/>
        </w:trPr>
        <w:tc>
          <w:tcPr>
            <w:tcW w:w="0" w:type="auto"/>
          </w:tcPr>
          <w:p w14:paraId="32388C92" w14:textId="3580E181" w:rsidR="00927775" w:rsidRPr="00E74F26" w:rsidRDefault="00927775" w:rsidP="000C0B93">
            <w:pPr>
              <w:contextualSpacing/>
            </w:pPr>
            <w:r w:rsidRPr="00E74F26">
              <w:t>OMB</w:t>
            </w:r>
          </w:p>
        </w:tc>
        <w:tc>
          <w:tcPr>
            <w:tcW w:w="0" w:type="auto"/>
          </w:tcPr>
          <w:p w14:paraId="3E757C81" w14:textId="071737EF" w:rsidR="00927775" w:rsidRPr="00E74F26" w:rsidRDefault="00927775" w:rsidP="000C0B93">
            <w:pPr>
              <w:contextualSpacing/>
            </w:pPr>
            <w:r w:rsidRPr="00E74F26">
              <w:t>Office of Management and Budget</w:t>
            </w:r>
          </w:p>
        </w:tc>
      </w:tr>
      <w:tr w:rsidR="0047729B" w:rsidRPr="00E74F26" w14:paraId="5A6C5F4D" w14:textId="77777777" w:rsidTr="06BE342E">
        <w:trPr>
          <w:trHeight w:val="144"/>
        </w:trPr>
        <w:tc>
          <w:tcPr>
            <w:tcW w:w="0" w:type="auto"/>
          </w:tcPr>
          <w:p w14:paraId="4BC150FA" w14:textId="77777777" w:rsidR="0047729B" w:rsidRPr="00732A3E" w:rsidRDefault="0047729B" w:rsidP="000C0B93">
            <w:pPr>
              <w:contextualSpacing/>
            </w:pPr>
            <w:r w:rsidRPr="00732A3E">
              <w:t>PI</w:t>
            </w:r>
          </w:p>
        </w:tc>
        <w:tc>
          <w:tcPr>
            <w:tcW w:w="0" w:type="auto"/>
          </w:tcPr>
          <w:p w14:paraId="524C768A" w14:textId="77777777" w:rsidR="0047729B" w:rsidRPr="00732A3E" w:rsidRDefault="0047729B" w:rsidP="000C0B93">
            <w:pPr>
              <w:contextualSpacing/>
            </w:pPr>
            <w:r w:rsidRPr="00732A3E">
              <w:t>Principal Investigator</w:t>
            </w:r>
          </w:p>
        </w:tc>
      </w:tr>
      <w:tr w:rsidR="005B1D6F" w:rsidRPr="00E74F26" w14:paraId="3C7BEF06" w14:textId="77777777" w:rsidTr="06BE342E">
        <w:trPr>
          <w:trHeight w:val="144"/>
        </w:trPr>
        <w:tc>
          <w:tcPr>
            <w:tcW w:w="0" w:type="auto"/>
          </w:tcPr>
          <w:p w14:paraId="459E2BAD" w14:textId="03476D9C" w:rsidR="005B1D6F" w:rsidRPr="00E74F26" w:rsidRDefault="005B1D6F" w:rsidP="000C0B93">
            <w:pPr>
              <w:contextualSpacing/>
            </w:pPr>
            <w:r w:rsidRPr="00BD3B7B">
              <w:t>PII</w:t>
            </w:r>
          </w:p>
        </w:tc>
        <w:tc>
          <w:tcPr>
            <w:tcW w:w="0" w:type="auto"/>
          </w:tcPr>
          <w:p w14:paraId="5FFE5E7E" w14:textId="0F68BCC7" w:rsidR="005B1D6F" w:rsidRPr="00E74F26" w:rsidRDefault="005B1D6F" w:rsidP="000C0B93">
            <w:pPr>
              <w:contextualSpacing/>
            </w:pPr>
            <w:r w:rsidRPr="00E74F26">
              <w:t>Personal Identifying Information</w:t>
            </w:r>
          </w:p>
        </w:tc>
      </w:tr>
      <w:tr w:rsidR="0092363B" w:rsidRPr="00E74F26" w14:paraId="293EBC45" w14:textId="77777777" w:rsidTr="06BE342E">
        <w:trPr>
          <w:trHeight w:val="144"/>
        </w:trPr>
        <w:tc>
          <w:tcPr>
            <w:tcW w:w="0" w:type="auto"/>
          </w:tcPr>
          <w:p w14:paraId="21CF0CF4" w14:textId="4C114117" w:rsidR="0092363B" w:rsidRPr="00732A3E" w:rsidRDefault="0092363B" w:rsidP="000C0B93">
            <w:pPr>
              <w:contextualSpacing/>
            </w:pPr>
            <w:r w:rsidRPr="00732A3E">
              <w:t>PIN</w:t>
            </w:r>
          </w:p>
        </w:tc>
        <w:tc>
          <w:tcPr>
            <w:tcW w:w="0" w:type="auto"/>
          </w:tcPr>
          <w:p w14:paraId="1F30ABE2" w14:textId="66C95B43" w:rsidR="0092363B" w:rsidRPr="00732A3E" w:rsidRDefault="0092363B" w:rsidP="000C0B93">
            <w:pPr>
              <w:contextualSpacing/>
            </w:pPr>
            <w:r w:rsidRPr="00E74F26">
              <w:t>Personal Identification Number</w:t>
            </w:r>
          </w:p>
        </w:tc>
      </w:tr>
      <w:tr w:rsidR="005B1D6F" w:rsidRPr="00E74F26" w14:paraId="00726E62" w14:textId="77777777" w:rsidTr="06BE342E">
        <w:trPr>
          <w:trHeight w:val="144"/>
        </w:trPr>
        <w:tc>
          <w:tcPr>
            <w:tcW w:w="0" w:type="auto"/>
          </w:tcPr>
          <w:p w14:paraId="1D54BBF8" w14:textId="38F0BBF7" w:rsidR="005B1D6F" w:rsidRPr="00E74F26" w:rsidRDefault="005B1D6F" w:rsidP="000C0B93">
            <w:pPr>
              <w:contextualSpacing/>
            </w:pPr>
            <w:r w:rsidRPr="00E74F26">
              <w:t>PHI</w:t>
            </w:r>
          </w:p>
        </w:tc>
        <w:tc>
          <w:tcPr>
            <w:tcW w:w="0" w:type="auto"/>
          </w:tcPr>
          <w:p w14:paraId="56BBDF4D" w14:textId="48E7574B" w:rsidR="005B1D6F" w:rsidRPr="00E74F26" w:rsidRDefault="005B1D6F" w:rsidP="000C0B93">
            <w:pPr>
              <w:contextualSpacing/>
            </w:pPr>
            <w:r w:rsidRPr="00E74F26">
              <w:t>Personal Health Information</w:t>
            </w:r>
          </w:p>
        </w:tc>
      </w:tr>
      <w:tr w:rsidR="00E74F26" w:rsidRPr="00E74F26" w14:paraId="053F523D" w14:textId="77777777" w:rsidTr="06BE342E">
        <w:trPr>
          <w:trHeight w:val="144"/>
        </w:trPr>
        <w:tc>
          <w:tcPr>
            <w:tcW w:w="0" w:type="auto"/>
          </w:tcPr>
          <w:p w14:paraId="59F9344E" w14:textId="6942907A" w:rsidR="00E74F26" w:rsidRPr="00E74F26" w:rsidRDefault="00E74F26" w:rsidP="000C0B93">
            <w:pPr>
              <w:contextualSpacing/>
            </w:pPr>
            <w:r w:rsidRPr="00E74F26">
              <w:rPr>
                <w:color w:val="000000" w:themeColor="text1"/>
              </w:rPr>
              <w:t>RACC</w:t>
            </w:r>
          </w:p>
        </w:tc>
        <w:tc>
          <w:tcPr>
            <w:tcW w:w="0" w:type="auto"/>
          </w:tcPr>
          <w:p w14:paraId="485879A4" w14:textId="07432067" w:rsidR="00E74F26" w:rsidRPr="00E74F26" w:rsidRDefault="00E74F26" w:rsidP="000C0B93">
            <w:pPr>
              <w:contextualSpacing/>
            </w:pPr>
            <w:r w:rsidRPr="00E74F26">
              <w:rPr>
                <w:color w:val="000000" w:themeColor="text1"/>
              </w:rPr>
              <w:t>Resource Access Coordinating Committee</w:t>
            </w:r>
          </w:p>
        </w:tc>
      </w:tr>
      <w:tr w:rsidR="002C1027" w:rsidRPr="00E74F26" w14:paraId="6F2955A9" w14:textId="77777777" w:rsidTr="06BE342E">
        <w:trPr>
          <w:trHeight w:val="144"/>
        </w:trPr>
        <w:tc>
          <w:tcPr>
            <w:tcW w:w="0" w:type="auto"/>
          </w:tcPr>
          <w:p w14:paraId="149401DC" w14:textId="39E814F7" w:rsidR="002C1027" w:rsidRPr="00E74F26" w:rsidRDefault="002C1027" w:rsidP="000C0B93">
            <w:pPr>
              <w:contextualSpacing/>
            </w:pPr>
            <w:r w:rsidRPr="00E74F26">
              <w:t>ROCA</w:t>
            </w:r>
          </w:p>
        </w:tc>
        <w:tc>
          <w:tcPr>
            <w:tcW w:w="0" w:type="auto"/>
          </w:tcPr>
          <w:p w14:paraId="0D180FF8" w14:textId="6EE9C9F1" w:rsidR="002C1027" w:rsidRPr="00E74F26" w:rsidRDefault="002C1027" w:rsidP="000C0B93">
            <w:pPr>
              <w:contextualSpacing/>
            </w:pPr>
            <w:r w:rsidRPr="00E74F26">
              <w:t>Risk of Ovarian Cancer Algorithm</w:t>
            </w:r>
          </w:p>
        </w:tc>
      </w:tr>
      <w:tr w:rsidR="002C1027" w:rsidRPr="00E74F26" w14:paraId="62F9B83E" w14:textId="77777777" w:rsidTr="06BE342E">
        <w:trPr>
          <w:trHeight w:val="144"/>
        </w:trPr>
        <w:tc>
          <w:tcPr>
            <w:tcW w:w="0" w:type="auto"/>
          </w:tcPr>
          <w:p w14:paraId="6D7ADF6E" w14:textId="641ED054" w:rsidR="002C1027" w:rsidRPr="00E74F26" w:rsidRDefault="002C1027" w:rsidP="000C0B93">
            <w:pPr>
              <w:contextualSpacing/>
            </w:pPr>
            <w:r w:rsidRPr="00E74F26">
              <w:t>RNA</w:t>
            </w:r>
          </w:p>
        </w:tc>
        <w:tc>
          <w:tcPr>
            <w:tcW w:w="0" w:type="auto"/>
          </w:tcPr>
          <w:p w14:paraId="1DDA83A9" w14:textId="7489D62A" w:rsidR="002C1027" w:rsidRPr="00E74F26" w:rsidRDefault="002C1027" w:rsidP="000C0B93">
            <w:pPr>
              <w:contextualSpacing/>
            </w:pPr>
            <w:r w:rsidRPr="00E74F26">
              <w:t>Ribonucleic Acid</w:t>
            </w:r>
          </w:p>
        </w:tc>
      </w:tr>
      <w:tr w:rsidR="0047729B" w:rsidRPr="00E74F26" w14:paraId="5FB3BB43" w14:textId="77777777" w:rsidTr="06BE342E">
        <w:trPr>
          <w:trHeight w:val="144"/>
        </w:trPr>
        <w:tc>
          <w:tcPr>
            <w:tcW w:w="0" w:type="auto"/>
          </w:tcPr>
          <w:p w14:paraId="3CF7531D" w14:textId="77777777" w:rsidR="0047729B" w:rsidRPr="00732A3E" w:rsidRDefault="0047729B" w:rsidP="000C0B93">
            <w:pPr>
              <w:contextualSpacing/>
            </w:pPr>
            <w:r w:rsidRPr="00732A3E">
              <w:t>SAP</w:t>
            </w:r>
          </w:p>
        </w:tc>
        <w:tc>
          <w:tcPr>
            <w:tcW w:w="0" w:type="auto"/>
          </w:tcPr>
          <w:p w14:paraId="773C4F1B" w14:textId="77777777" w:rsidR="0047729B" w:rsidRPr="00732A3E" w:rsidRDefault="0047729B" w:rsidP="000C0B93">
            <w:pPr>
              <w:contextualSpacing/>
            </w:pPr>
            <w:r w:rsidRPr="00732A3E">
              <w:t>Statistical Analysis Plan</w:t>
            </w:r>
          </w:p>
        </w:tc>
      </w:tr>
      <w:tr w:rsidR="0092363B" w:rsidRPr="00E74F26" w14:paraId="0D1E0162" w14:textId="77777777" w:rsidTr="06BE342E">
        <w:trPr>
          <w:trHeight w:val="144"/>
        </w:trPr>
        <w:tc>
          <w:tcPr>
            <w:tcW w:w="0" w:type="auto"/>
          </w:tcPr>
          <w:p w14:paraId="385568AB" w14:textId="08A7F337" w:rsidR="0092363B" w:rsidRPr="00E74F26" w:rsidRDefault="0092363B" w:rsidP="000C0B93">
            <w:pPr>
              <w:contextualSpacing/>
            </w:pPr>
            <w:r w:rsidRPr="00E74F26">
              <w:t>SMS</w:t>
            </w:r>
          </w:p>
        </w:tc>
        <w:tc>
          <w:tcPr>
            <w:tcW w:w="0" w:type="auto"/>
          </w:tcPr>
          <w:p w14:paraId="3F9D3599" w14:textId="0AEA9E86" w:rsidR="0092363B" w:rsidRPr="00E74F26" w:rsidRDefault="0092363B" w:rsidP="000C0B93">
            <w:pPr>
              <w:contextualSpacing/>
            </w:pPr>
            <w:r w:rsidRPr="00E74F26">
              <w:t>Short Message Service</w:t>
            </w:r>
          </w:p>
        </w:tc>
      </w:tr>
      <w:tr w:rsidR="00E74F26" w:rsidRPr="00E74F26" w14:paraId="7A3C11DD" w14:textId="77777777" w:rsidTr="06BE342E">
        <w:trPr>
          <w:trHeight w:val="144"/>
        </w:trPr>
        <w:tc>
          <w:tcPr>
            <w:tcW w:w="0" w:type="auto"/>
          </w:tcPr>
          <w:p w14:paraId="6029770A" w14:textId="2BEABC2D" w:rsidR="00E74F26" w:rsidRPr="00732A3E" w:rsidRDefault="00E74F26" w:rsidP="000C0B93">
            <w:pPr>
              <w:contextualSpacing/>
            </w:pPr>
            <w:r w:rsidRPr="00732A3E">
              <w:t>SNP</w:t>
            </w:r>
          </w:p>
        </w:tc>
        <w:tc>
          <w:tcPr>
            <w:tcW w:w="0" w:type="auto"/>
          </w:tcPr>
          <w:p w14:paraId="31C8AA5A" w14:textId="0B1DA33E" w:rsidR="00E74F26" w:rsidRPr="00732A3E" w:rsidRDefault="00E74F26" w:rsidP="000C0B93">
            <w:pPr>
              <w:contextualSpacing/>
            </w:pPr>
            <w:r w:rsidRPr="00E74F26">
              <w:t>Single Nucleotide Polymorphisms</w:t>
            </w:r>
          </w:p>
        </w:tc>
      </w:tr>
      <w:tr w:rsidR="0047729B" w:rsidRPr="00E74F26" w14:paraId="6E809A89" w14:textId="77777777" w:rsidTr="06BE342E">
        <w:trPr>
          <w:trHeight w:val="144"/>
        </w:trPr>
        <w:tc>
          <w:tcPr>
            <w:tcW w:w="0" w:type="auto"/>
          </w:tcPr>
          <w:p w14:paraId="75AFB4E6" w14:textId="77777777" w:rsidR="0047729B" w:rsidRPr="00732A3E" w:rsidRDefault="0047729B" w:rsidP="000C0B93">
            <w:pPr>
              <w:contextualSpacing/>
            </w:pPr>
            <w:r w:rsidRPr="00732A3E">
              <w:t>SOA</w:t>
            </w:r>
          </w:p>
        </w:tc>
        <w:tc>
          <w:tcPr>
            <w:tcW w:w="0" w:type="auto"/>
          </w:tcPr>
          <w:p w14:paraId="70BBC4FA" w14:textId="77777777" w:rsidR="0047729B" w:rsidRPr="00732A3E" w:rsidRDefault="0047729B" w:rsidP="000C0B93">
            <w:pPr>
              <w:contextualSpacing/>
            </w:pPr>
            <w:r w:rsidRPr="00732A3E">
              <w:t>Schedule of Activities</w:t>
            </w:r>
          </w:p>
        </w:tc>
      </w:tr>
      <w:tr w:rsidR="0047729B" w:rsidRPr="00E74F26" w14:paraId="2CA89421" w14:textId="77777777" w:rsidTr="06BE342E">
        <w:trPr>
          <w:trHeight w:val="144"/>
        </w:trPr>
        <w:tc>
          <w:tcPr>
            <w:tcW w:w="0" w:type="auto"/>
          </w:tcPr>
          <w:p w14:paraId="4F48FD83" w14:textId="77777777" w:rsidR="0047729B" w:rsidRPr="00732A3E" w:rsidRDefault="0047729B" w:rsidP="000C0B93">
            <w:pPr>
              <w:contextualSpacing/>
            </w:pPr>
            <w:r w:rsidRPr="00732A3E">
              <w:t>SOP</w:t>
            </w:r>
          </w:p>
        </w:tc>
        <w:tc>
          <w:tcPr>
            <w:tcW w:w="0" w:type="auto"/>
          </w:tcPr>
          <w:p w14:paraId="3E3259B7" w14:textId="77777777" w:rsidR="0047729B" w:rsidRPr="00732A3E" w:rsidRDefault="0047729B" w:rsidP="000C0B93">
            <w:pPr>
              <w:contextualSpacing/>
            </w:pPr>
            <w:r w:rsidRPr="00732A3E">
              <w:t>Standard Operating Procedure</w:t>
            </w:r>
          </w:p>
        </w:tc>
      </w:tr>
      <w:tr w:rsidR="002C1027" w:rsidRPr="00E74F26" w14:paraId="5F1628B5" w14:textId="77777777" w:rsidTr="06BE342E">
        <w:trPr>
          <w:trHeight w:val="144"/>
        </w:trPr>
        <w:tc>
          <w:tcPr>
            <w:tcW w:w="0" w:type="auto"/>
          </w:tcPr>
          <w:p w14:paraId="3276C364" w14:textId="7C0E9756" w:rsidR="002C1027" w:rsidRPr="00732A3E" w:rsidRDefault="002C1027" w:rsidP="000C0B93">
            <w:pPr>
              <w:contextualSpacing/>
            </w:pPr>
            <w:r w:rsidRPr="00732A3E">
              <w:t>SD</w:t>
            </w:r>
          </w:p>
        </w:tc>
        <w:tc>
          <w:tcPr>
            <w:tcW w:w="0" w:type="auto"/>
          </w:tcPr>
          <w:p w14:paraId="1132A5FA" w14:textId="26548156" w:rsidR="002C1027" w:rsidRPr="00732A3E" w:rsidRDefault="002C1027" w:rsidP="000C0B93">
            <w:pPr>
              <w:contextualSpacing/>
            </w:pPr>
            <w:r w:rsidRPr="00E74F26">
              <w:t>Standard Deviation</w:t>
            </w:r>
          </w:p>
        </w:tc>
      </w:tr>
      <w:tr w:rsidR="0047729B" w:rsidRPr="00E74F26" w14:paraId="0EC840BD" w14:textId="77777777" w:rsidTr="06BE342E">
        <w:trPr>
          <w:trHeight w:val="144"/>
        </w:trPr>
        <w:tc>
          <w:tcPr>
            <w:tcW w:w="0" w:type="auto"/>
          </w:tcPr>
          <w:p w14:paraId="5A4776E0" w14:textId="77777777" w:rsidR="0047729B" w:rsidRPr="00732A3E" w:rsidRDefault="0047729B" w:rsidP="000C0B93">
            <w:pPr>
              <w:contextualSpacing/>
            </w:pPr>
            <w:r w:rsidRPr="00732A3E">
              <w:t>UP</w:t>
            </w:r>
          </w:p>
        </w:tc>
        <w:tc>
          <w:tcPr>
            <w:tcW w:w="0" w:type="auto"/>
          </w:tcPr>
          <w:p w14:paraId="02A854C2" w14:textId="77777777" w:rsidR="0047729B" w:rsidRPr="00732A3E" w:rsidRDefault="0047729B" w:rsidP="000C0B93">
            <w:pPr>
              <w:contextualSpacing/>
            </w:pPr>
            <w:r w:rsidRPr="00732A3E">
              <w:t>Unanticipated Problem</w:t>
            </w:r>
          </w:p>
        </w:tc>
      </w:tr>
      <w:tr w:rsidR="0047729B" w:rsidRPr="00E74F26" w14:paraId="6BC13CB8" w14:textId="77777777" w:rsidTr="06BE342E">
        <w:trPr>
          <w:trHeight w:val="144"/>
        </w:trPr>
        <w:tc>
          <w:tcPr>
            <w:tcW w:w="0" w:type="auto"/>
          </w:tcPr>
          <w:p w14:paraId="33685739" w14:textId="77777777" w:rsidR="0047729B" w:rsidRPr="00732A3E" w:rsidRDefault="0047729B" w:rsidP="000C0B93">
            <w:pPr>
              <w:contextualSpacing/>
            </w:pPr>
            <w:r w:rsidRPr="00732A3E">
              <w:t>US</w:t>
            </w:r>
          </w:p>
        </w:tc>
        <w:tc>
          <w:tcPr>
            <w:tcW w:w="0" w:type="auto"/>
          </w:tcPr>
          <w:p w14:paraId="44E6F7E7" w14:textId="77777777" w:rsidR="0047729B" w:rsidRPr="00E74F26" w:rsidRDefault="0047729B" w:rsidP="000C0B93">
            <w:pPr>
              <w:contextualSpacing/>
            </w:pPr>
            <w:r w:rsidRPr="00732A3E">
              <w:t>United States</w:t>
            </w:r>
          </w:p>
        </w:tc>
      </w:tr>
      <w:tr w:rsidR="00927775" w:rsidRPr="00E74F26" w14:paraId="07516228" w14:textId="77777777" w:rsidTr="06BE342E">
        <w:trPr>
          <w:trHeight w:val="144"/>
        </w:trPr>
        <w:tc>
          <w:tcPr>
            <w:tcW w:w="0" w:type="auto"/>
          </w:tcPr>
          <w:p w14:paraId="739A827F" w14:textId="2B07C8F1" w:rsidR="00927775" w:rsidRPr="00732A3E" w:rsidRDefault="00927775" w:rsidP="000C0B93">
            <w:pPr>
              <w:contextualSpacing/>
            </w:pPr>
            <w:r w:rsidRPr="00E74F26">
              <w:t>USGCB</w:t>
            </w:r>
          </w:p>
        </w:tc>
        <w:tc>
          <w:tcPr>
            <w:tcW w:w="0" w:type="auto"/>
          </w:tcPr>
          <w:p w14:paraId="098D2858" w14:textId="5697BD25" w:rsidR="00927775" w:rsidRPr="00732A3E" w:rsidRDefault="00927775" w:rsidP="000C0B93">
            <w:pPr>
              <w:contextualSpacing/>
            </w:pPr>
            <w:r w:rsidRPr="00E74F26">
              <w:t>US Government Configuration Baseline</w:t>
            </w:r>
          </w:p>
        </w:tc>
      </w:tr>
      <w:tr w:rsidR="00DA3405" w:rsidRPr="00A17A1D" w14:paraId="4D1D953E" w14:textId="77777777" w:rsidTr="06BE342E">
        <w:trPr>
          <w:trHeight w:val="144"/>
        </w:trPr>
        <w:tc>
          <w:tcPr>
            <w:tcW w:w="0" w:type="auto"/>
          </w:tcPr>
          <w:p w14:paraId="41B87711" w14:textId="02F3510E" w:rsidR="00DA3405" w:rsidRPr="00732A3E" w:rsidRDefault="00DA3405" w:rsidP="000C0B93">
            <w:pPr>
              <w:contextualSpacing/>
            </w:pPr>
            <w:r w:rsidRPr="00E74F26">
              <w:t>VPR-CLS</w:t>
            </w:r>
          </w:p>
        </w:tc>
        <w:tc>
          <w:tcPr>
            <w:tcW w:w="0" w:type="auto"/>
          </w:tcPr>
          <w:p w14:paraId="5CBCABF4" w14:textId="7D46350C" w:rsidR="00DA3405" w:rsidRPr="00732A3E" w:rsidRDefault="00DA3405" w:rsidP="000C0B93">
            <w:pPr>
              <w:contextualSpacing/>
            </w:pPr>
            <w:r w:rsidRPr="00E74F26">
              <w:t>Virtual Pooled Registry Cancer Linkage System</w:t>
            </w:r>
          </w:p>
        </w:tc>
      </w:tr>
    </w:tbl>
    <w:p w14:paraId="1A839200" w14:textId="77777777" w:rsidR="0047729B" w:rsidRPr="0047729B" w:rsidRDefault="0047729B" w:rsidP="000C0B93">
      <w:pPr>
        <w:contextualSpacing/>
        <w:jc w:val="both"/>
      </w:pPr>
    </w:p>
    <w:p w14:paraId="49B397CD" w14:textId="4B8117CA" w:rsidR="004D232C" w:rsidRDefault="2983AFFB" w:rsidP="000C0B93">
      <w:pPr>
        <w:pStyle w:val="Heading1"/>
        <w:contextualSpacing/>
        <w:jc w:val="both"/>
      </w:pPr>
      <w:bookmarkStart w:id="1477" w:name="_Toc208234033"/>
      <w:r>
        <w:t>REFERENCES</w:t>
      </w:r>
      <w:bookmarkEnd w:id="1477"/>
      <w:r>
        <w:t xml:space="preserve"> </w:t>
      </w:r>
    </w:p>
    <w:p w14:paraId="54935053" w14:textId="27F8D5C2" w:rsidR="004D232C" w:rsidRPr="00F87430" w:rsidRDefault="004D232C" w:rsidP="000C0B93">
      <w:pPr>
        <w:pStyle w:val="ListParagraph"/>
        <w:numPr>
          <w:ilvl w:val="1"/>
          <w:numId w:val="134"/>
        </w:numPr>
        <w:spacing w:before="120" w:after="120"/>
        <w:ind w:left="720" w:hanging="450"/>
        <w:rPr>
          <w:noProof/>
        </w:rPr>
      </w:pPr>
      <w:r w:rsidRPr="00F87430">
        <w:rPr>
          <w:shd w:val="clear" w:color="auto" w:fill="FFFFFF"/>
        </w:rPr>
        <w:t xml:space="preserve">Rebbeck TR, Burns-White K, Chan AT, Emmons K, Freedman M, Hunter DJ, </w:t>
      </w:r>
      <w:r w:rsidR="67FB1B7F" w:rsidRPr="00F87430">
        <w:t xml:space="preserve">et al. </w:t>
      </w:r>
      <w:r w:rsidRPr="00F87430">
        <w:rPr>
          <w:shd w:val="clear" w:color="auto" w:fill="FFFFFF"/>
        </w:rPr>
        <w:t xml:space="preserve">Precision prevention and early detection of cancer: fundamental principles. Cancer Discov. [Internet]. 2018[cited 2020 June 26];8(7):803–811. </w:t>
      </w:r>
      <w:r w:rsidR="67FB1B7F" w:rsidRPr="00F87430">
        <w:t>Available from: doi:10.1158/2159-8290.CD-17-1415.</w:t>
      </w:r>
    </w:p>
    <w:p w14:paraId="7EF2ECA0" w14:textId="08D3B50C" w:rsidR="004D232C" w:rsidRPr="00F87430" w:rsidRDefault="004D232C" w:rsidP="000C0B93">
      <w:pPr>
        <w:pStyle w:val="ListParagraph"/>
        <w:numPr>
          <w:ilvl w:val="1"/>
          <w:numId w:val="134"/>
        </w:numPr>
        <w:spacing w:before="120" w:after="120"/>
        <w:ind w:left="720" w:hanging="450"/>
        <w:rPr>
          <w:noProof/>
        </w:rPr>
      </w:pPr>
      <w:r w:rsidRPr="00F87430">
        <w:rPr>
          <w:shd w:val="clear" w:color="auto" w:fill="FFFFFF"/>
        </w:rPr>
        <w:t>Siegel RL, Miller KD, Jemal A. Cancer statistics, 2020. CA Cancer J Clin</w:t>
      </w:r>
      <w:r w:rsidRPr="3A933218">
        <w:rPr>
          <w:i/>
          <w:iCs/>
          <w:shd w:val="clear" w:color="auto" w:fill="FFFFFF"/>
        </w:rPr>
        <w:t>.</w:t>
      </w:r>
      <w:r w:rsidR="67FB1B7F" w:rsidRPr="00F87430">
        <w:t xml:space="preserve"> [Internet].</w:t>
      </w:r>
      <w:r w:rsidRPr="00F87430">
        <w:rPr>
          <w:shd w:val="clear" w:color="auto" w:fill="FFFFFF"/>
        </w:rPr>
        <w:t xml:space="preserve"> 2020</w:t>
      </w:r>
      <w:r w:rsidR="67FB1B7F" w:rsidRPr="00F87430">
        <w:t>[cited 2020 June 26]</w:t>
      </w:r>
      <w:r w:rsidRPr="00F87430">
        <w:rPr>
          <w:shd w:val="clear" w:color="auto" w:fill="FFFFFF"/>
        </w:rPr>
        <w:t xml:space="preserve">;70(1):7–30. </w:t>
      </w:r>
      <w:r w:rsidR="67FB1B7F" w:rsidRPr="00F87430">
        <w:t xml:space="preserve">Available from: </w:t>
      </w:r>
      <w:r w:rsidRPr="00F87430">
        <w:rPr>
          <w:shd w:val="clear" w:color="auto" w:fill="FFFFFF"/>
        </w:rPr>
        <w:t>doi:10.3322/caac.21590.</w:t>
      </w:r>
    </w:p>
    <w:p w14:paraId="744EF426" w14:textId="43C1972A" w:rsidR="004D232C" w:rsidRPr="00F87430" w:rsidRDefault="3A933218" w:rsidP="000C0B93">
      <w:pPr>
        <w:pStyle w:val="ListParagraph"/>
        <w:numPr>
          <w:ilvl w:val="1"/>
          <w:numId w:val="134"/>
        </w:numPr>
        <w:spacing w:before="120" w:after="120"/>
        <w:ind w:left="720" w:hanging="450"/>
      </w:pPr>
      <w:r>
        <w:t xml:space="preserve">National Cancer Institute. Cancer Statistics [Internet]. Bethesda (MD): United States Government, U.S. Department of Health and Human Services; 2018[cited 2020 June 26]. Available from: </w:t>
      </w:r>
      <w:hyperlink r:id="rId34">
        <w:r w:rsidRPr="3A933218">
          <w:rPr>
            <w:rStyle w:val="Hyperlink"/>
          </w:rPr>
          <w:t>https://www.cancer.gov/about-cancer/understanding/statistics</w:t>
        </w:r>
      </w:hyperlink>
      <w:r>
        <w:t>.</w:t>
      </w:r>
    </w:p>
    <w:p w14:paraId="5E51EDBF" w14:textId="78D533DE" w:rsidR="00D41CB8" w:rsidRDefault="001012B6" w:rsidP="000C0B93">
      <w:pPr>
        <w:pStyle w:val="ListParagraph"/>
        <w:numPr>
          <w:ilvl w:val="1"/>
          <w:numId w:val="134"/>
        </w:numPr>
        <w:spacing w:before="120" w:after="120"/>
        <w:ind w:left="720" w:hanging="450"/>
        <w:rPr>
          <w:noProof/>
        </w:rPr>
      </w:pPr>
      <w:r w:rsidRPr="001012B6">
        <w:rPr>
          <w:noProof/>
        </w:rPr>
        <w:t>Ugai T, Sasamoto N, Lee HY, et al. Is early-onset cancer an emerging global epidemic? Current evidence and future implications. Nat Rev Clin Oncol. 2022;19(10):656-673. doi:10.1038/s41571-022-00672-8</w:t>
      </w:r>
      <w:r>
        <w:rPr>
          <w:noProof/>
        </w:rPr>
        <w:t>.</w:t>
      </w:r>
    </w:p>
    <w:p w14:paraId="09F75F75" w14:textId="05AD2430" w:rsidR="004D232C" w:rsidRPr="00F87430" w:rsidRDefault="3A933218" w:rsidP="000C0B93">
      <w:pPr>
        <w:pStyle w:val="ListParagraph"/>
        <w:numPr>
          <w:ilvl w:val="1"/>
          <w:numId w:val="134"/>
        </w:numPr>
        <w:spacing w:before="120" w:after="120"/>
        <w:ind w:left="720" w:hanging="450"/>
        <w:rPr>
          <w:noProof/>
        </w:rPr>
      </w:pPr>
      <w:r>
        <w:t>Schottenfeld D, Thun MJ, Linet MS, Cerhan JR, Haiman CA. (2017). Schottenfeld and Fraumeni Cancer Epidemiology and Prevention.</w:t>
      </w:r>
      <w:r w:rsidRPr="3A933218">
        <w:rPr>
          <w:i/>
          <w:iCs/>
        </w:rPr>
        <w:t xml:space="preserve"> </w:t>
      </w:r>
      <w:r>
        <w:t>4th edition. New York, NY: Oxford University Press. 2017.</w:t>
      </w:r>
    </w:p>
    <w:p w14:paraId="26B30B81" w14:textId="3FC4607F" w:rsidR="00F87430" w:rsidRPr="00F87430" w:rsidRDefault="3A933218" w:rsidP="000C0B93">
      <w:pPr>
        <w:pStyle w:val="ListParagraph"/>
        <w:numPr>
          <w:ilvl w:val="1"/>
          <w:numId w:val="134"/>
        </w:numPr>
        <w:spacing w:before="120" w:after="120"/>
        <w:ind w:left="720" w:hanging="450"/>
        <w:rPr>
          <w:noProof/>
        </w:rPr>
      </w:pPr>
      <w:r w:rsidRPr="3A933218">
        <w:rPr>
          <w:noProof/>
        </w:rPr>
        <w:t>Wiltbank TB, Giordano GF, Kamel H, Tomasulo P, Custer B. Faint and prefaint reactions in whole-blood donors: an Analysis of predonation measurements and their predictive value. Transfusion. [Internet]. 2008[cited 2020 June 30];48(9). Avaliable from: doi:</w:t>
      </w:r>
      <w:r>
        <w:t xml:space="preserve"> </w:t>
      </w:r>
      <w:r w:rsidRPr="3A933218">
        <w:rPr>
          <w:noProof/>
        </w:rPr>
        <w:t>10.1111/j.1537-2995.2008.01745.x.</w:t>
      </w:r>
    </w:p>
    <w:p w14:paraId="663E1A0D" w14:textId="0286305D" w:rsidR="004D232C" w:rsidRDefault="3A933218" w:rsidP="000C0B93">
      <w:pPr>
        <w:pStyle w:val="ListParagraph"/>
        <w:numPr>
          <w:ilvl w:val="1"/>
          <w:numId w:val="134"/>
        </w:numPr>
        <w:spacing w:before="120" w:after="120"/>
        <w:ind w:left="720" w:hanging="450"/>
        <w:rPr>
          <w:noProof/>
        </w:rPr>
      </w:pPr>
      <w:r>
        <w:lastRenderedPageBreak/>
        <w:t>Rizopouos, D. Joint models for longitudinal and time-to-event data: with applications in R.  Boca Raton, FL: Chapman &amp; Hall. 2012.</w:t>
      </w:r>
    </w:p>
    <w:p w14:paraId="6426EEB2" w14:textId="77777777" w:rsidR="005236F1" w:rsidRDefault="005236F1" w:rsidP="005236F1">
      <w:pPr>
        <w:pStyle w:val="ListParagraph"/>
        <w:spacing w:before="120" w:after="120"/>
        <w:rPr>
          <w:noProof/>
        </w:rPr>
        <w:sectPr w:rsidR="005236F1" w:rsidSect="00F04381">
          <w:headerReference w:type="even" r:id="rId35"/>
          <w:headerReference w:type="first" r:id="rId36"/>
          <w:pgSz w:w="12240" w:h="15840"/>
          <w:pgMar w:top="1440" w:right="1440" w:bottom="1440" w:left="1440" w:header="720" w:footer="720" w:gutter="0"/>
          <w:cols w:space="720"/>
          <w:docGrid w:linePitch="360"/>
        </w:sectPr>
      </w:pPr>
    </w:p>
    <w:p w14:paraId="61EEF191" w14:textId="00DAB6BA" w:rsidR="003F0267" w:rsidRPr="00006AC4" w:rsidRDefault="003F0267" w:rsidP="007702A1">
      <w:pPr>
        <w:pStyle w:val="Heading1"/>
        <w:numPr>
          <w:ilvl w:val="0"/>
          <w:numId w:val="0"/>
        </w:numPr>
        <w:ind w:left="360"/>
        <w:contextualSpacing/>
        <w:jc w:val="both"/>
      </w:pPr>
      <w:bookmarkStart w:id="1478" w:name="_ATTACHMENTS"/>
      <w:bookmarkEnd w:id="1478"/>
    </w:p>
    <w:p w14:paraId="257BF3A1" w14:textId="2C9F243E" w:rsidR="00F10447" w:rsidRDefault="7FF4EC6E" w:rsidP="00D4323E">
      <w:pPr>
        <w:pStyle w:val="Heading2"/>
        <w:numPr>
          <w:ilvl w:val="0"/>
          <w:numId w:val="0"/>
        </w:numPr>
      </w:pPr>
      <w:bookmarkStart w:id="1479" w:name="_Appendix_1:_Connect"/>
      <w:bookmarkStart w:id="1480" w:name="_Toc208234034"/>
      <w:bookmarkEnd w:id="1479"/>
      <w:r w:rsidRPr="7FF4EC6E">
        <w:t>Appendix 1: Connect for Cancer Prevention Governance Structure</w:t>
      </w:r>
      <w:bookmarkEnd w:id="1480"/>
    </w:p>
    <w:p w14:paraId="2CC86577" w14:textId="3336BB6E" w:rsidR="00F10447" w:rsidRDefault="00F10447" w:rsidP="3A5A10DB">
      <w:pPr>
        <w:contextualSpacing/>
        <w:rPr>
          <w:rFonts w:eastAsia="Times New Roman"/>
          <w:b/>
          <w:bCs/>
        </w:rPr>
      </w:pPr>
    </w:p>
    <w:p w14:paraId="46E65B78" w14:textId="63BC3240" w:rsidR="00A761F8" w:rsidRDefault="00F30EDC" w:rsidP="42989351">
      <w:pPr>
        <w:contextualSpacing/>
      </w:pPr>
      <w:r>
        <w:rPr>
          <w:noProof/>
        </w:rPr>
        <w:drawing>
          <wp:inline distT="0" distB="0" distL="0" distR="0" wp14:anchorId="5F0E393D" wp14:editId="156AB9DF">
            <wp:extent cx="4572000" cy="2266950"/>
            <wp:effectExtent l="0" t="0" r="0" b="0"/>
            <wp:docPr id="1492994076" name="Picture 1492994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72000" cy="2266950"/>
                    </a:xfrm>
                    <a:prstGeom prst="rect">
                      <a:avLst/>
                    </a:prstGeom>
                  </pic:spPr>
                </pic:pic>
              </a:graphicData>
            </a:graphic>
          </wp:inline>
        </w:drawing>
      </w:r>
    </w:p>
    <w:p w14:paraId="612B327A" w14:textId="309B703C" w:rsidR="00A301D9" w:rsidRDefault="4AD74B66" w:rsidP="00EB0A4C">
      <w:pPr>
        <w:contextualSpacing/>
      </w:pPr>
      <w:r>
        <w:t>Figure 1. Connect for Cancer Prevention Leadership and External Advisory and Review Groups</w:t>
      </w:r>
    </w:p>
    <w:p w14:paraId="6229C87F" w14:textId="359F62C4" w:rsidR="42989351" w:rsidRDefault="42989351" w:rsidP="42989351">
      <w:pPr>
        <w:contextualSpacing/>
      </w:pPr>
    </w:p>
    <w:p w14:paraId="26AD3087" w14:textId="2FC8F398" w:rsidR="42989351" w:rsidRDefault="42989351" w:rsidP="42989351">
      <w:pPr>
        <w:contextualSpacing/>
      </w:pPr>
      <w:r>
        <w:rPr>
          <w:noProof/>
        </w:rPr>
        <w:drawing>
          <wp:inline distT="0" distB="0" distL="0" distR="0" wp14:anchorId="3D01C2BF" wp14:editId="431B9D34">
            <wp:extent cx="4572000" cy="2124075"/>
            <wp:effectExtent l="0" t="0" r="0" b="0"/>
            <wp:docPr id="917558595" name="Picture 91755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72000" cy="2124075"/>
                    </a:xfrm>
                    <a:prstGeom prst="rect">
                      <a:avLst/>
                    </a:prstGeom>
                  </pic:spPr>
                </pic:pic>
              </a:graphicData>
            </a:graphic>
          </wp:inline>
        </w:drawing>
      </w:r>
    </w:p>
    <w:p w14:paraId="3185DB85" w14:textId="71116A89" w:rsidR="42989351" w:rsidRDefault="4AD74B66" w:rsidP="42989351">
      <w:pPr>
        <w:contextualSpacing/>
      </w:pPr>
      <w:r>
        <w:t>Figure 2. Connect for Cancer Prevention Organizational Structure</w:t>
      </w:r>
    </w:p>
    <w:p w14:paraId="45724764" w14:textId="3D97EA33" w:rsidR="42989351" w:rsidRDefault="42989351" w:rsidP="42989351">
      <w:pPr>
        <w:contextualSpacing/>
      </w:pPr>
    </w:p>
    <w:p w14:paraId="28CB8A60" w14:textId="12D0DB34" w:rsidR="42989351" w:rsidRDefault="42989351" w:rsidP="42989351">
      <w:pPr>
        <w:contextualSpacing/>
      </w:pPr>
    </w:p>
    <w:p w14:paraId="0D90F448" w14:textId="3978A1FA" w:rsidR="003F0267" w:rsidRDefault="4AD74B66" w:rsidP="42989351">
      <w:pPr>
        <w:contextualSpacing/>
      </w:pPr>
      <w:r>
        <w:t xml:space="preserve">The Connect for Cancer Prevention leadership structure includes the </w:t>
      </w:r>
      <w:r w:rsidRPr="4AD74B66">
        <w:rPr>
          <w:b/>
          <w:bCs/>
        </w:rPr>
        <w:t>Governing Board</w:t>
      </w:r>
      <w:r>
        <w:t xml:space="preserve"> and leadership committees of the </w:t>
      </w:r>
      <w:r w:rsidRPr="4AD74B66">
        <w:rPr>
          <w:b/>
          <w:bCs/>
        </w:rPr>
        <w:t>DCEG Steering Committee</w:t>
      </w:r>
      <w:r>
        <w:t xml:space="preserve"> and the </w:t>
      </w:r>
      <w:r w:rsidRPr="4AD74B66">
        <w:rPr>
          <w:b/>
          <w:bCs/>
        </w:rPr>
        <w:t>Executive Committee</w:t>
      </w:r>
      <w:r>
        <w:t xml:space="preserve">, which receives  external guidance from the </w:t>
      </w:r>
      <w:r w:rsidRPr="4AD74B66">
        <w:rPr>
          <w:b/>
          <w:bCs/>
        </w:rPr>
        <w:t>International Scientific Advisory Board, the NCI Board of Scientific Counselors,</w:t>
      </w:r>
      <w:r>
        <w:t xml:space="preserve"> and the </w:t>
      </w:r>
      <w:r w:rsidRPr="4AD74B66">
        <w:rPr>
          <w:b/>
          <w:bCs/>
        </w:rPr>
        <w:t xml:space="preserve">Connect Patient Advisory Board. </w:t>
      </w:r>
      <w:r>
        <w:t xml:space="preserve">Scientific review of the Connect for Cancer Prevention study will be conducted by the DCEG </w:t>
      </w:r>
      <w:r w:rsidRPr="4AD74B66">
        <w:rPr>
          <w:b/>
          <w:bCs/>
        </w:rPr>
        <w:t>Senior Advisory Group</w:t>
      </w:r>
      <w:r>
        <w:t xml:space="preserve"> and the </w:t>
      </w:r>
      <w:r w:rsidRPr="4AD74B66">
        <w:rPr>
          <w:b/>
          <w:bCs/>
        </w:rPr>
        <w:t>Biomarkers Research Group</w:t>
      </w:r>
      <w:r>
        <w:t>. The Executive Leadership maintain Subcommittees to propose enhancements to Connect and use of study resources. The development and operations of Connect are supported by</w:t>
      </w:r>
      <w:r w:rsidRPr="4AD74B66">
        <w:rPr>
          <w:b/>
          <w:bCs/>
        </w:rPr>
        <w:t xml:space="preserve"> </w:t>
      </w:r>
      <w:r>
        <w:t xml:space="preserve">the </w:t>
      </w:r>
      <w:r w:rsidRPr="4AD74B66">
        <w:rPr>
          <w:b/>
          <w:bCs/>
        </w:rPr>
        <w:t>Coordinating Center</w:t>
      </w:r>
      <w:r>
        <w:t xml:space="preserve"> in consultation with the </w:t>
      </w:r>
      <w:r w:rsidRPr="4AD74B66">
        <w:rPr>
          <w:b/>
          <w:bCs/>
        </w:rPr>
        <w:t>EpiSphere Data Science &amp; Engineering Research Group</w:t>
      </w:r>
      <w:r>
        <w:t xml:space="preserve">. and the </w:t>
      </w:r>
      <w:r w:rsidRPr="4AD74B66">
        <w:rPr>
          <w:b/>
          <w:bCs/>
        </w:rPr>
        <w:t>Resource Access Committee</w:t>
      </w:r>
      <w:r>
        <w:t xml:space="preserve"> and </w:t>
      </w:r>
    </w:p>
    <w:p w14:paraId="3E56C572" w14:textId="406EB371" w:rsidR="50DFC3F2" w:rsidRDefault="4AD74B66" w:rsidP="50DFC3F2">
      <w:pPr>
        <w:pStyle w:val="Normal2"/>
        <w:numPr>
          <w:ilvl w:val="0"/>
          <w:numId w:val="74"/>
        </w:numPr>
        <w:spacing w:before="120" w:after="120"/>
        <w:ind w:left="360"/>
      </w:pPr>
      <w:r>
        <w:t xml:space="preserve">The </w:t>
      </w:r>
      <w:r w:rsidRPr="4AD74B66">
        <w:rPr>
          <w:b/>
          <w:bCs/>
        </w:rPr>
        <w:t>Governing Board</w:t>
      </w:r>
      <w:r>
        <w:t xml:space="preserve"> is responsible for ensuring funding to support Connect’s aims and goals.</w:t>
      </w:r>
    </w:p>
    <w:p w14:paraId="27098BB2" w14:textId="4F70DC77" w:rsidR="003F0267" w:rsidRDefault="4AD74B66" w:rsidP="000C0B93">
      <w:pPr>
        <w:pStyle w:val="Normal2"/>
        <w:numPr>
          <w:ilvl w:val="0"/>
          <w:numId w:val="74"/>
        </w:numPr>
        <w:spacing w:before="120" w:after="120"/>
        <w:ind w:left="360"/>
      </w:pPr>
      <w:r>
        <w:lastRenderedPageBreak/>
        <w:t xml:space="preserve">The </w:t>
      </w:r>
      <w:r w:rsidRPr="4AD74B66">
        <w:rPr>
          <w:b/>
          <w:bCs/>
        </w:rPr>
        <w:t>Steering Committee</w:t>
      </w:r>
      <w:r>
        <w:t xml:space="preserve"> includes the Principal Investigator, Senior Scientist (chair), DCEG Senior Investigators/ Co-PIs, DCEG Associate Directors, and key staff members from the Connect Coordinating Center. The committee’s responsibilities include the overall operational and scientific coordination of the project; monitoring study progress and budget; managing the contracts to the IHCS sites, support services, and the biorepository; obtaining study approvals from NIH and NCI and producing reports; and, establishing collaborative relationships with other institutions within NIH as well as external academic or industry groups. Together, they work closely with the site Co-PIs and other personnel from the IHCS, biorepository, support services contractor, and the Data Systems Development personnel on the day-to-day study management and operational activities. </w:t>
      </w:r>
    </w:p>
    <w:p w14:paraId="3C7A432D" w14:textId="0AFD5690" w:rsidR="003F0267" w:rsidRDefault="4AD74B66" w:rsidP="000C0B93">
      <w:pPr>
        <w:pStyle w:val="Normal2"/>
        <w:numPr>
          <w:ilvl w:val="0"/>
          <w:numId w:val="74"/>
        </w:numPr>
        <w:spacing w:before="120" w:after="120"/>
        <w:ind w:left="360"/>
      </w:pPr>
      <w:r>
        <w:t xml:space="preserve">The </w:t>
      </w:r>
      <w:r w:rsidRPr="4AD74B66">
        <w:rPr>
          <w:b/>
          <w:bCs/>
        </w:rPr>
        <w:t>Executive Committee</w:t>
      </w:r>
      <w:r>
        <w:t xml:space="preserve"> is comprised of DCEG Steering Committee members, IHCS Site Co-Principal Investigators, the Principal Investigator of the Participant Advisory Board, and the project lead from the support services provider. This committee provides scientific and operational direction of the study. The Executive Committee reviews and provides input on the study protocol as well as any proposed sub-studies for ancillary data and specimen collection. The Executive Committee reviews and addresses unanticipated problems and adverse events during study enrollment and follow-up. The Executive Committee is led by the Connect Senior Scientist from DCEG and a rotating co-chair from among the Co-Principal Investigators of the IHCS sites on one-year terms. The committee meets at least monthly. Final governance or scientific decisions that are central to the integrity of the study are decided by the DCEG Director. In this regard, the Executive Committee is advisory to NCI leadership.</w:t>
      </w:r>
    </w:p>
    <w:p w14:paraId="085343DB" w14:textId="751488C1" w:rsidR="003F0267" w:rsidRDefault="4AD74B66" w:rsidP="000C0B93">
      <w:pPr>
        <w:pStyle w:val="Normal2"/>
        <w:numPr>
          <w:ilvl w:val="0"/>
          <w:numId w:val="74"/>
        </w:numPr>
        <w:spacing w:before="120" w:after="120"/>
        <w:ind w:left="360"/>
      </w:pPr>
      <w:r>
        <w:t xml:space="preserve">The </w:t>
      </w:r>
      <w:r w:rsidRPr="4AD74B66">
        <w:rPr>
          <w:b/>
          <w:bCs/>
        </w:rPr>
        <w:t>International Scientific Advisory Board</w:t>
      </w:r>
      <w:r>
        <w:t xml:space="preserve"> is comprised of experts from the extramural and international scientific community. These individuals have expertise in a range of domains including exposure assessment, biobanking, ethics, participant engagement, patient advocates, bioinformatics, and others. Scientific advisory board members serve 5-year terms and advise the NCI and DCEG Directors.</w:t>
      </w:r>
    </w:p>
    <w:p w14:paraId="7D5ED3F0" w14:textId="22590480" w:rsidR="003F0267" w:rsidRPr="00B02A18" w:rsidRDefault="4AD74B66" w:rsidP="000C0B93">
      <w:pPr>
        <w:pStyle w:val="Normal2"/>
        <w:numPr>
          <w:ilvl w:val="0"/>
          <w:numId w:val="74"/>
        </w:numPr>
        <w:spacing w:before="120" w:after="120"/>
        <w:ind w:left="360"/>
      </w:pPr>
      <w:r>
        <w:t xml:space="preserve">The </w:t>
      </w:r>
      <w:r w:rsidRPr="4AD74B66">
        <w:rPr>
          <w:b/>
          <w:bCs/>
        </w:rPr>
        <w:t>Connect</w:t>
      </w:r>
      <w:r>
        <w:t xml:space="preserve"> </w:t>
      </w:r>
      <w:r w:rsidRPr="4AD74B66">
        <w:rPr>
          <w:b/>
          <w:bCs/>
        </w:rPr>
        <w:t>Participant Advisory Board</w:t>
      </w:r>
      <w:r>
        <w:t xml:space="preserve"> (PAB) led by a recruitment site investigator includes one to two representatives from each of the participating IHCS. The Board had its inaugural meeting in July 2020. They meet at least monthly to advise cohort leadership from the perspective of patient and participant stakeholders. They review study recruitment procedures, value proposition, communication materials among other study aspects. To ensure integration with the larger Connect leadership the PI of the PAB is a member of the Executive Committee and at least one member of the Connect Coordinating Center will attend the PAB meetings, as appropriate.</w:t>
      </w:r>
    </w:p>
    <w:p w14:paraId="49416657" w14:textId="409559FA" w:rsidR="003F0267" w:rsidRPr="005136B8" w:rsidRDefault="4AD74B66" w:rsidP="42989351">
      <w:pPr>
        <w:pStyle w:val="Normal2"/>
        <w:numPr>
          <w:ilvl w:val="0"/>
          <w:numId w:val="74"/>
        </w:numPr>
        <w:spacing w:before="120" w:after="120"/>
        <w:ind w:left="360"/>
      </w:pPr>
      <w:r>
        <w:t xml:space="preserve">The </w:t>
      </w:r>
      <w:r w:rsidRPr="4AD74B66">
        <w:rPr>
          <w:b/>
          <w:bCs/>
        </w:rPr>
        <w:t>Resource Access Committee</w:t>
      </w:r>
      <w:r>
        <w:t xml:space="preserve"> (RAC) will be chaired by the DCEG Senior Scientist, coordinated by a DCEG Staff Scientist, and include representation from the DCEG Connect team, IHCS sites, external investigators using Connect resources, patient representatives, and funding agencies. An Expert Review Panel composed of national and international experts in specific areas, will be convened to evaluate scientific proposals for data and specimen usage. Final approval of proposals will be made by the Connect PI, Dr. Nico Wentzensen. If there are any questions about whether a proposed analysis is authorized within the signed informed consent, the NIH IRB will be consulted.</w:t>
      </w:r>
    </w:p>
    <w:p w14:paraId="110AAF2C" w14:textId="556B6DD3" w:rsidR="003F0267" w:rsidRPr="005136B8" w:rsidRDefault="4AD74B66" w:rsidP="4AD74B66">
      <w:pPr>
        <w:pStyle w:val="Normal2"/>
        <w:numPr>
          <w:ilvl w:val="0"/>
          <w:numId w:val="74"/>
        </w:numPr>
        <w:spacing w:before="120" w:after="120"/>
        <w:ind w:left="360"/>
        <w:rPr>
          <w:rFonts w:ascii="Times" w:eastAsia="Times" w:hAnsi="Times" w:cs="Times"/>
          <w:color w:val="000000" w:themeColor="text1"/>
        </w:rPr>
      </w:pPr>
      <w:r w:rsidRPr="4AD74B66">
        <w:rPr>
          <w:rFonts w:ascii="Times" w:eastAsia="Times" w:hAnsi="Times" w:cs="Times"/>
          <w:b/>
          <w:bCs/>
          <w:color w:val="000000" w:themeColor="text1"/>
        </w:rPr>
        <w:t>Subcommittees of Steering Committee:</w:t>
      </w:r>
      <w:r w:rsidRPr="4AD74B66">
        <w:rPr>
          <w:rFonts w:ascii="Times" w:eastAsia="Times" w:hAnsi="Times" w:cs="Times"/>
          <w:color w:val="000000" w:themeColor="text1"/>
        </w:rPr>
        <w:t xml:space="preserve"> Five Subcommittees represent the major means of collecting data about study participants, including Biospecimens, Digital Biomarkers, </w:t>
      </w:r>
      <w:r w:rsidRPr="4AD74B66">
        <w:rPr>
          <w:rFonts w:ascii="Times" w:eastAsia="Times" w:hAnsi="Times" w:cs="Times"/>
          <w:color w:val="000000" w:themeColor="text1"/>
        </w:rPr>
        <w:lastRenderedPageBreak/>
        <w:t>Questionnaires, Medical Records, and Macro-Level Data. The Subcommittees are tasked with guiding development of Connect infrastructure and enhancements. They are chaired by a DCEG investigator and include membership from other NIH experts. Development of specific scientific and technical details of infrastructure enhancements occur through Working Groups with direct involvement of relevant Subcommittees. Working Groups are led by the enhancement nominator or delegate and include experts from NIH, sites, and/or broader scientific community.</w:t>
      </w:r>
    </w:p>
    <w:sectPr w:rsidR="003F0267" w:rsidRPr="005136B8" w:rsidSect="00F043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8831F" w14:textId="77777777" w:rsidR="00B83AEA" w:rsidRDefault="00B83AEA" w:rsidP="00435648">
      <w:pPr>
        <w:spacing w:before="0" w:after="0"/>
      </w:pPr>
      <w:r>
        <w:separator/>
      </w:r>
    </w:p>
  </w:endnote>
  <w:endnote w:type="continuationSeparator" w:id="0">
    <w:p w14:paraId="6BC650B8" w14:textId="77777777" w:rsidR="00B83AEA" w:rsidRDefault="00B83AEA" w:rsidP="00435648">
      <w:pPr>
        <w:spacing w:before="0" w:after="0"/>
      </w:pPr>
      <w:r>
        <w:continuationSeparator/>
      </w:r>
    </w:p>
  </w:endnote>
  <w:endnote w:type="continuationNotice" w:id="1">
    <w:p w14:paraId="35B09D20" w14:textId="77777777" w:rsidR="00B83AEA" w:rsidRDefault="00B83AE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Geneva">
    <w:panose1 w:val="020B0503030404040204"/>
    <w:charset w:val="00"/>
    <w:family w:val="swiss"/>
    <w:pitch w:val="variable"/>
    <w:sig w:usb0="E00002FF" w:usb1="5200205F" w:usb2="00A0C000" w:usb3="00000000" w:csb0="0000019F" w:csb1="00000000"/>
  </w:font>
  <w:font w:name="Tahoma">
    <w:panose1 w:val="020B0604030504040204"/>
    <w:charset w:val="00"/>
    <w:family w:val="swiss"/>
    <w:pitch w:val="variable"/>
    <w:sig w:usb0="E1002EFF" w:usb1="C000605B" w:usb2="00000029" w:usb3="00000000" w:csb0="000101FF" w:csb1="00000000"/>
  </w:font>
  <w:font w:name="Palatino">
    <w:panose1 w:val="00000000000000000000"/>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mp;quot">
    <w:altName w:val="Cambria"/>
    <w:panose1 w:val="020B06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C5FA" w14:textId="54B1ACD0" w:rsidR="007A2D6E" w:rsidRPr="00C152E9" w:rsidRDefault="76EAA1BB">
    <w:pPr>
      <w:pStyle w:val="Footer"/>
      <w:rPr>
        <w:sz w:val="20"/>
        <w:szCs w:val="20"/>
      </w:rPr>
    </w:pPr>
    <w:r w:rsidRPr="76EAA1BB">
      <w:rPr>
        <w:sz w:val="20"/>
        <w:szCs w:val="20"/>
      </w:rPr>
      <w:t>Template version date 04-06-2020</w:t>
    </w:r>
  </w:p>
  <w:p w14:paraId="586AC0FA" w14:textId="3FA7335D" w:rsidR="781C0F66" w:rsidRDefault="0453B7CF" w:rsidP="781C0F66">
    <w:pPr>
      <w:pStyle w:val="Footer"/>
      <w:rPr>
        <w:sz w:val="20"/>
        <w:szCs w:val="20"/>
      </w:rPr>
    </w:pPr>
    <w:r w:rsidRPr="0453B7CF">
      <w:rPr>
        <w:sz w:val="20"/>
        <w:szCs w:val="20"/>
      </w:rPr>
      <w:t>000034 V0.1</w:t>
    </w:r>
    <w:r w:rsidR="00EE321B">
      <w:rPr>
        <w:sz w:val="20"/>
        <w:szCs w:val="20"/>
      </w:rPr>
      <w:t>6</w:t>
    </w:r>
    <w:r w:rsidRPr="0453B7CF">
      <w:rPr>
        <w:sz w:val="20"/>
        <w:szCs w:val="20"/>
      </w:rPr>
      <w:t xml:space="preserve"> 0</w:t>
    </w:r>
    <w:r w:rsidR="00EE321B">
      <w:rPr>
        <w:sz w:val="20"/>
        <w:szCs w:val="20"/>
      </w:rPr>
      <w:t>9</w:t>
    </w:r>
    <w:r w:rsidRPr="0453B7CF">
      <w:rPr>
        <w:sz w:val="20"/>
        <w:szCs w:val="20"/>
      </w:rPr>
      <w:t>/</w:t>
    </w:r>
    <w:r w:rsidR="00EE321B">
      <w:rPr>
        <w:sz w:val="20"/>
        <w:szCs w:val="20"/>
      </w:rPr>
      <w:t>08</w:t>
    </w:r>
    <w:r w:rsidRPr="0453B7CF">
      <w:rPr>
        <w:sz w:val="20"/>
        <w:szCs w:val="20"/>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80082" w14:textId="77777777" w:rsidR="00B83AEA" w:rsidRDefault="00B83AEA" w:rsidP="00435648">
      <w:pPr>
        <w:spacing w:before="0" w:after="0"/>
      </w:pPr>
      <w:r>
        <w:separator/>
      </w:r>
    </w:p>
  </w:footnote>
  <w:footnote w:type="continuationSeparator" w:id="0">
    <w:p w14:paraId="5634BB3A" w14:textId="77777777" w:rsidR="00B83AEA" w:rsidRDefault="00B83AEA" w:rsidP="00435648">
      <w:pPr>
        <w:spacing w:before="0" w:after="0"/>
      </w:pPr>
      <w:r>
        <w:continuationSeparator/>
      </w:r>
    </w:p>
  </w:footnote>
  <w:footnote w:type="continuationNotice" w:id="1">
    <w:p w14:paraId="46D7F29C" w14:textId="77777777" w:rsidR="00B83AEA" w:rsidRDefault="00B83AE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D47E" w14:textId="60194043" w:rsidR="007A2D6E" w:rsidRDefault="007A2D6E">
    <w:pPr>
      <w:pStyle w:val="Header"/>
      <w:jc w:val="right"/>
    </w:pPr>
    <w:r>
      <w:fldChar w:fldCharType="begin"/>
    </w:r>
    <w:r>
      <w:instrText xml:space="preserve"> PAGE   \* MERGEFORMAT </w:instrText>
    </w:r>
    <w:r>
      <w:fldChar w:fldCharType="separate"/>
    </w:r>
    <w:r>
      <w:rPr>
        <w:noProof/>
      </w:rPr>
      <w:t>69</w:t>
    </w:r>
    <w:r>
      <w:rPr>
        <w:noProof/>
      </w:rPr>
      <w:fldChar w:fldCharType="end"/>
    </w:r>
  </w:p>
  <w:p w14:paraId="12A6DE7C" w14:textId="6D39E2E5" w:rsidR="007A2D6E" w:rsidRPr="00435648" w:rsidRDefault="007A2D6E">
    <w:pPr>
      <w:pStyle w:val="Header"/>
      <w:rPr>
        <w:b/>
        <w:i/>
        <w:sz w:val="20"/>
        <w:lang w:val="en-US"/>
      </w:rPr>
    </w:pPr>
    <w:r w:rsidRPr="00435648">
      <w:rPr>
        <w:b/>
        <w:i/>
        <w:sz w:val="20"/>
        <w:lang w:val="en-US"/>
      </w:rPr>
      <w:t>Abbreviated Title:</w:t>
    </w:r>
    <w:r w:rsidRPr="00D4110A">
      <w:t xml:space="preserve"> </w:t>
    </w:r>
    <w:r w:rsidRPr="00AD6A9D">
      <w:t>Connect for Cancer Prevention</w:t>
    </w:r>
  </w:p>
  <w:p w14:paraId="16B032F8" w14:textId="538F8E7A" w:rsidR="007A2D6E" w:rsidRPr="00435648" w:rsidRDefault="0453B7CF" w:rsidP="0453B7CF">
    <w:pPr>
      <w:pStyle w:val="Header"/>
      <w:spacing w:line="259" w:lineRule="auto"/>
      <w:rPr>
        <w:b/>
        <w:bCs/>
        <w:i/>
        <w:iCs/>
        <w:sz w:val="20"/>
        <w:lang w:val="en-US"/>
      </w:rPr>
    </w:pPr>
    <w:r w:rsidRPr="0453B7CF">
      <w:rPr>
        <w:b/>
        <w:bCs/>
        <w:i/>
        <w:iCs/>
        <w:sz w:val="20"/>
        <w:lang w:val="en-US"/>
      </w:rPr>
      <w:t>Version Date: 0</w:t>
    </w:r>
    <w:r w:rsidR="00EE321B">
      <w:rPr>
        <w:b/>
        <w:bCs/>
        <w:i/>
        <w:iCs/>
        <w:sz w:val="20"/>
        <w:lang w:val="en-US"/>
      </w:rPr>
      <w:t>9</w:t>
    </w:r>
    <w:r w:rsidRPr="0453B7CF">
      <w:rPr>
        <w:b/>
        <w:bCs/>
        <w:i/>
        <w:iCs/>
        <w:sz w:val="20"/>
        <w:lang w:val="en-US"/>
      </w:rPr>
      <w:t>/</w:t>
    </w:r>
    <w:r w:rsidR="00EE321B">
      <w:rPr>
        <w:b/>
        <w:bCs/>
        <w:i/>
        <w:iCs/>
        <w:sz w:val="20"/>
        <w:lang w:val="en-US"/>
      </w:rPr>
      <w:t>08</w:t>
    </w:r>
    <w:r w:rsidRPr="0453B7CF">
      <w:rPr>
        <w:b/>
        <w:bCs/>
        <w:i/>
        <w:iCs/>
        <w:sz w:val="20"/>
        <w:lang w:val="en-US"/>
      </w:rPr>
      <w:t>/2025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88FA" w14:textId="3DB37D2C" w:rsidR="007A2D6E" w:rsidRDefault="007A2D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6D87" w14:textId="783C55C6" w:rsidR="007A2D6E" w:rsidRDefault="007A2D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A69"/>
    <w:multiLevelType w:val="hybridMultilevel"/>
    <w:tmpl w:val="AB685732"/>
    <w:lvl w:ilvl="0" w:tplc="81B09BA8">
      <w:start w:val="1"/>
      <w:numFmt w:val="bullet"/>
      <w:lvlText w:val=""/>
      <w:lvlJc w:val="left"/>
      <w:pPr>
        <w:ind w:left="720" w:hanging="360"/>
      </w:pPr>
      <w:rPr>
        <w:rFonts w:ascii="Symbol" w:hAnsi="Symbol" w:hint="default"/>
      </w:rPr>
    </w:lvl>
    <w:lvl w:ilvl="1" w:tplc="FEDE2EFC">
      <w:start w:val="1"/>
      <w:numFmt w:val="bullet"/>
      <w:lvlText w:val="o"/>
      <w:lvlJc w:val="left"/>
      <w:pPr>
        <w:ind w:left="1440" w:hanging="360"/>
      </w:pPr>
      <w:rPr>
        <w:rFonts w:ascii="Courier New" w:hAnsi="Courier New" w:hint="default"/>
      </w:rPr>
    </w:lvl>
    <w:lvl w:ilvl="2" w:tplc="FED030DC">
      <w:start w:val="1"/>
      <w:numFmt w:val="bullet"/>
      <w:lvlText w:val=""/>
      <w:lvlJc w:val="left"/>
      <w:pPr>
        <w:ind w:left="2160" w:hanging="360"/>
      </w:pPr>
      <w:rPr>
        <w:rFonts w:ascii="Wingdings" w:hAnsi="Wingdings" w:hint="default"/>
      </w:rPr>
    </w:lvl>
    <w:lvl w:ilvl="3" w:tplc="B26E9B5A">
      <w:start w:val="1"/>
      <w:numFmt w:val="bullet"/>
      <w:lvlText w:val=""/>
      <w:lvlJc w:val="left"/>
      <w:pPr>
        <w:ind w:left="2880" w:hanging="360"/>
      </w:pPr>
      <w:rPr>
        <w:rFonts w:ascii="Symbol" w:hAnsi="Symbol" w:hint="default"/>
      </w:rPr>
    </w:lvl>
    <w:lvl w:ilvl="4" w:tplc="4606AA1C">
      <w:start w:val="1"/>
      <w:numFmt w:val="bullet"/>
      <w:lvlText w:val="o"/>
      <w:lvlJc w:val="left"/>
      <w:pPr>
        <w:ind w:left="3600" w:hanging="360"/>
      </w:pPr>
      <w:rPr>
        <w:rFonts w:ascii="Courier New" w:hAnsi="Courier New" w:hint="default"/>
      </w:rPr>
    </w:lvl>
    <w:lvl w:ilvl="5" w:tplc="9FA0248E">
      <w:start w:val="1"/>
      <w:numFmt w:val="bullet"/>
      <w:lvlText w:val=""/>
      <w:lvlJc w:val="left"/>
      <w:pPr>
        <w:ind w:left="4320" w:hanging="360"/>
      </w:pPr>
      <w:rPr>
        <w:rFonts w:ascii="Wingdings" w:hAnsi="Wingdings" w:hint="default"/>
      </w:rPr>
    </w:lvl>
    <w:lvl w:ilvl="6" w:tplc="D12AD7DE">
      <w:start w:val="1"/>
      <w:numFmt w:val="bullet"/>
      <w:lvlText w:val=""/>
      <w:lvlJc w:val="left"/>
      <w:pPr>
        <w:ind w:left="5040" w:hanging="360"/>
      </w:pPr>
      <w:rPr>
        <w:rFonts w:ascii="Symbol" w:hAnsi="Symbol" w:hint="default"/>
      </w:rPr>
    </w:lvl>
    <w:lvl w:ilvl="7" w:tplc="1E1A430C">
      <w:start w:val="1"/>
      <w:numFmt w:val="bullet"/>
      <w:lvlText w:val="o"/>
      <w:lvlJc w:val="left"/>
      <w:pPr>
        <w:ind w:left="5760" w:hanging="360"/>
      </w:pPr>
      <w:rPr>
        <w:rFonts w:ascii="Courier New" w:hAnsi="Courier New" w:hint="default"/>
      </w:rPr>
    </w:lvl>
    <w:lvl w:ilvl="8" w:tplc="73CE176E">
      <w:start w:val="1"/>
      <w:numFmt w:val="bullet"/>
      <w:lvlText w:val=""/>
      <w:lvlJc w:val="left"/>
      <w:pPr>
        <w:ind w:left="6480" w:hanging="360"/>
      </w:pPr>
      <w:rPr>
        <w:rFonts w:ascii="Wingdings" w:hAnsi="Wingdings" w:hint="default"/>
      </w:rPr>
    </w:lvl>
  </w:abstractNum>
  <w:abstractNum w:abstractNumId="1" w15:restartNumberingAfterBreak="0">
    <w:nsid w:val="012E004E"/>
    <w:multiLevelType w:val="hybridMultilevel"/>
    <w:tmpl w:val="0F964D08"/>
    <w:lvl w:ilvl="0" w:tplc="FB20A7E8">
      <w:start w:val="1"/>
      <w:numFmt w:val="decimal"/>
      <w:lvlText w:val="%1."/>
      <w:lvlJc w:val="left"/>
      <w:pPr>
        <w:ind w:left="2664" w:hanging="360"/>
      </w:pPr>
      <w:rPr>
        <w:rFonts w:hint="default"/>
      </w:rPr>
    </w:lvl>
    <w:lvl w:ilvl="1" w:tplc="04090019" w:tentative="1">
      <w:start w:val="1"/>
      <w:numFmt w:val="lowerLetter"/>
      <w:lvlText w:val="%2."/>
      <w:lvlJc w:val="left"/>
      <w:pPr>
        <w:ind w:left="3384" w:hanging="360"/>
      </w:pPr>
    </w:lvl>
    <w:lvl w:ilvl="2" w:tplc="0409001B" w:tentative="1">
      <w:start w:val="1"/>
      <w:numFmt w:val="lowerRoman"/>
      <w:lvlText w:val="%3."/>
      <w:lvlJc w:val="right"/>
      <w:pPr>
        <w:ind w:left="4104" w:hanging="180"/>
      </w:pPr>
    </w:lvl>
    <w:lvl w:ilvl="3" w:tplc="0409000F" w:tentative="1">
      <w:start w:val="1"/>
      <w:numFmt w:val="decimal"/>
      <w:lvlText w:val="%4."/>
      <w:lvlJc w:val="left"/>
      <w:pPr>
        <w:ind w:left="4824" w:hanging="360"/>
      </w:pPr>
    </w:lvl>
    <w:lvl w:ilvl="4" w:tplc="04090019" w:tentative="1">
      <w:start w:val="1"/>
      <w:numFmt w:val="lowerLetter"/>
      <w:lvlText w:val="%5."/>
      <w:lvlJc w:val="left"/>
      <w:pPr>
        <w:ind w:left="5544" w:hanging="360"/>
      </w:pPr>
    </w:lvl>
    <w:lvl w:ilvl="5" w:tplc="0409001B" w:tentative="1">
      <w:start w:val="1"/>
      <w:numFmt w:val="lowerRoman"/>
      <w:lvlText w:val="%6."/>
      <w:lvlJc w:val="right"/>
      <w:pPr>
        <w:ind w:left="6264" w:hanging="180"/>
      </w:pPr>
    </w:lvl>
    <w:lvl w:ilvl="6" w:tplc="0409000F" w:tentative="1">
      <w:start w:val="1"/>
      <w:numFmt w:val="decimal"/>
      <w:lvlText w:val="%7."/>
      <w:lvlJc w:val="left"/>
      <w:pPr>
        <w:ind w:left="6984" w:hanging="360"/>
      </w:pPr>
    </w:lvl>
    <w:lvl w:ilvl="7" w:tplc="04090019" w:tentative="1">
      <w:start w:val="1"/>
      <w:numFmt w:val="lowerLetter"/>
      <w:lvlText w:val="%8."/>
      <w:lvlJc w:val="left"/>
      <w:pPr>
        <w:ind w:left="7704" w:hanging="360"/>
      </w:pPr>
    </w:lvl>
    <w:lvl w:ilvl="8" w:tplc="0409001B" w:tentative="1">
      <w:start w:val="1"/>
      <w:numFmt w:val="lowerRoman"/>
      <w:lvlText w:val="%9."/>
      <w:lvlJc w:val="right"/>
      <w:pPr>
        <w:ind w:left="8424" w:hanging="180"/>
      </w:pPr>
    </w:lvl>
  </w:abstractNum>
  <w:abstractNum w:abstractNumId="2" w15:restartNumberingAfterBreak="0">
    <w:nsid w:val="019678CB"/>
    <w:multiLevelType w:val="hybridMultilevel"/>
    <w:tmpl w:val="8848A8B6"/>
    <w:lvl w:ilvl="0" w:tplc="04090003">
      <w:start w:val="1"/>
      <w:numFmt w:val="bullet"/>
      <w:lvlText w:val="o"/>
      <w:lvlJc w:val="left"/>
      <w:pPr>
        <w:ind w:left="2646" w:hanging="360"/>
      </w:pPr>
      <w:rPr>
        <w:rFonts w:ascii="Courier New" w:hAnsi="Courier New" w:cs="Courier New" w:hint="default"/>
      </w:rPr>
    </w:lvl>
    <w:lvl w:ilvl="1" w:tplc="04090003" w:tentative="1">
      <w:start w:val="1"/>
      <w:numFmt w:val="bullet"/>
      <w:lvlText w:val="o"/>
      <w:lvlJc w:val="left"/>
      <w:pPr>
        <w:ind w:left="3366" w:hanging="360"/>
      </w:pPr>
      <w:rPr>
        <w:rFonts w:ascii="Courier New" w:hAnsi="Courier New" w:cs="Courier New" w:hint="default"/>
      </w:rPr>
    </w:lvl>
    <w:lvl w:ilvl="2" w:tplc="04090005" w:tentative="1">
      <w:start w:val="1"/>
      <w:numFmt w:val="bullet"/>
      <w:lvlText w:val=""/>
      <w:lvlJc w:val="left"/>
      <w:pPr>
        <w:ind w:left="4086" w:hanging="360"/>
      </w:pPr>
      <w:rPr>
        <w:rFonts w:ascii="Wingdings" w:hAnsi="Wingdings" w:hint="default"/>
      </w:rPr>
    </w:lvl>
    <w:lvl w:ilvl="3" w:tplc="04090001" w:tentative="1">
      <w:start w:val="1"/>
      <w:numFmt w:val="bullet"/>
      <w:lvlText w:val=""/>
      <w:lvlJc w:val="left"/>
      <w:pPr>
        <w:ind w:left="4806" w:hanging="360"/>
      </w:pPr>
      <w:rPr>
        <w:rFonts w:ascii="Symbol" w:hAnsi="Symbol" w:hint="default"/>
      </w:rPr>
    </w:lvl>
    <w:lvl w:ilvl="4" w:tplc="04090003" w:tentative="1">
      <w:start w:val="1"/>
      <w:numFmt w:val="bullet"/>
      <w:lvlText w:val="o"/>
      <w:lvlJc w:val="left"/>
      <w:pPr>
        <w:ind w:left="5526" w:hanging="360"/>
      </w:pPr>
      <w:rPr>
        <w:rFonts w:ascii="Courier New" w:hAnsi="Courier New" w:cs="Courier New" w:hint="default"/>
      </w:rPr>
    </w:lvl>
    <w:lvl w:ilvl="5" w:tplc="04090005" w:tentative="1">
      <w:start w:val="1"/>
      <w:numFmt w:val="bullet"/>
      <w:lvlText w:val=""/>
      <w:lvlJc w:val="left"/>
      <w:pPr>
        <w:ind w:left="6246" w:hanging="360"/>
      </w:pPr>
      <w:rPr>
        <w:rFonts w:ascii="Wingdings" w:hAnsi="Wingdings" w:hint="default"/>
      </w:rPr>
    </w:lvl>
    <w:lvl w:ilvl="6" w:tplc="04090001" w:tentative="1">
      <w:start w:val="1"/>
      <w:numFmt w:val="bullet"/>
      <w:lvlText w:val=""/>
      <w:lvlJc w:val="left"/>
      <w:pPr>
        <w:ind w:left="6966" w:hanging="360"/>
      </w:pPr>
      <w:rPr>
        <w:rFonts w:ascii="Symbol" w:hAnsi="Symbol" w:hint="default"/>
      </w:rPr>
    </w:lvl>
    <w:lvl w:ilvl="7" w:tplc="04090003" w:tentative="1">
      <w:start w:val="1"/>
      <w:numFmt w:val="bullet"/>
      <w:lvlText w:val="o"/>
      <w:lvlJc w:val="left"/>
      <w:pPr>
        <w:ind w:left="7686" w:hanging="360"/>
      </w:pPr>
      <w:rPr>
        <w:rFonts w:ascii="Courier New" w:hAnsi="Courier New" w:cs="Courier New" w:hint="default"/>
      </w:rPr>
    </w:lvl>
    <w:lvl w:ilvl="8" w:tplc="04090005" w:tentative="1">
      <w:start w:val="1"/>
      <w:numFmt w:val="bullet"/>
      <w:lvlText w:val=""/>
      <w:lvlJc w:val="left"/>
      <w:pPr>
        <w:ind w:left="8406" w:hanging="360"/>
      </w:pPr>
      <w:rPr>
        <w:rFonts w:ascii="Wingdings" w:hAnsi="Wingdings" w:hint="default"/>
      </w:rPr>
    </w:lvl>
  </w:abstractNum>
  <w:abstractNum w:abstractNumId="3" w15:restartNumberingAfterBreak="0">
    <w:nsid w:val="01F2478B"/>
    <w:multiLevelType w:val="hybridMultilevel"/>
    <w:tmpl w:val="D7183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3856F7"/>
    <w:multiLevelType w:val="hybridMultilevel"/>
    <w:tmpl w:val="0AF47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884C26"/>
    <w:multiLevelType w:val="hybridMultilevel"/>
    <w:tmpl w:val="3FBED0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3BC61D9"/>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041D7816"/>
    <w:multiLevelType w:val="hybridMultilevel"/>
    <w:tmpl w:val="C9B0E31A"/>
    <w:lvl w:ilvl="0" w:tplc="9D8C928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8130A79C">
      <w:start w:val="1"/>
      <w:numFmt w:val="bullet"/>
      <w:lvlText w:val=""/>
      <w:lvlJc w:val="left"/>
      <w:pPr>
        <w:ind w:left="2160" w:hanging="360"/>
      </w:pPr>
      <w:rPr>
        <w:rFonts w:ascii="Wingdings" w:hAnsi="Wingdings" w:hint="default"/>
      </w:rPr>
    </w:lvl>
    <w:lvl w:ilvl="3" w:tplc="AE163146">
      <w:start w:val="1"/>
      <w:numFmt w:val="bullet"/>
      <w:lvlText w:val=""/>
      <w:lvlJc w:val="left"/>
      <w:pPr>
        <w:ind w:left="2880" w:hanging="360"/>
      </w:pPr>
      <w:rPr>
        <w:rFonts w:ascii="Symbol" w:hAnsi="Symbol" w:hint="default"/>
      </w:rPr>
    </w:lvl>
    <w:lvl w:ilvl="4" w:tplc="D20E01F2">
      <w:start w:val="1"/>
      <w:numFmt w:val="bullet"/>
      <w:lvlText w:val="o"/>
      <w:lvlJc w:val="left"/>
      <w:pPr>
        <w:ind w:left="3600" w:hanging="360"/>
      </w:pPr>
      <w:rPr>
        <w:rFonts w:ascii="Courier New" w:hAnsi="Courier New" w:hint="default"/>
      </w:rPr>
    </w:lvl>
    <w:lvl w:ilvl="5" w:tplc="0696254A">
      <w:start w:val="1"/>
      <w:numFmt w:val="bullet"/>
      <w:lvlText w:val=""/>
      <w:lvlJc w:val="left"/>
      <w:pPr>
        <w:ind w:left="4320" w:hanging="360"/>
      </w:pPr>
      <w:rPr>
        <w:rFonts w:ascii="Wingdings" w:hAnsi="Wingdings" w:hint="default"/>
      </w:rPr>
    </w:lvl>
    <w:lvl w:ilvl="6" w:tplc="D5EA21EA">
      <w:start w:val="1"/>
      <w:numFmt w:val="bullet"/>
      <w:lvlText w:val=""/>
      <w:lvlJc w:val="left"/>
      <w:pPr>
        <w:ind w:left="5040" w:hanging="360"/>
      </w:pPr>
      <w:rPr>
        <w:rFonts w:ascii="Symbol" w:hAnsi="Symbol" w:hint="default"/>
      </w:rPr>
    </w:lvl>
    <w:lvl w:ilvl="7" w:tplc="9092BA90">
      <w:start w:val="1"/>
      <w:numFmt w:val="bullet"/>
      <w:lvlText w:val="o"/>
      <w:lvlJc w:val="left"/>
      <w:pPr>
        <w:ind w:left="5760" w:hanging="360"/>
      </w:pPr>
      <w:rPr>
        <w:rFonts w:ascii="Courier New" w:hAnsi="Courier New" w:hint="default"/>
      </w:rPr>
    </w:lvl>
    <w:lvl w:ilvl="8" w:tplc="A2FE6AF4">
      <w:start w:val="1"/>
      <w:numFmt w:val="bullet"/>
      <w:lvlText w:val=""/>
      <w:lvlJc w:val="left"/>
      <w:pPr>
        <w:ind w:left="6480" w:hanging="360"/>
      </w:pPr>
      <w:rPr>
        <w:rFonts w:ascii="Wingdings" w:hAnsi="Wingdings" w:hint="default"/>
      </w:rPr>
    </w:lvl>
  </w:abstractNum>
  <w:abstractNum w:abstractNumId="8" w15:restartNumberingAfterBreak="0">
    <w:nsid w:val="058F773E"/>
    <w:multiLevelType w:val="hybridMultilevel"/>
    <w:tmpl w:val="A6D00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9E30BD"/>
    <w:multiLevelType w:val="hybridMultilevel"/>
    <w:tmpl w:val="F12E25F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06C56D6A"/>
    <w:multiLevelType w:val="hybridMultilevel"/>
    <w:tmpl w:val="A63AB314"/>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 w15:restartNumberingAfterBreak="0">
    <w:nsid w:val="0C6B075A"/>
    <w:multiLevelType w:val="hybridMultilevel"/>
    <w:tmpl w:val="8BCA6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BF203A"/>
    <w:multiLevelType w:val="hybridMultilevel"/>
    <w:tmpl w:val="16FC3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FE0A26"/>
    <w:multiLevelType w:val="hybridMultilevel"/>
    <w:tmpl w:val="26120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2B3CBA"/>
    <w:multiLevelType w:val="hybridMultilevel"/>
    <w:tmpl w:val="235A9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8E14C4"/>
    <w:multiLevelType w:val="hybridMultilevel"/>
    <w:tmpl w:val="A9A00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C66BB5"/>
    <w:multiLevelType w:val="hybridMultilevel"/>
    <w:tmpl w:val="A132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D00455"/>
    <w:multiLevelType w:val="hybridMultilevel"/>
    <w:tmpl w:val="D4F0A99C"/>
    <w:lvl w:ilvl="0" w:tplc="682A8530">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hint="default"/>
      </w:rPr>
    </w:lvl>
    <w:lvl w:ilvl="2" w:tplc="DA465EF8">
      <w:start w:val="1"/>
      <w:numFmt w:val="bullet"/>
      <w:lvlText w:val="-"/>
      <w:lvlJc w:val="left"/>
      <w:pPr>
        <w:ind w:left="2880" w:hanging="360"/>
      </w:pPr>
      <w:rPr>
        <w:rFonts w:ascii="Courier New" w:hAnsi="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0F641D44"/>
    <w:multiLevelType w:val="hybridMultilevel"/>
    <w:tmpl w:val="012C743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15:restartNumberingAfterBreak="0">
    <w:nsid w:val="109A269F"/>
    <w:multiLevelType w:val="hybridMultilevel"/>
    <w:tmpl w:val="D7928F90"/>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0" w15:restartNumberingAfterBreak="0">
    <w:nsid w:val="1278F9B5"/>
    <w:multiLevelType w:val="hybridMultilevel"/>
    <w:tmpl w:val="BC7C8B20"/>
    <w:lvl w:ilvl="0" w:tplc="BDA8564A">
      <w:start w:val="1"/>
      <w:numFmt w:val="bullet"/>
      <w:lvlText w:val=""/>
      <w:lvlJc w:val="left"/>
      <w:pPr>
        <w:ind w:left="720" w:hanging="360"/>
      </w:pPr>
      <w:rPr>
        <w:rFonts w:ascii="Symbol" w:hAnsi="Symbol" w:hint="default"/>
      </w:rPr>
    </w:lvl>
    <w:lvl w:ilvl="1" w:tplc="E3C0D9E8">
      <w:start w:val="1"/>
      <w:numFmt w:val="bullet"/>
      <w:lvlText w:val="o"/>
      <w:lvlJc w:val="left"/>
      <w:pPr>
        <w:ind w:left="1440" w:hanging="360"/>
      </w:pPr>
      <w:rPr>
        <w:rFonts w:ascii="Courier New" w:hAnsi="Courier New" w:hint="default"/>
      </w:rPr>
    </w:lvl>
    <w:lvl w:ilvl="2" w:tplc="453210C0">
      <w:start w:val="1"/>
      <w:numFmt w:val="bullet"/>
      <w:lvlText w:val=""/>
      <w:lvlJc w:val="left"/>
      <w:pPr>
        <w:ind w:left="2160" w:hanging="360"/>
      </w:pPr>
      <w:rPr>
        <w:rFonts w:ascii="Wingdings" w:hAnsi="Wingdings" w:hint="default"/>
      </w:rPr>
    </w:lvl>
    <w:lvl w:ilvl="3" w:tplc="EAF8C974">
      <w:start w:val="1"/>
      <w:numFmt w:val="bullet"/>
      <w:lvlText w:val=""/>
      <w:lvlJc w:val="left"/>
      <w:pPr>
        <w:ind w:left="2880" w:hanging="360"/>
      </w:pPr>
      <w:rPr>
        <w:rFonts w:ascii="Symbol" w:hAnsi="Symbol" w:hint="default"/>
      </w:rPr>
    </w:lvl>
    <w:lvl w:ilvl="4" w:tplc="FF18F2D4">
      <w:start w:val="1"/>
      <w:numFmt w:val="bullet"/>
      <w:lvlText w:val="o"/>
      <w:lvlJc w:val="left"/>
      <w:pPr>
        <w:ind w:left="3600" w:hanging="360"/>
      </w:pPr>
      <w:rPr>
        <w:rFonts w:ascii="Courier New" w:hAnsi="Courier New" w:hint="default"/>
      </w:rPr>
    </w:lvl>
    <w:lvl w:ilvl="5" w:tplc="7486B3E8">
      <w:start w:val="1"/>
      <w:numFmt w:val="bullet"/>
      <w:lvlText w:val=""/>
      <w:lvlJc w:val="left"/>
      <w:pPr>
        <w:ind w:left="4320" w:hanging="360"/>
      </w:pPr>
      <w:rPr>
        <w:rFonts w:ascii="Wingdings" w:hAnsi="Wingdings" w:hint="default"/>
      </w:rPr>
    </w:lvl>
    <w:lvl w:ilvl="6" w:tplc="82E27BB4">
      <w:start w:val="1"/>
      <w:numFmt w:val="bullet"/>
      <w:lvlText w:val=""/>
      <w:lvlJc w:val="left"/>
      <w:pPr>
        <w:ind w:left="5040" w:hanging="360"/>
      </w:pPr>
      <w:rPr>
        <w:rFonts w:ascii="Symbol" w:hAnsi="Symbol" w:hint="default"/>
      </w:rPr>
    </w:lvl>
    <w:lvl w:ilvl="7" w:tplc="0DBE9666">
      <w:start w:val="1"/>
      <w:numFmt w:val="bullet"/>
      <w:lvlText w:val="o"/>
      <w:lvlJc w:val="left"/>
      <w:pPr>
        <w:ind w:left="5760" w:hanging="360"/>
      </w:pPr>
      <w:rPr>
        <w:rFonts w:ascii="Courier New" w:hAnsi="Courier New" w:hint="default"/>
      </w:rPr>
    </w:lvl>
    <w:lvl w:ilvl="8" w:tplc="2D462FD4">
      <w:start w:val="1"/>
      <w:numFmt w:val="bullet"/>
      <w:lvlText w:val=""/>
      <w:lvlJc w:val="left"/>
      <w:pPr>
        <w:ind w:left="6480" w:hanging="360"/>
      </w:pPr>
      <w:rPr>
        <w:rFonts w:ascii="Wingdings" w:hAnsi="Wingdings" w:hint="default"/>
      </w:rPr>
    </w:lvl>
  </w:abstractNum>
  <w:abstractNum w:abstractNumId="21" w15:restartNumberingAfterBreak="0">
    <w:nsid w:val="12EA5094"/>
    <w:multiLevelType w:val="hybridMultilevel"/>
    <w:tmpl w:val="FC281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9272A9"/>
    <w:multiLevelType w:val="hybridMultilevel"/>
    <w:tmpl w:val="311C5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454EBE"/>
    <w:multiLevelType w:val="multilevel"/>
    <w:tmpl w:val="3F4EF104"/>
    <w:lvl w:ilvl="0">
      <w:start w:val="1"/>
      <w:numFmt w:val="decimal"/>
      <w:lvlText w:val="%1.0"/>
      <w:lvlJc w:val="left"/>
      <w:pPr>
        <w:ind w:left="360" w:hanging="360"/>
      </w:pPr>
      <w:rPr>
        <w:rFonts w:hint="default"/>
      </w:rPr>
    </w:lvl>
    <w:lvl w:ilvl="1">
      <w:numFmt w:val="decimal"/>
      <w:lvlText w:val="%1.%2"/>
      <w:lvlJc w:val="left"/>
      <w:pPr>
        <w:ind w:left="576" w:hanging="576"/>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14B47DCE"/>
    <w:multiLevelType w:val="hybridMultilevel"/>
    <w:tmpl w:val="52224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DD1E86"/>
    <w:multiLevelType w:val="hybridMultilevel"/>
    <w:tmpl w:val="6F98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485A45"/>
    <w:multiLevelType w:val="hybridMultilevel"/>
    <w:tmpl w:val="8AAEBA1E"/>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7" w15:restartNumberingAfterBreak="0">
    <w:nsid w:val="18C608E3"/>
    <w:multiLevelType w:val="hybridMultilevel"/>
    <w:tmpl w:val="5DA63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987072"/>
    <w:multiLevelType w:val="hybridMultilevel"/>
    <w:tmpl w:val="30B63E20"/>
    <w:lvl w:ilvl="0" w:tplc="DDB86F6C">
      <w:start w:val="1"/>
      <w:numFmt w:val="decimal"/>
      <w:lvlText w:val="Table %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B69472E"/>
    <w:multiLevelType w:val="hybridMultilevel"/>
    <w:tmpl w:val="F894E1E6"/>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C3C65DC"/>
    <w:multiLevelType w:val="hybridMultilevel"/>
    <w:tmpl w:val="D3422D08"/>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F25155C"/>
    <w:multiLevelType w:val="hybridMultilevel"/>
    <w:tmpl w:val="36E8C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20727B5"/>
    <w:multiLevelType w:val="hybridMultilevel"/>
    <w:tmpl w:val="8C284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5235CC"/>
    <w:multiLevelType w:val="hybridMultilevel"/>
    <w:tmpl w:val="54FA5C36"/>
    <w:lvl w:ilvl="0" w:tplc="8A9AAFBC">
      <w:start w:val="1"/>
      <w:numFmt w:val="decimal"/>
      <w:lvlText w:val="Table %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4E172D4"/>
    <w:multiLevelType w:val="hybridMultilevel"/>
    <w:tmpl w:val="FA543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5FC787F"/>
    <w:multiLevelType w:val="hybridMultilevel"/>
    <w:tmpl w:val="63E82218"/>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66B2264"/>
    <w:multiLevelType w:val="hybridMultilevel"/>
    <w:tmpl w:val="29645A7A"/>
    <w:lvl w:ilvl="0" w:tplc="7D9670AC">
      <w:start w:val="1"/>
      <w:numFmt w:val="bullet"/>
      <w:lvlText w:val=""/>
      <w:lvlJc w:val="left"/>
      <w:pPr>
        <w:ind w:left="720" w:hanging="360"/>
      </w:pPr>
      <w:rPr>
        <w:rFonts w:ascii="Symbol" w:hAnsi="Symbol" w:hint="default"/>
      </w:rPr>
    </w:lvl>
    <w:lvl w:ilvl="1" w:tplc="15EEBEE0">
      <w:start w:val="1"/>
      <w:numFmt w:val="bullet"/>
      <w:lvlText w:val="o"/>
      <w:lvlJc w:val="left"/>
      <w:pPr>
        <w:ind w:left="1440" w:hanging="360"/>
      </w:pPr>
      <w:rPr>
        <w:rFonts w:ascii="Courier New" w:hAnsi="Courier New" w:hint="default"/>
      </w:rPr>
    </w:lvl>
    <w:lvl w:ilvl="2" w:tplc="1D162E70">
      <w:start w:val="1"/>
      <w:numFmt w:val="bullet"/>
      <w:lvlText w:val=""/>
      <w:lvlJc w:val="left"/>
      <w:pPr>
        <w:ind w:left="2160" w:hanging="360"/>
      </w:pPr>
      <w:rPr>
        <w:rFonts w:ascii="Wingdings" w:hAnsi="Wingdings" w:hint="default"/>
      </w:rPr>
    </w:lvl>
    <w:lvl w:ilvl="3" w:tplc="F230DDD4">
      <w:start w:val="1"/>
      <w:numFmt w:val="bullet"/>
      <w:lvlText w:val=""/>
      <w:lvlJc w:val="left"/>
      <w:pPr>
        <w:ind w:left="2880" w:hanging="360"/>
      </w:pPr>
      <w:rPr>
        <w:rFonts w:ascii="Symbol" w:hAnsi="Symbol" w:hint="default"/>
      </w:rPr>
    </w:lvl>
    <w:lvl w:ilvl="4" w:tplc="B604422C">
      <w:start w:val="1"/>
      <w:numFmt w:val="bullet"/>
      <w:lvlText w:val="o"/>
      <w:lvlJc w:val="left"/>
      <w:pPr>
        <w:ind w:left="3600" w:hanging="360"/>
      </w:pPr>
      <w:rPr>
        <w:rFonts w:ascii="Courier New" w:hAnsi="Courier New" w:hint="default"/>
      </w:rPr>
    </w:lvl>
    <w:lvl w:ilvl="5" w:tplc="FBC6A638">
      <w:start w:val="1"/>
      <w:numFmt w:val="bullet"/>
      <w:lvlText w:val=""/>
      <w:lvlJc w:val="left"/>
      <w:pPr>
        <w:ind w:left="4320" w:hanging="360"/>
      </w:pPr>
      <w:rPr>
        <w:rFonts w:ascii="Wingdings" w:hAnsi="Wingdings" w:hint="default"/>
      </w:rPr>
    </w:lvl>
    <w:lvl w:ilvl="6" w:tplc="576E9A88">
      <w:start w:val="1"/>
      <w:numFmt w:val="bullet"/>
      <w:lvlText w:val=""/>
      <w:lvlJc w:val="left"/>
      <w:pPr>
        <w:ind w:left="5040" w:hanging="360"/>
      </w:pPr>
      <w:rPr>
        <w:rFonts w:ascii="Symbol" w:hAnsi="Symbol" w:hint="default"/>
      </w:rPr>
    </w:lvl>
    <w:lvl w:ilvl="7" w:tplc="F36AF046">
      <w:start w:val="1"/>
      <w:numFmt w:val="bullet"/>
      <w:lvlText w:val="o"/>
      <w:lvlJc w:val="left"/>
      <w:pPr>
        <w:ind w:left="5760" w:hanging="360"/>
      </w:pPr>
      <w:rPr>
        <w:rFonts w:ascii="Courier New" w:hAnsi="Courier New" w:hint="default"/>
      </w:rPr>
    </w:lvl>
    <w:lvl w:ilvl="8" w:tplc="57D4EBC2">
      <w:start w:val="1"/>
      <w:numFmt w:val="bullet"/>
      <w:lvlText w:val=""/>
      <w:lvlJc w:val="left"/>
      <w:pPr>
        <w:ind w:left="6480" w:hanging="360"/>
      </w:pPr>
      <w:rPr>
        <w:rFonts w:ascii="Wingdings" w:hAnsi="Wingdings" w:hint="default"/>
      </w:rPr>
    </w:lvl>
  </w:abstractNum>
  <w:abstractNum w:abstractNumId="37" w15:restartNumberingAfterBreak="0">
    <w:nsid w:val="26A94960"/>
    <w:multiLevelType w:val="hybridMultilevel"/>
    <w:tmpl w:val="36A25BDA"/>
    <w:lvl w:ilvl="0" w:tplc="FFFFFFFF">
      <w:start w:val="1"/>
      <w:numFmt w:val="bullet"/>
      <w:lvlText w:val="o"/>
      <w:lvlJc w:val="left"/>
      <w:pPr>
        <w:ind w:left="1296" w:hanging="360"/>
      </w:pPr>
      <w:rPr>
        <w:rFonts w:ascii="Courier New" w:hAnsi="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8" w15:restartNumberingAfterBreak="0">
    <w:nsid w:val="27843BBA"/>
    <w:multiLevelType w:val="hybridMultilevel"/>
    <w:tmpl w:val="2F1A4CF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8D77203"/>
    <w:multiLevelType w:val="hybridMultilevel"/>
    <w:tmpl w:val="78024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96E2AD8"/>
    <w:multiLevelType w:val="hybridMultilevel"/>
    <w:tmpl w:val="941EB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DB658D"/>
    <w:multiLevelType w:val="hybridMultilevel"/>
    <w:tmpl w:val="294CA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AA65779"/>
    <w:multiLevelType w:val="hybridMultilevel"/>
    <w:tmpl w:val="1EEC9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D322DA"/>
    <w:multiLevelType w:val="multilevel"/>
    <w:tmpl w:val="62C2384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99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2C027873"/>
    <w:multiLevelType w:val="hybridMultilevel"/>
    <w:tmpl w:val="349E05F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5" w15:restartNumberingAfterBreak="0">
    <w:nsid w:val="2C6429B4"/>
    <w:multiLevelType w:val="hybridMultilevel"/>
    <w:tmpl w:val="2696C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DF54E83"/>
    <w:multiLevelType w:val="hybridMultilevel"/>
    <w:tmpl w:val="890C2EC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7" w15:restartNumberingAfterBreak="0">
    <w:nsid w:val="2FF93164"/>
    <w:multiLevelType w:val="hybridMultilevel"/>
    <w:tmpl w:val="EC447908"/>
    <w:lvl w:ilvl="0" w:tplc="04090001">
      <w:start w:val="1"/>
      <w:numFmt w:val="bullet"/>
      <w:lvlText w:val=""/>
      <w:lvlJc w:val="left"/>
      <w:pPr>
        <w:ind w:left="1296" w:hanging="360"/>
      </w:pPr>
      <w:rPr>
        <w:rFonts w:ascii="Symbol" w:hAnsi="Symbol" w:cs="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cs="Wingdings" w:hint="default"/>
      </w:rPr>
    </w:lvl>
    <w:lvl w:ilvl="3" w:tplc="04090001" w:tentative="1">
      <w:start w:val="1"/>
      <w:numFmt w:val="bullet"/>
      <w:lvlText w:val=""/>
      <w:lvlJc w:val="left"/>
      <w:pPr>
        <w:ind w:left="3456" w:hanging="360"/>
      </w:pPr>
      <w:rPr>
        <w:rFonts w:ascii="Symbol" w:hAnsi="Symbol" w:cs="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cs="Wingdings" w:hint="default"/>
      </w:rPr>
    </w:lvl>
    <w:lvl w:ilvl="6" w:tplc="04090001" w:tentative="1">
      <w:start w:val="1"/>
      <w:numFmt w:val="bullet"/>
      <w:lvlText w:val=""/>
      <w:lvlJc w:val="left"/>
      <w:pPr>
        <w:ind w:left="5616" w:hanging="360"/>
      </w:pPr>
      <w:rPr>
        <w:rFonts w:ascii="Symbol" w:hAnsi="Symbol" w:cs="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cs="Wingdings" w:hint="default"/>
      </w:rPr>
    </w:lvl>
  </w:abstractNum>
  <w:abstractNum w:abstractNumId="48" w15:restartNumberingAfterBreak="0">
    <w:nsid w:val="304E666C"/>
    <w:multiLevelType w:val="hybridMultilevel"/>
    <w:tmpl w:val="F3E08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05744AF"/>
    <w:multiLevelType w:val="hybridMultilevel"/>
    <w:tmpl w:val="660C6DE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0" w15:restartNumberingAfterBreak="0">
    <w:nsid w:val="315D728B"/>
    <w:multiLevelType w:val="hybridMultilevel"/>
    <w:tmpl w:val="2406822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1" w15:restartNumberingAfterBreak="0">
    <w:nsid w:val="31B771F6"/>
    <w:multiLevelType w:val="multilevel"/>
    <w:tmpl w:val="83B2BE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2" w15:restartNumberingAfterBreak="0">
    <w:nsid w:val="32122243"/>
    <w:multiLevelType w:val="hybridMultilevel"/>
    <w:tmpl w:val="49C4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33B0C3F"/>
    <w:multiLevelType w:val="hybridMultilevel"/>
    <w:tmpl w:val="E8302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68D0F88"/>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37772142"/>
    <w:multiLevelType w:val="hybridMultilevel"/>
    <w:tmpl w:val="2CD8E6A4"/>
    <w:lvl w:ilvl="0" w:tplc="0409000F">
      <w:start w:val="1"/>
      <w:numFmt w:val="decimal"/>
      <w:lvlText w:val="%1."/>
      <w:lvlJc w:val="left"/>
      <w:pPr>
        <w:ind w:left="1296" w:hanging="360"/>
      </w:pPr>
      <w:rPr>
        <w:rFonts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cs="Wingdings" w:hint="default"/>
      </w:rPr>
    </w:lvl>
    <w:lvl w:ilvl="3" w:tplc="04090001" w:tentative="1">
      <w:start w:val="1"/>
      <w:numFmt w:val="bullet"/>
      <w:lvlText w:val=""/>
      <w:lvlJc w:val="left"/>
      <w:pPr>
        <w:ind w:left="3456" w:hanging="360"/>
      </w:pPr>
      <w:rPr>
        <w:rFonts w:ascii="Symbol" w:hAnsi="Symbol" w:cs="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cs="Wingdings" w:hint="default"/>
      </w:rPr>
    </w:lvl>
    <w:lvl w:ilvl="6" w:tplc="04090001" w:tentative="1">
      <w:start w:val="1"/>
      <w:numFmt w:val="bullet"/>
      <w:lvlText w:val=""/>
      <w:lvlJc w:val="left"/>
      <w:pPr>
        <w:ind w:left="5616" w:hanging="360"/>
      </w:pPr>
      <w:rPr>
        <w:rFonts w:ascii="Symbol" w:hAnsi="Symbol" w:cs="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cs="Wingdings" w:hint="default"/>
      </w:rPr>
    </w:lvl>
  </w:abstractNum>
  <w:abstractNum w:abstractNumId="56" w15:restartNumberingAfterBreak="0">
    <w:nsid w:val="37DC26AA"/>
    <w:multiLevelType w:val="hybridMultilevel"/>
    <w:tmpl w:val="E11CB36A"/>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383F115D"/>
    <w:multiLevelType w:val="hybridMultilevel"/>
    <w:tmpl w:val="B3E4C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870580D"/>
    <w:multiLevelType w:val="hybridMultilevel"/>
    <w:tmpl w:val="691A9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88F72C0"/>
    <w:multiLevelType w:val="hybridMultilevel"/>
    <w:tmpl w:val="FDA09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9232476"/>
    <w:multiLevelType w:val="hybridMultilevel"/>
    <w:tmpl w:val="0EA4EEC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1" w15:restartNumberingAfterBreak="0">
    <w:nsid w:val="3B5EDD1E"/>
    <w:multiLevelType w:val="hybridMultilevel"/>
    <w:tmpl w:val="007615B4"/>
    <w:lvl w:ilvl="0" w:tplc="E46A6BA2">
      <w:start w:val="1"/>
      <w:numFmt w:val="bullet"/>
      <w:lvlText w:val=""/>
      <w:lvlJc w:val="left"/>
      <w:pPr>
        <w:ind w:left="720" w:hanging="360"/>
      </w:pPr>
      <w:rPr>
        <w:rFonts w:ascii="Symbol" w:hAnsi="Symbol" w:hint="default"/>
      </w:rPr>
    </w:lvl>
    <w:lvl w:ilvl="1" w:tplc="C73CC296">
      <w:start w:val="1"/>
      <w:numFmt w:val="bullet"/>
      <w:lvlText w:val="o"/>
      <w:lvlJc w:val="left"/>
      <w:pPr>
        <w:ind w:left="1440" w:hanging="360"/>
      </w:pPr>
      <w:rPr>
        <w:rFonts w:ascii="Courier New" w:hAnsi="Courier New" w:hint="default"/>
      </w:rPr>
    </w:lvl>
    <w:lvl w:ilvl="2" w:tplc="AEBAAAF2">
      <w:start w:val="1"/>
      <w:numFmt w:val="bullet"/>
      <w:lvlText w:val=""/>
      <w:lvlJc w:val="left"/>
      <w:pPr>
        <w:ind w:left="2160" w:hanging="360"/>
      </w:pPr>
      <w:rPr>
        <w:rFonts w:ascii="Wingdings" w:hAnsi="Wingdings" w:hint="default"/>
      </w:rPr>
    </w:lvl>
    <w:lvl w:ilvl="3" w:tplc="AC14FA8C">
      <w:start w:val="1"/>
      <w:numFmt w:val="bullet"/>
      <w:lvlText w:val=""/>
      <w:lvlJc w:val="left"/>
      <w:pPr>
        <w:ind w:left="2880" w:hanging="360"/>
      </w:pPr>
      <w:rPr>
        <w:rFonts w:ascii="Symbol" w:hAnsi="Symbol" w:hint="default"/>
      </w:rPr>
    </w:lvl>
    <w:lvl w:ilvl="4" w:tplc="8C42560E">
      <w:start w:val="1"/>
      <w:numFmt w:val="bullet"/>
      <w:lvlText w:val="o"/>
      <w:lvlJc w:val="left"/>
      <w:pPr>
        <w:ind w:left="3600" w:hanging="360"/>
      </w:pPr>
      <w:rPr>
        <w:rFonts w:ascii="Courier New" w:hAnsi="Courier New" w:hint="default"/>
      </w:rPr>
    </w:lvl>
    <w:lvl w:ilvl="5" w:tplc="DEAE6FF8">
      <w:start w:val="1"/>
      <w:numFmt w:val="bullet"/>
      <w:lvlText w:val=""/>
      <w:lvlJc w:val="left"/>
      <w:pPr>
        <w:ind w:left="4320" w:hanging="360"/>
      </w:pPr>
      <w:rPr>
        <w:rFonts w:ascii="Wingdings" w:hAnsi="Wingdings" w:hint="default"/>
      </w:rPr>
    </w:lvl>
    <w:lvl w:ilvl="6" w:tplc="120EEF4E">
      <w:start w:val="1"/>
      <w:numFmt w:val="bullet"/>
      <w:lvlText w:val=""/>
      <w:lvlJc w:val="left"/>
      <w:pPr>
        <w:ind w:left="5040" w:hanging="360"/>
      </w:pPr>
      <w:rPr>
        <w:rFonts w:ascii="Symbol" w:hAnsi="Symbol" w:hint="default"/>
      </w:rPr>
    </w:lvl>
    <w:lvl w:ilvl="7" w:tplc="0C4E48A6">
      <w:start w:val="1"/>
      <w:numFmt w:val="bullet"/>
      <w:lvlText w:val="o"/>
      <w:lvlJc w:val="left"/>
      <w:pPr>
        <w:ind w:left="5760" w:hanging="360"/>
      </w:pPr>
      <w:rPr>
        <w:rFonts w:ascii="Courier New" w:hAnsi="Courier New" w:hint="default"/>
      </w:rPr>
    </w:lvl>
    <w:lvl w:ilvl="8" w:tplc="6BC00EC0">
      <w:start w:val="1"/>
      <w:numFmt w:val="bullet"/>
      <w:lvlText w:val=""/>
      <w:lvlJc w:val="left"/>
      <w:pPr>
        <w:ind w:left="6480" w:hanging="360"/>
      </w:pPr>
      <w:rPr>
        <w:rFonts w:ascii="Wingdings" w:hAnsi="Wingdings" w:hint="default"/>
      </w:rPr>
    </w:lvl>
  </w:abstractNum>
  <w:abstractNum w:abstractNumId="62" w15:restartNumberingAfterBreak="0">
    <w:nsid w:val="3BE16C42"/>
    <w:multiLevelType w:val="hybridMultilevel"/>
    <w:tmpl w:val="EEAC0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D03578D"/>
    <w:multiLevelType w:val="hybridMultilevel"/>
    <w:tmpl w:val="9B7C54CE"/>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64" w15:restartNumberingAfterBreak="0">
    <w:nsid w:val="3D7E46AD"/>
    <w:multiLevelType w:val="hybridMultilevel"/>
    <w:tmpl w:val="1BC60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F572879"/>
    <w:multiLevelType w:val="hybridMultilevel"/>
    <w:tmpl w:val="FCC4A238"/>
    <w:lvl w:ilvl="0" w:tplc="78F6FC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0ED77FA"/>
    <w:multiLevelType w:val="hybridMultilevel"/>
    <w:tmpl w:val="24E6FF80"/>
    <w:lvl w:ilvl="0" w:tplc="682A8530">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hint="default"/>
      </w:rPr>
    </w:lvl>
    <w:lvl w:ilvl="2" w:tplc="04090003">
      <w:start w:val="1"/>
      <w:numFmt w:val="bullet"/>
      <w:lvlText w:val="o"/>
      <w:lvlJc w:val="left"/>
      <w:pPr>
        <w:ind w:left="288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3240F9B"/>
    <w:multiLevelType w:val="hybridMultilevel"/>
    <w:tmpl w:val="A2341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4064A52"/>
    <w:multiLevelType w:val="hybridMultilevel"/>
    <w:tmpl w:val="F93AAC52"/>
    <w:lvl w:ilvl="0" w:tplc="682A8530">
      <w:start w:val="1"/>
      <w:numFmt w:val="bullet"/>
      <w:lvlText w:val=""/>
      <w:lvlJc w:val="left"/>
      <w:pPr>
        <w:ind w:left="108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44C75B15"/>
    <w:multiLevelType w:val="hybridMultilevel"/>
    <w:tmpl w:val="FB3E0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4D72FDA"/>
    <w:multiLevelType w:val="hybridMultilevel"/>
    <w:tmpl w:val="D70A32C6"/>
    <w:lvl w:ilvl="0" w:tplc="2334C77A">
      <w:start w:val="1"/>
      <w:numFmt w:val="decimal"/>
      <w:lvlText w:val="Table %1."/>
      <w:lvlJc w:val="left"/>
      <w:pPr>
        <w:ind w:left="1296"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71" w15:restartNumberingAfterBreak="0">
    <w:nsid w:val="44E5541A"/>
    <w:multiLevelType w:val="hybridMultilevel"/>
    <w:tmpl w:val="42DE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582576E"/>
    <w:multiLevelType w:val="hybridMultilevel"/>
    <w:tmpl w:val="A8D4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5DD7742"/>
    <w:multiLevelType w:val="hybridMultilevel"/>
    <w:tmpl w:val="E618D7A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4" w15:restartNumberingAfterBreak="0">
    <w:nsid w:val="466E3E6E"/>
    <w:multiLevelType w:val="hybridMultilevel"/>
    <w:tmpl w:val="85BE605A"/>
    <w:lvl w:ilvl="0" w:tplc="04090003">
      <w:start w:val="1"/>
      <w:numFmt w:val="bullet"/>
      <w:lvlText w:val="o"/>
      <w:lvlJc w:val="left"/>
      <w:pPr>
        <w:ind w:left="1080" w:hanging="360"/>
      </w:pPr>
      <w:rPr>
        <w:rFonts w:ascii="Courier New" w:hAnsi="Courier New" w:cs="Courier New" w:hint="default"/>
      </w:rPr>
    </w:lvl>
    <w:lvl w:ilvl="1" w:tplc="DA465EF8">
      <w:start w:val="1"/>
      <w:numFmt w:val="bullet"/>
      <w:lvlText w:val="-"/>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46783360"/>
    <w:multiLevelType w:val="hybridMultilevel"/>
    <w:tmpl w:val="6018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68A637E"/>
    <w:multiLevelType w:val="hybridMultilevel"/>
    <w:tmpl w:val="6B146FC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7" w15:restartNumberingAfterBreak="0">
    <w:nsid w:val="46A84BB9"/>
    <w:multiLevelType w:val="hybridMultilevel"/>
    <w:tmpl w:val="785CD1A4"/>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8" w15:restartNumberingAfterBreak="0">
    <w:nsid w:val="47874232"/>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9" w15:restartNumberingAfterBreak="0">
    <w:nsid w:val="47CC33AD"/>
    <w:multiLevelType w:val="hybridMultilevel"/>
    <w:tmpl w:val="C3564DB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0" w15:restartNumberingAfterBreak="0">
    <w:nsid w:val="487B66AF"/>
    <w:multiLevelType w:val="hybridMultilevel"/>
    <w:tmpl w:val="10F8637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1"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9020A9F"/>
    <w:multiLevelType w:val="hybridMultilevel"/>
    <w:tmpl w:val="C5029B7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9B90DD4"/>
    <w:multiLevelType w:val="hybridMultilevel"/>
    <w:tmpl w:val="77A8E938"/>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AB676FB"/>
    <w:multiLevelType w:val="hybridMultilevel"/>
    <w:tmpl w:val="C53051A0"/>
    <w:lvl w:ilvl="0" w:tplc="F384A7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B110398"/>
    <w:multiLevelType w:val="hybridMultilevel"/>
    <w:tmpl w:val="27DA4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4B1B02E6"/>
    <w:multiLevelType w:val="hybridMultilevel"/>
    <w:tmpl w:val="D0643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B1C2F9D"/>
    <w:multiLevelType w:val="hybridMultilevel"/>
    <w:tmpl w:val="9BBC2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B6069EA"/>
    <w:multiLevelType w:val="hybridMultilevel"/>
    <w:tmpl w:val="201C1AB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9" w15:restartNumberingAfterBreak="0">
    <w:nsid w:val="4D587554"/>
    <w:multiLevelType w:val="hybridMultilevel"/>
    <w:tmpl w:val="E5D6CD8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0" w15:restartNumberingAfterBreak="0">
    <w:nsid w:val="4ECD4501"/>
    <w:multiLevelType w:val="hybridMultilevel"/>
    <w:tmpl w:val="F9BC29E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1" w15:restartNumberingAfterBreak="0">
    <w:nsid w:val="505646DA"/>
    <w:multiLevelType w:val="hybridMultilevel"/>
    <w:tmpl w:val="9D7C460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2" w15:restartNumberingAfterBreak="0">
    <w:nsid w:val="50D0080E"/>
    <w:multiLevelType w:val="hybridMultilevel"/>
    <w:tmpl w:val="F2F66A26"/>
    <w:styleLink w:val="SPNumberedTabs"/>
    <w:lvl w:ilvl="0" w:tplc="03AAC98A">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3F66FD4">
      <w:start w:val="1"/>
      <w:numFmt w:val="lowerLetter"/>
      <w:lvlText w:val="%2."/>
      <w:lvlJc w:val="left"/>
      <w:pPr>
        <w:tabs>
          <w:tab w:val="num" w:pos="1080"/>
        </w:tabs>
        <w:ind w:left="1080" w:hanging="360"/>
      </w:pPr>
      <w:rPr>
        <w:rFonts w:hint="default"/>
      </w:rPr>
    </w:lvl>
    <w:lvl w:ilvl="2" w:tplc="8BE656DA">
      <w:start w:val="1"/>
      <w:numFmt w:val="lowerLetter"/>
      <w:lvlText w:val="%3."/>
      <w:lvlJc w:val="left"/>
      <w:pPr>
        <w:tabs>
          <w:tab w:val="num" w:pos="1080"/>
        </w:tabs>
        <w:ind w:left="1080" w:hanging="360"/>
      </w:pPr>
      <w:rPr>
        <w:rFonts w:hint="default"/>
      </w:rPr>
    </w:lvl>
    <w:lvl w:ilvl="3" w:tplc="4518F5D2">
      <w:start w:val="1"/>
      <w:numFmt w:val="lowerLetter"/>
      <w:lvlText w:val="%4."/>
      <w:lvlJc w:val="left"/>
      <w:pPr>
        <w:tabs>
          <w:tab w:val="num" w:pos="1080"/>
        </w:tabs>
        <w:ind w:left="1080" w:hanging="360"/>
      </w:pPr>
      <w:rPr>
        <w:rFonts w:hint="default"/>
      </w:rPr>
    </w:lvl>
    <w:lvl w:ilvl="4" w:tplc="22A8093E">
      <w:start w:val="1"/>
      <w:numFmt w:val="lowerLetter"/>
      <w:lvlText w:val="%5."/>
      <w:lvlJc w:val="left"/>
      <w:pPr>
        <w:tabs>
          <w:tab w:val="num" w:pos="1080"/>
        </w:tabs>
        <w:ind w:left="1080" w:hanging="360"/>
      </w:pPr>
      <w:rPr>
        <w:rFonts w:hint="default"/>
      </w:rPr>
    </w:lvl>
    <w:lvl w:ilvl="5" w:tplc="CAB28628">
      <w:start w:val="1"/>
      <w:numFmt w:val="lowerLetter"/>
      <w:lvlText w:val="%6."/>
      <w:lvlJc w:val="left"/>
      <w:pPr>
        <w:tabs>
          <w:tab w:val="num" w:pos="1080"/>
        </w:tabs>
        <w:ind w:left="1080" w:hanging="360"/>
      </w:pPr>
      <w:rPr>
        <w:rFonts w:hint="default"/>
      </w:rPr>
    </w:lvl>
    <w:lvl w:ilvl="6" w:tplc="10586FE4">
      <w:start w:val="1"/>
      <w:numFmt w:val="lowerLetter"/>
      <w:lvlText w:val="%7."/>
      <w:lvlJc w:val="left"/>
      <w:pPr>
        <w:tabs>
          <w:tab w:val="num" w:pos="1080"/>
        </w:tabs>
        <w:ind w:left="1080" w:hanging="360"/>
      </w:pPr>
      <w:rPr>
        <w:rFonts w:hint="default"/>
      </w:rPr>
    </w:lvl>
    <w:lvl w:ilvl="7" w:tplc="F8160C44">
      <w:start w:val="1"/>
      <w:numFmt w:val="lowerLetter"/>
      <w:lvlText w:val="%8."/>
      <w:lvlJc w:val="left"/>
      <w:pPr>
        <w:tabs>
          <w:tab w:val="num" w:pos="1080"/>
        </w:tabs>
        <w:ind w:left="1080" w:hanging="360"/>
      </w:pPr>
      <w:rPr>
        <w:rFonts w:hint="default"/>
      </w:rPr>
    </w:lvl>
    <w:lvl w:ilvl="8" w:tplc="EFC85A6C">
      <w:start w:val="1"/>
      <w:numFmt w:val="lowerLetter"/>
      <w:lvlText w:val="%9."/>
      <w:lvlJc w:val="left"/>
      <w:pPr>
        <w:tabs>
          <w:tab w:val="num" w:pos="1080"/>
        </w:tabs>
        <w:ind w:left="1080" w:hanging="360"/>
      </w:pPr>
      <w:rPr>
        <w:rFonts w:hint="default"/>
      </w:rPr>
    </w:lvl>
  </w:abstractNum>
  <w:abstractNum w:abstractNumId="93" w15:restartNumberingAfterBreak="0">
    <w:nsid w:val="511E2772"/>
    <w:multiLevelType w:val="hybridMultilevel"/>
    <w:tmpl w:val="E348D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21A71F1"/>
    <w:multiLevelType w:val="hybridMultilevel"/>
    <w:tmpl w:val="F696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2B65F68"/>
    <w:multiLevelType w:val="multilevel"/>
    <w:tmpl w:val="A72E184E"/>
    <w:lvl w:ilvl="0">
      <w:start w:val="1"/>
      <w:numFmt w:val="decimal"/>
      <w:pStyle w:val="ProtocolStyle"/>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6" w15:restartNumberingAfterBreak="0">
    <w:nsid w:val="52D905C8"/>
    <w:multiLevelType w:val="hybridMultilevel"/>
    <w:tmpl w:val="F224E61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7" w15:restartNumberingAfterBreak="0">
    <w:nsid w:val="54383BA4"/>
    <w:multiLevelType w:val="hybridMultilevel"/>
    <w:tmpl w:val="530C4396"/>
    <w:lvl w:ilvl="0" w:tplc="58BA4BC2">
      <w:start w:val="1"/>
      <w:numFmt w:val="bullet"/>
      <w:pStyle w:val="Style4"/>
      <w:lvlText w:val=""/>
      <w:lvlJc w:val="left"/>
      <w:pPr>
        <w:ind w:left="1530" w:hanging="360"/>
      </w:pPr>
      <w:rPr>
        <w:rFonts w:ascii="Symbol" w:hAnsi="Symbol" w:hint="default"/>
      </w:rPr>
    </w:lvl>
    <w:lvl w:ilvl="1" w:tplc="04090003" w:tentative="1">
      <w:start w:val="1"/>
      <w:numFmt w:val="bullet"/>
      <w:pStyle w:val="Style4"/>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98" w15:restartNumberingAfterBreak="0">
    <w:nsid w:val="54807B4A"/>
    <w:multiLevelType w:val="hybridMultilevel"/>
    <w:tmpl w:val="19ECDABC"/>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4ED57E7"/>
    <w:multiLevelType w:val="hybridMultilevel"/>
    <w:tmpl w:val="EFB81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69E4087"/>
    <w:multiLevelType w:val="hybridMultilevel"/>
    <w:tmpl w:val="4BF203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588C4068"/>
    <w:multiLevelType w:val="hybridMultilevel"/>
    <w:tmpl w:val="471EC434"/>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02" w15:restartNumberingAfterBreak="0">
    <w:nsid w:val="5AE016DD"/>
    <w:multiLevelType w:val="hybridMultilevel"/>
    <w:tmpl w:val="C8389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D084FCE"/>
    <w:multiLevelType w:val="hybridMultilevel"/>
    <w:tmpl w:val="681EB4B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D6F4215"/>
    <w:multiLevelType w:val="hybridMultilevel"/>
    <w:tmpl w:val="D26CF6BE"/>
    <w:lvl w:ilvl="0" w:tplc="6BBED760">
      <w:start w:val="1"/>
      <w:numFmt w:val="bullet"/>
      <w:lvlText w:val=""/>
      <w:lvlJc w:val="left"/>
      <w:pPr>
        <w:tabs>
          <w:tab w:val="num" w:pos="720"/>
        </w:tabs>
        <w:ind w:left="720" w:hanging="360"/>
      </w:pPr>
      <w:rPr>
        <w:rFonts w:ascii="Symbol" w:hAnsi="Symbol" w:hint="default"/>
        <w:sz w:val="20"/>
      </w:rPr>
    </w:lvl>
    <w:lvl w:ilvl="1" w:tplc="29EA416A" w:tentative="1">
      <w:start w:val="1"/>
      <w:numFmt w:val="bullet"/>
      <w:lvlText w:val="o"/>
      <w:lvlJc w:val="left"/>
      <w:pPr>
        <w:tabs>
          <w:tab w:val="num" w:pos="1440"/>
        </w:tabs>
        <w:ind w:left="1440" w:hanging="360"/>
      </w:pPr>
      <w:rPr>
        <w:rFonts w:ascii="Courier New" w:hAnsi="Courier New" w:hint="default"/>
        <w:sz w:val="20"/>
      </w:rPr>
    </w:lvl>
    <w:lvl w:ilvl="2" w:tplc="D30282FC" w:tentative="1">
      <w:start w:val="1"/>
      <w:numFmt w:val="bullet"/>
      <w:lvlText w:val=""/>
      <w:lvlJc w:val="left"/>
      <w:pPr>
        <w:tabs>
          <w:tab w:val="num" w:pos="2160"/>
        </w:tabs>
        <w:ind w:left="2160" w:hanging="360"/>
      </w:pPr>
      <w:rPr>
        <w:rFonts w:ascii="Wingdings" w:hAnsi="Wingdings" w:hint="default"/>
        <w:sz w:val="20"/>
      </w:rPr>
    </w:lvl>
    <w:lvl w:ilvl="3" w:tplc="98488814" w:tentative="1">
      <w:start w:val="1"/>
      <w:numFmt w:val="bullet"/>
      <w:lvlText w:val=""/>
      <w:lvlJc w:val="left"/>
      <w:pPr>
        <w:tabs>
          <w:tab w:val="num" w:pos="2880"/>
        </w:tabs>
        <w:ind w:left="2880" w:hanging="360"/>
      </w:pPr>
      <w:rPr>
        <w:rFonts w:ascii="Wingdings" w:hAnsi="Wingdings" w:hint="default"/>
        <w:sz w:val="20"/>
      </w:rPr>
    </w:lvl>
    <w:lvl w:ilvl="4" w:tplc="CEF65CC6" w:tentative="1">
      <w:start w:val="1"/>
      <w:numFmt w:val="bullet"/>
      <w:lvlText w:val=""/>
      <w:lvlJc w:val="left"/>
      <w:pPr>
        <w:tabs>
          <w:tab w:val="num" w:pos="3600"/>
        </w:tabs>
        <w:ind w:left="3600" w:hanging="360"/>
      </w:pPr>
      <w:rPr>
        <w:rFonts w:ascii="Wingdings" w:hAnsi="Wingdings" w:hint="default"/>
        <w:sz w:val="20"/>
      </w:rPr>
    </w:lvl>
    <w:lvl w:ilvl="5" w:tplc="765C2988" w:tentative="1">
      <w:start w:val="1"/>
      <w:numFmt w:val="bullet"/>
      <w:lvlText w:val=""/>
      <w:lvlJc w:val="left"/>
      <w:pPr>
        <w:tabs>
          <w:tab w:val="num" w:pos="4320"/>
        </w:tabs>
        <w:ind w:left="4320" w:hanging="360"/>
      </w:pPr>
      <w:rPr>
        <w:rFonts w:ascii="Wingdings" w:hAnsi="Wingdings" w:hint="default"/>
        <w:sz w:val="20"/>
      </w:rPr>
    </w:lvl>
    <w:lvl w:ilvl="6" w:tplc="8B18A062" w:tentative="1">
      <w:start w:val="1"/>
      <w:numFmt w:val="bullet"/>
      <w:lvlText w:val=""/>
      <w:lvlJc w:val="left"/>
      <w:pPr>
        <w:tabs>
          <w:tab w:val="num" w:pos="5040"/>
        </w:tabs>
        <w:ind w:left="5040" w:hanging="360"/>
      </w:pPr>
      <w:rPr>
        <w:rFonts w:ascii="Wingdings" w:hAnsi="Wingdings" w:hint="default"/>
        <w:sz w:val="20"/>
      </w:rPr>
    </w:lvl>
    <w:lvl w:ilvl="7" w:tplc="4E600E66" w:tentative="1">
      <w:start w:val="1"/>
      <w:numFmt w:val="bullet"/>
      <w:lvlText w:val=""/>
      <w:lvlJc w:val="left"/>
      <w:pPr>
        <w:tabs>
          <w:tab w:val="num" w:pos="5760"/>
        </w:tabs>
        <w:ind w:left="5760" w:hanging="360"/>
      </w:pPr>
      <w:rPr>
        <w:rFonts w:ascii="Wingdings" w:hAnsi="Wingdings" w:hint="default"/>
        <w:sz w:val="20"/>
      </w:rPr>
    </w:lvl>
    <w:lvl w:ilvl="8" w:tplc="9AB80A50"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BE088A"/>
    <w:multiLevelType w:val="hybridMultilevel"/>
    <w:tmpl w:val="ACE8E5A8"/>
    <w:lvl w:ilvl="0" w:tplc="DC40371A">
      <w:start w:val="1"/>
      <w:numFmt w:val="decimal"/>
      <w:pStyle w:val="FigureHeadStyle"/>
      <w:lvlText w:val="Figure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5DC221D5"/>
    <w:multiLevelType w:val="hybridMultilevel"/>
    <w:tmpl w:val="442A9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EBC1084"/>
    <w:multiLevelType w:val="hybridMultilevel"/>
    <w:tmpl w:val="8228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FCF5EFD"/>
    <w:multiLevelType w:val="hybridMultilevel"/>
    <w:tmpl w:val="4C4ED8DC"/>
    <w:lvl w:ilvl="0" w:tplc="2D961B18">
      <w:start w:val="1"/>
      <w:numFmt w:val="decimal"/>
      <w:pStyle w:val="TableHead"/>
      <w:lvlText w:val="Table %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1956850"/>
    <w:multiLevelType w:val="hybridMultilevel"/>
    <w:tmpl w:val="4B06A9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4002999"/>
    <w:multiLevelType w:val="hybridMultilevel"/>
    <w:tmpl w:val="2A20569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1" w15:restartNumberingAfterBreak="0">
    <w:nsid w:val="641C5FB9"/>
    <w:multiLevelType w:val="hybridMultilevel"/>
    <w:tmpl w:val="066E2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5460A33"/>
    <w:multiLevelType w:val="hybridMultilevel"/>
    <w:tmpl w:val="CD92E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5FD72A4"/>
    <w:multiLevelType w:val="hybridMultilevel"/>
    <w:tmpl w:val="A3AA413A"/>
    <w:lvl w:ilvl="0" w:tplc="FFFFFFFF">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4" w15:restartNumberingAfterBreak="0">
    <w:nsid w:val="66594169"/>
    <w:multiLevelType w:val="hybridMultilevel"/>
    <w:tmpl w:val="59965BC2"/>
    <w:lvl w:ilvl="0" w:tplc="F376A4B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5" w15:restartNumberingAfterBreak="0">
    <w:nsid w:val="6779538F"/>
    <w:multiLevelType w:val="hybridMultilevel"/>
    <w:tmpl w:val="AB9C2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7AE5E05"/>
    <w:multiLevelType w:val="hybridMultilevel"/>
    <w:tmpl w:val="493E25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84A1AD0"/>
    <w:multiLevelType w:val="hybridMultilevel"/>
    <w:tmpl w:val="89AE52E6"/>
    <w:lvl w:ilvl="0" w:tplc="E8BC2C32">
      <w:start w:val="1"/>
      <w:numFmt w:val="decimal"/>
      <w:lvlText w:val="Figure %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88E0316">
      <w:start w:val="1"/>
      <w:numFmt w:val="lowerLetter"/>
      <w:lvlText w:val="%2."/>
      <w:lvlJc w:val="left"/>
      <w:pPr>
        <w:ind w:left="1440" w:hanging="360"/>
      </w:pPr>
    </w:lvl>
    <w:lvl w:ilvl="2" w:tplc="C0C4B3EE">
      <w:start w:val="1"/>
      <w:numFmt w:val="lowerRoman"/>
      <w:lvlText w:val="%3."/>
      <w:lvlJc w:val="right"/>
      <w:pPr>
        <w:ind w:left="2160" w:hanging="180"/>
      </w:pPr>
    </w:lvl>
    <w:lvl w:ilvl="3" w:tplc="516C2A40">
      <w:start w:val="1"/>
      <w:numFmt w:val="decimal"/>
      <w:lvlText w:val="%4."/>
      <w:lvlJc w:val="left"/>
      <w:pPr>
        <w:ind w:left="2880" w:hanging="360"/>
      </w:pPr>
    </w:lvl>
    <w:lvl w:ilvl="4" w:tplc="37865F64">
      <w:start w:val="1"/>
      <w:numFmt w:val="lowerLetter"/>
      <w:lvlText w:val="%5."/>
      <w:lvlJc w:val="left"/>
      <w:pPr>
        <w:ind w:left="3600" w:hanging="360"/>
      </w:pPr>
    </w:lvl>
    <w:lvl w:ilvl="5" w:tplc="F628F9BE">
      <w:start w:val="1"/>
      <w:numFmt w:val="lowerRoman"/>
      <w:lvlText w:val="%6."/>
      <w:lvlJc w:val="right"/>
      <w:pPr>
        <w:ind w:left="4320" w:hanging="180"/>
      </w:pPr>
    </w:lvl>
    <w:lvl w:ilvl="6" w:tplc="7474FEF8">
      <w:start w:val="1"/>
      <w:numFmt w:val="decimal"/>
      <w:lvlText w:val="%7."/>
      <w:lvlJc w:val="left"/>
      <w:pPr>
        <w:ind w:left="5040" w:hanging="360"/>
      </w:pPr>
    </w:lvl>
    <w:lvl w:ilvl="7" w:tplc="26F0341C">
      <w:start w:val="1"/>
      <w:numFmt w:val="lowerLetter"/>
      <w:lvlText w:val="%8."/>
      <w:lvlJc w:val="left"/>
      <w:pPr>
        <w:ind w:left="5760" w:hanging="360"/>
      </w:pPr>
    </w:lvl>
    <w:lvl w:ilvl="8" w:tplc="9B800D1A">
      <w:start w:val="1"/>
      <w:numFmt w:val="lowerRoman"/>
      <w:lvlText w:val="%9."/>
      <w:lvlJc w:val="right"/>
      <w:pPr>
        <w:ind w:left="6480" w:hanging="180"/>
      </w:pPr>
    </w:lvl>
  </w:abstractNum>
  <w:abstractNum w:abstractNumId="118" w15:restartNumberingAfterBreak="0">
    <w:nsid w:val="6871758E"/>
    <w:multiLevelType w:val="hybridMultilevel"/>
    <w:tmpl w:val="3BA4546C"/>
    <w:lvl w:ilvl="0" w:tplc="04090003">
      <w:start w:val="1"/>
      <w:numFmt w:val="bullet"/>
      <w:lvlText w:val="o"/>
      <w:lvlJc w:val="left"/>
      <w:pPr>
        <w:ind w:left="1296" w:hanging="360"/>
      </w:pPr>
      <w:rPr>
        <w:rFonts w:ascii="Courier New" w:hAnsi="Courier New" w:cs="Courier New"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9" w15:restartNumberingAfterBreak="0">
    <w:nsid w:val="69EC5391"/>
    <w:multiLevelType w:val="hybridMultilevel"/>
    <w:tmpl w:val="63CE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A383C2A"/>
    <w:multiLevelType w:val="hybridMultilevel"/>
    <w:tmpl w:val="A5B24A9E"/>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cs="Wingdings" w:hint="default"/>
      </w:rPr>
    </w:lvl>
    <w:lvl w:ilvl="3" w:tplc="04090001" w:tentative="1">
      <w:start w:val="1"/>
      <w:numFmt w:val="bullet"/>
      <w:lvlText w:val=""/>
      <w:lvlJc w:val="left"/>
      <w:pPr>
        <w:ind w:left="3456" w:hanging="360"/>
      </w:pPr>
      <w:rPr>
        <w:rFonts w:ascii="Symbol" w:hAnsi="Symbol" w:cs="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cs="Wingdings" w:hint="default"/>
      </w:rPr>
    </w:lvl>
    <w:lvl w:ilvl="6" w:tplc="04090001" w:tentative="1">
      <w:start w:val="1"/>
      <w:numFmt w:val="bullet"/>
      <w:lvlText w:val=""/>
      <w:lvlJc w:val="left"/>
      <w:pPr>
        <w:ind w:left="5616" w:hanging="360"/>
      </w:pPr>
      <w:rPr>
        <w:rFonts w:ascii="Symbol" w:hAnsi="Symbol" w:cs="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cs="Wingdings" w:hint="default"/>
      </w:rPr>
    </w:lvl>
  </w:abstractNum>
  <w:abstractNum w:abstractNumId="121" w15:restartNumberingAfterBreak="0">
    <w:nsid w:val="6AA21A51"/>
    <w:multiLevelType w:val="hybridMultilevel"/>
    <w:tmpl w:val="6F822842"/>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 w15:restartNumberingAfterBreak="0">
    <w:nsid w:val="6B782F72"/>
    <w:multiLevelType w:val="hybridMultilevel"/>
    <w:tmpl w:val="B5AE645A"/>
    <w:lvl w:ilvl="0" w:tplc="FFFFFFFF">
      <w:start w:val="1"/>
      <w:numFmt w:val="bullet"/>
      <w:pStyle w:val="Bulletpoints"/>
      <w:lvlText w:val=""/>
      <w:lvlJc w:val="left"/>
      <w:pPr>
        <w:ind w:left="2520" w:hanging="360"/>
      </w:pPr>
      <w:rPr>
        <w:rFonts w:ascii="Symbol" w:hAnsi="Symbol" w:hint="default"/>
      </w:rPr>
    </w:lvl>
    <w:lvl w:ilvl="1" w:tplc="DA465EF8">
      <w:start w:val="1"/>
      <w:numFmt w:val="bullet"/>
      <w:lvlText w:val="-"/>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3" w15:restartNumberingAfterBreak="0">
    <w:nsid w:val="6B783BFA"/>
    <w:multiLevelType w:val="hybridMultilevel"/>
    <w:tmpl w:val="BA1E8D6A"/>
    <w:lvl w:ilvl="0" w:tplc="BC048AAA">
      <w:start w:val="1"/>
      <w:numFmt w:val="decimal"/>
      <w:lvlText w:val="Figure %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C3E4A74"/>
    <w:multiLevelType w:val="hybridMultilevel"/>
    <w:tmpl w:val="12767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C5953D6"/>
    <w:multiLevelType w:val="hybridMultilevel"/>
    <w:tmpl w:val="F5904AD8"/>
    <w:lvl w:ilvl="0" w:tplc="FFFFFFFF">
      <w:start w:val="1"/>
      <w:numFmt w:val="bullet"/>
      <w:lvlText w:val="o"/>
      <w:lvlJc w:val="left"/>
      <w:pPr>
        <w:ind w:left="1296" w:hanging="360"/>
      </w:pPr>
      <w:rPr>
        <w:rFonts w:ascii="Courier New" w:hAnsi="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26" w15:restartNumberingAfterBreak="0">
    <w:nsid w:val="6C7F0EF2"/>
    <w:multiLevelType w:val="hybridMultilevel"/>
    <w:tmpl w:val="3D64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DC73F9C"/>
    <w:multiLevelType w:val="hybridMultilevel"/>
    <w:tmpl w:val="7A687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EEB6CF3"/>
    <w:multiLevelType w:val="hybridMultilevel"/>
    <w:tmpl w:val="CE92434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29"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FCC4274"/>
    <w:multiLevelType w:val="hybridMultilevel"/>
    <w:tmpl w:val="3C945544"/>
    <w:lvl w:ilvl="0" w:tplc="04090001">
      <w:start w:val="1"/>
      <w:numFmt w:val="bullet"/>
      <w:lvlText w:val=""/>
      <w:lvlJc w:val="left"/>
      <w:pPr>
        <w:ind w:left="1296" w:hanging="360"/>
      </w:pPr>
      <w:rPr>
        <w:rFonts w:ascii="Symbol" w:hAnsi="Symbol"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31" w15:restartNumberingAfterBreak="0">
    <w:nsid w:val="70775634"/>
    <w:multiLevelType w:val="hybridMultilevel"/>
    <w:tmpl w:val="8166A37E"/>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32" w15:restartNumberingAfterBreak="0">
    <w:nsid w:val="7083110B"/>
    <w:multiLevelType w:val="hybridMultilevel"/>
    <w:tmpl w:val="F7423144"/>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33" w15:restartNumberingAfterBreak="0">
    <w:nsid w:val="715A6B4E"/>
    <w:multiLevelType w:val="multilevel"/>
    <w:tmpl w:val="D180D07A"/>
    <w:lvl w:ilvl="0">
      <w:start w:val="9"/>
      <w:numFmt w:val="decimal"/>
      <w:lvlText w:val="%1"/>
      <w:lvlJc w:val="left"/>
      <w:pPr>
        <w:ind w:left="405" w:hanging="405"/>
      </w:pPr>
      <w:rPr>
        <w:rFonts w:hint="default"/>
      </w:rPr>
    </w:lvl>
    <w:lvl w:ilvl="1">
      <w:start w:val="8"/>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4" w15:restartNumberingAfterBreak="0">
    <w:nsid w:val="73152A49"/>
    <w:multiLevelType w:val="hybridMultilevel"/>
    <w:tmpl w:val="DF3E129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35" w15:restartNumberingAfterBreak="0">
    <w:nsid w:val="734C6D56"/>
    <w:multiLevelType w:val="hybridMultilevel"/>
    <w:tmpl w:val="B2AE42A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36" w15:restartNumberingAfterBreak="0">
    <w:nsid w:val="73AF4E6B"/>
    <w:multiLevelType w:val="hybridMultilevel"/>
    <w:tmpl w:val="DAC67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4151046"/>
    <w:multiLevelType w:val="hybridMultilevel"/>
    <w:tmpl w:val="1F76571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38" w15:restartNumberingAfterBreak="0">
    <w:nsid w:val="74CE5091"/>
    <w:multiLevelType w:val="hybridMultilevel"/>
    <w:tmpl w:val="244E2E5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39" w15:restartNumberingAfterBreak="0">
    <w:nsid w:val="74D13A16"/>
    <w:multiLevelType w:val="hybridMultilevel"/>
    <w:tmpl w:val="AD2E7012"/>
    <w:lvl w:ilvl="0" w:tplc="04090003">
      <w:start w:val="1"/>
      <w:numFmt w:val="bullet"/>
      <w:lvlText w:val="o"/>
      <w:lvlJc w:val="left"/>
      <w:pPr>
        <w:ind w:left="1080" w:hanging="360"/>
      </w:pPr>
      <w:rPr>
        <w:rFonts w:ascii="Courier New" w:hAnsi="Courier New" w:cs="Courier New" w:hint="default"/>
      </w:rPr>
    </w:lvl>
    <w:lvl w:ilvl="1" w:tplc="DA465EF8">
      <w:start w:val="1"/>
      <w:numFmt w:val="bullet"/>
      <w:lvlText w:val="-"/>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756C758F"/>
    <w:multiLevelType w:val="hybridMultilevel"/>
    <w:tmpl w:val="96269CA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41" w15:restartNumberingAfterBreak="0">
    <w:nsid w:val="76014B1A"/>
    <w:multiLevelType w:val="hybridMultilevel"/>
    <w:tmpl w:val="BFB648C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42" w15:restartNumberingAfterBreak="0">
    <w:nsid w:val="770B275D"/>
    <w:multiLevelType w:val="hybridMultilevel"/>
    <w:tmpl w:val="B2A87CB0"/>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43" w15:restartNumberingAfterBreak="0">
    <w:nsid w:val="79114F18"/>
    <w:multiLevelType w:val="hybridMultilevel"/>
    <w:tmpl w:val="352AFE32"/>
    <w:lvl w:ilvl="0" w:tplc="1AE4E63E">
      <w:numFmt w:val="bullet"/>
      <w:lvlText w:val="•"/>
      <w:lvlJc w:val="left"/>
      <w:pPr>
        <w:ind w:left="744" w:hanging="384"/>
      </w:pPr>
      <w:rPr>
        <w:rFonts w:ascii="Times New Roman" w:eastAsia="Times New Roman" w:hAnsi="Times New Roman" w:cs="Times New Roman" w:hint="default"/>
        <w:w w:val="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A7E74A5"/>
    <w:multiLevelType w:val="hybridMultilevel"/>
    <w:tmpl w:val="7CA684B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45" w15:restartNumberingAfterBreak="0">
    <w:nsid w:val="7A904897"/>
    <w:multiLevelType w:val="hybridMultilevel"/>
    <w:tmpl w:val="11F08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BFC4EAA"/>
    <w:multiLevelType w:val="hybridMultilevel"/>
    <w:tmpl w:val="09B0D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C482912"/>
    <w:multiLevelType w:val="hybridMultilevel"/>
    <w:tmpl w:val="57BE6BB6"/>
    <w:lvl w:ilvl="0" w:tplc="C6F40BD8">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C6A5366"/>
    <w:multiLevelType w:val="hybridMultilevel"/>
    <w:tmpl w:val="92263C30"/>
    <w:lvl w:ilvl="0" w:tplc="04090001">
      <w:start w:val="1"/>
      <w:numFmt w:val="bullet"/>
      <w:lvlText w:val=""/>
      <w:lvlJc w:val="left"/>
      <w:pPr>
        <w:ind w:left="764" w:hanging="360"/>
      </w:pPr>
      <w:rPr>
        <w:rFonts w:ascii="Symbol" w:hAnsi="Symbol" w:hint="default"/>
      </w:rPr>
    </w:lvl>
    <w:lvl w:ilvl="1" w:tplc="04090003">
      <w:start w:val="1"/>
      <w:numFmt w:val="bullet"/>
      <w:lvlText w:val="o"/>
      <w:lvlJc w:val="left"/>
      <w:pPr>
        <w:ind w:left="1484" w:hanging="360"/>
      </w:pPr>
      <w:rPr>
        <w:rFonts w:ascii="Courier New" w:hAnsi="Courier New" w:cs="Courier New" w:hint="default"/>
      </w:rPr>
    </w:lvl>
    <w:lvl w:ilvl="2" w:tplc="04090005">
      <w:start w:val="1"/>
      <w:numFmt w:val="bullet"/>
      <w:lvlText w:val=""/>
      <w:lvlJc w:val="left"/>
      <w:pPr>
        <w:ind w:left="2204" w:hanging="360"/>
      </w:pPr>
      <w:rPr>
        <w:rFonts w:ascii="Wingdings" w:hAnsi="Wingdings" w:hint="default"/>
      </w:rPr>
    </w:lvl>
    <w:lvl w:ilvl="3" w:tplc="04090001">
      <w:start w:val="1"/>
      <w:numFmt w:val="bullet"/>
      <w:lvlText w:val=""/>
      <w:lvlJc w:val="left"/>
      <w:pPr>
        <w:ind w:left="2924" w:hanging="360"/>
      </w:pPr>
      <w:rPr>
        <w:rFonts w:ascii="Symbol" w:hAnsi="Symbol" w:hint="default"/>
      </w:rPr>
    </w:lvl>
    <w:lvl w:ilvl="4" w:tplc="04090003">
      <w:start w:val="1"/>
      <w:numFmt w:val="bullet"/>
      <w:lvlText w:val="o"/>
      <w:lvlJc w:val="left"/>
      <w:pPr>
        <w:ind w:left="3644" w:hanging="360"/>
      </w:pPr>
      <w:rPr>
        <w:rFonts w:ascii="Courier New" w:hAnsi="Courier New" w:cs="Courier New" w:hint="default"/>
      </w:rPr>
    </w:lvl>
    <w:lvl w:ilvl="5" w:tplc="04090005">
      <w:start w:val="1"/>
      <w:numFmt w:val="bullet"/>
      <w:lvlText w:val=""/>
      <w:lvlJc w:val="left"/>
      <w:pPr>
        <w:ind w:left="4364" w:hanging="360"/>
      </w:pPr>
      <w:rPr>
        <w:rFonts w:ascii="Wingdings" w:hAnsi="Wingdings" w:hint="default"/>
      </w:rPr>
    </w:lvl>
    <w:lvl w:ilvl="6" w:tplc="04090001">
      <w:start w:val="1"/>
      <w:numFmt w:val="bullet"/>
      <w:lvlText w:val=""/>
      <w:lvlJc w:val="left"/>
      <w:pPr>
        <w:ind w:left="5084" w:hanging="360"/>
      </w:pPr>
      <w:rPr>
        <w:rFonts w:ascii="Symbol" w:hAnsi="Symbol" w:hint="default"/>
      </w:rPr>
    </w:lvl>
    <w:lvl w:ilvl="7" w:tplc="04090003">
      <w:start w:val="1"/>
      <w:numFmt w:val="bullet"/>
      <w:lvlText w:val="o"/>
      <w:lvlJc w:val="left"/>
      <w:pPr>
        <w:ind w:left="5804" w:hanging="360"/>
      </w:pPr>
      <w:rPr>
        <w:rFonts w:ascii="Courier New" w:hAnsi="Courier New" w:cs="Courier New" w:hint="default"/>
      </w:rPr>
    </w:lvl>
    <w:lvl w:ilvl="8" w:tplc="04090005">
      <w:start w:val="1"/>
      <w:numFmt w:val="bullet"/>
      <w:lvlText w:val=""/>
      <w:lvlJc w:val="left"/>
      <w:pPr>
        <w:ind w:left="6524" w:hanging="360"/>
      </w:pPr>
      <w:rPr>
        <w:rFonts w:ascii="Wingdings" w:hAnsi="Wingdings" w:hint="default"/>
      </w:rPr>
    </w:lvl>
  </w:abstractNum>
  <w:abstractNum w:abstractNumId="149" w15:restartNumberingAfterBreak="0">
    <w:nsid w:val="7ED16A3D"/>
    <w:multiLevelType w:val="hybridMultilevel"/>
    <w:tmpl w:val="D9D42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EE86908"/>
    <w:multiLevelType w:val="hybridMultilevel"/>
    <w:tmpl w:val="251AD6B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1" w15:restartNumberingAfterBreak="0">
    <w:nsid w:val="7F9A18D5"/>
    <w:multiLevelType w:val="hybridMultilevel"/>
    <w:tmpl w:val="CFA6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953366">
    <w:abstractNumId w:val="20"/>
  </w:num>
  <w:num w:numId="2" w16cid:durableId="144519105">
    <w:abstractNumId w:val="61"/>
  </w:num>
  <w:num w:numId="3" w16cid:durableId="455759030">
    <w:abstractNumId w:val="0"/>
  </w:num>
  <w:num w:numId="4" w16cid:durableId="819462345">
    <w:abstractNumId w:val="64"/>
  </w:num>
  <w:num w:numId="5" w16cid:durableId="187108971">
    <w:abstractNumId w:val="31"/>
  </w:num>
  <w:num w:numId="6" w16cid:durableId="982808557">
    <w:abstractNumId w:val="48"/>
  </w:num>
  <w:num w:numId="7" w16cid:durableId="1307473735">
    <w:abstractNumId w:val="62"/>
  </w:num>
  <w:num w:numId="8" w16cid:durableId="112092416">
    <w:abstractNumId w:val="21"/>
  </w:num>
  <w:num w:numId="9" w16cid:durableId="809054035">
    <w:abstractNumId w:val="87"/>
  </w:num>
  <w:num w:numId="10" w16cid:durableId="1665669269">
    <w:abstractNumId w:val="143"/>
  </w:num>
  <w:num w:numId="11" w16cid:durableId="478379149">
    <w:abstractNumId w:val="25"/>
  </w:num>
  <w:num w:numId="12" w16cid:durableId="71512651">
    <w:abstractNumId w:val="57"/>
  </w:num>
  <w:num w:numId="13" w16cid:durableId="612982448">
    <w:abstractNumId w:val="97"/>
  </w:num>
  <w:num w:numId="14" w16cid:durableId="1362780218">
    <w:abstractNumId w:val="114"/>
  </w:num>
  <w:num w:numId="15" w16cid:durableId="2132018595">
    <w:abstractNumId w:val="95"/>
  </w:num>
  <w:num w:numId="16" w16cid:durableId="1651589885">
    <w:abstractNumId w:val="78"/>
  </w:num>
  <w:num w:numId="17" w16cid:durableId="1202590235">
    <w:abstractNumId w:val="54"/>
  </w:num>
  <w:num w:numId="18" w16cid:durableId="1945261966">
    <w:abstractNumId w:val="81"/>
  </w:num>
  <w:num w:numId="19" w16cid:durableId="2045445641">
    <w:abstractNumId w:val="6"/>
  </w:num>
  <w:num w:numId="20" w16cid:durableId="110127783">
    <w:abstractNumId w:val="8"/>
  </w:num>
  <w:num w:numId="21" w16cid:durableId="1089472960">
    <w:abstractNumId w:val="129"/>
  </w:num>
  <w:num w:numId="22" w16cid:durableId="576935544">
    <w:abstractNumId w:val="99"/>
  </w:num>
  <w:num w:numId="23" w16cid:durableId="1215578825">
    <w:abstractNumId w:val="42"/>
  </w:num>
  <w:num w:numId="24" w16cid:durableId="1956983794">
    <w:abstractNumId w:val="86"/>
  </w:num>
  <w:num w:numId="25" w16cid:durableId="1047098483">
    <w:abstractNumId w:val="67"/>
  </w:num>
  <w:num w:numId="26" w16cid:durableId="281033896">
    <w:abstractNumId w:val="124"/>
  </w:num>
  <w:num w:numId="27" w16cid:durableId="341123900">
    <w:abstractNumId w:val="147"/>
  </w:num>
  <w:num w:numId="28" w16cid:durableId="783504376">
    <w:abstractNumId w:val="92"/>
  </w:num>
  <w:num w:numId="29" w16cid:durableId="2083868023">
    <w:abstractNumId w:val="38"/>
  </w:num>
  <w:num w:numId="30" w16cid:durableId="2046055981">
    <w:abstractNumId w:val="75"/>
  </w:num>
  <w:num w:numId="31" w16cid:durableId="75444344">
    <w:abstractNumId w:val="119"/>
  </w:num>
  <w:num w:numId="32" w16cid:durableId="1260719808">
    <w:abstractNumId w:val="151"/>
  </w:num>
  <w:num w:numId="33" w16cid:durableId="1730231191">
    <w:abstractNumId w:val="94"/>
  </w:num>
  <w:num w:numId="34" w16cid:durableId="1997758834">
    <w:abstractNumId w:val="13"/>
  </w:num>
  <w:num w:numId="35" w16cid:durableId="805044977">
    <w:abstractNumId w:val="4"/>
  </w:num>
  <w:num w:numId="36" w16cid:durableId="1773167236">
    <w:abstractNumId w:val="11"/>
  </w:num>
  <w:num w:numId="37" w16cid:durableId="568200368">
    <w:abstractNumId w:val="82"/>
  </w:num>
  <w:num w:numId="38" w16cid:durableId="1890460349">
    <w:abstractNumId w:val="72"/>
  </w:num>
  <w:num w:numId="39" w16cid:durableId="1143766498">
    <w:abstractNumId w:val="52"/>
  </w:num>
  <w:num w:numId="40" w16cid:durableId="357387967">
    <w:abstractNumId w:val="16"/>
  </w:num>
  <w:num w:numId="41" w16cid:durableId="79102122">
    <w:abstractNumId w:val="107"/>
  </w:num>
  <w:num w:numId="42" w16cid:durableId="399520604">
    <w:abstractNumId w:val="71"/>
  </w:num>
  <w:num w:numId="43" w16cid:durableId="185481577">
    <w:abstractNumId w:val="126"/>
  </w:num>
  <w:num w:numId="44" w16cid:durableId="467283021">
    <w:abstractNumId w:val="51"/>
  </w:num>
  <w:num w:numId="45" w16cid:durableId="669154">
    <w:abstractNumId w:val="14"/>
  </w:num>
  <w:num w:numId="46" w16cid:durableId="615722217">
    <w:abstractNumId w:val="148"/>
  </w:num>
  <w:num w:numId="47" w16cid:durableId="1179153556">
    <w:abstractNumId w:val="140"/>
  </w:num>
  <w:num w:numId="48" w16cid:durableId="310137996">
    <w:abstractNumId w:val="122"/>
  </w:num>
  <w:num w:numId="49" w16cid:durableId="2072266167">
    <w:abstractNumId w:val="80"/>
  </w:num>
  <w:num w:numId="50" w16cid:durableId="1609778794">
    <w:abstractNumId w:val="123"/>
  </w:num>
  <w:num w:numId="51" w16cid:durableId="1135029851">
    <w:abstractNumId w:val="36"/>
  </w:num>
  <w:num w:numId="52" w16cid:durableId="88039864">
    <w:abstractNumId w:val="121"/>
  </w:num>
  <w:num w:numId="53" w16cid:durableId="1849128542">
    <w:abstractNumId w:val="103"/>
  </w:num>
  <w:num w:numId="54" w16cid:durableId="69280141">
    <w:abstractNumId w:val="23"/>
  </w:num>
  <w:num w:numId="55" w16cid:durableId="1705449269">
    <w:abstractNumId w:val="70"/>
  </w:num>
  <w:num w:numId="56" w16cid:durableId="1798520935">
    <w:abstractNumId w:val="23"/>
    <w:lvlOverride w:ilvl="0">
      <w:startOverride w:val="3"/>
    </w:lvlOverride>
    <w:lvlOverride w:ilvl="1">
      <w:startOverride w:val="1"/>
    </w:lvlOverride>
  </w:num>
  <w:num w:numId="57" w16cid:durableId="1485706036">
    <w:abstractNumId w:val="7"/>
  </w:num>
  <w:num w:numId="58" w16cid:durableId="745496353">
    <w:abstractNumId w:val="9"/>
  </w:num>
  <w:num w:numId="59" w16cid:durableId="377971595">
    <w:abstractNumId w:val="79"/>
  </w:num>
  <w:num w:numId="60" w16cid:durableId="2123573069">
    <w:abstractNumId w:val="128"/>
  </w:num>
  <w:num w:numId="61" w16cid:durableId="1283414949">
    <w:abstractNumId w:val="23"/>
    <w:lvlOverride w:ilvl="0">
      <w:startOverride w:val="4"/>
    </w:lvlOverride>
    <w:lvlOverride w:ilvl="1">
      <w:startOverride w:val="1"/>
    </w:lvlOverride>
  </w:num>
  <w:num w:numId="62" w16cid:durableId="782043420">
    <w:abstractNumId w:val="100"/>
  </w:num>
  <w:num w:numId="63" w16cid:durableId="1848473771">
    <w:abstractNumId w:val="23"/>
    <w:lvlOverride w:ilvl="0">
      <w:startOverride w:val="5"/>
    </w:lvlOverride>
    <w:lvlOverride w:ilvl="1">
      <w:startOverride w:val="1"/>
    </w:lvlOverride>
  </w:num>
  <w:num w:numId="64" w16cid:durableId="997464827">
    <w:abstractNumId w:val="23"/>
    <w:lvlOverride w:ilvl="0">
      <w:startOverride w:val="2"/>
    </w:lvlOverride>
    <w:lvlOverride w:ilvl="1">
      <w:startOverride w:val="1"/>
    </w:lvlOverride>
    <w:lvlOverride w:ilvl="2">
      <w:startOverride w:val="1"/>
    </w:lvlOverride>
  </w:num>
  <w:num w:numId="65" w16cid:durableId="1860586543">
    <w:abstractNumId w:val="138"/>
  </w:num>
  <w:num w:numId="66" w16cid:durableId="99303592">
    <w:abstractNumId w:val="144"/>
  </w:num>
  <w:num w:numId="67" w16cid:durableId="447235470">
    <w:abstractNumId w:val="73"/>
  </w:num>
  <w:num w:numId="68" w16cid:durableId="561915289">
    <w:abstractNumId w:val="10"/>
  </w:num>
  <w:num w:numId="69" w16cid:durableId="38551656">
    <w:abstractNumId w:val="47"/>
  </w:num>
  <w:num w:numId="70" w16cid:durableId="846167234">
    <w:abstractNumId w:val="150"/>
  </w:num>
  <w:num w:numId="71" w16cid:durableId="894048403">
    <w:abstractNumId w:val="23"/>
    <w:lvlOverride w:ilvl="0">
      <w:startOverride w:val="8"/>
    </w:lvlOverride>
    <w:lvlOverride w:ilvl="1">
      <w:startOverride w:val="1"/>
    </w:lvlOverride>
  </w:num>
  <w:num w:numId="72" w16cid:durableId="2127044527">
    <w:abstractNumId w:val="50"/>
  </w:num>
  <w:num w:numId="73" w16cid:durableId="1875385915">
    <w:abstractNumId w:val="2"/>
  </w:num>
  <w:num w:numId="74" w16cid:durableId="1302229444">
    <w:abstractNumId w:val="46"/>
  </w:num>
  <w:num w:numId="75" w16cid:durableId="1424229706">
    <w:abstractNumId w:val="110"/>
  </w:num>
  <w:num w:numId="76" w16cid:durableId="1796826362">
    <w:abstractNumId w:val="24"/>
  </w:num>
  <w:num w:numId="77" w16cid:durableId="1293633559">
    <w:abstractNumId w:val="26"/>
  </w:num>
  <w:num w:numId="78" w16cid:durableId="1973710902">
    <w:abstractNumId w:val="55"/>
  </w:num>
  <w:num w:numId="79" w16cid:durableId="562260220">
    <w:abstractNumId w:val="136"/>
  </w:num>
  <w:num w:numId="80" w16cid:durableId="946884081">
    <w:abstractNumId w:val="135"/>
  </w:num>
  <w:num w:numId="81" w16cid:durableId="1384910565">
    <w:abstractNumId w:val="90"/>
  </w:num>
  <w:num w:numId="82" w16cid:durableId="910895118">
    <w:abstractNumId w:val="101"/>
  </w:num>
  <w:num w:numId="83" w16cid:durableId="1484926460">
    <w:abstractNumId w:val="85"/>
  </w:num>
  <w:num w:numId="84" w16cid:durableId="660234399">
    <w:abstractNumId w:val="56"/>
  </w:num>
  <w:num w:numId="85" w16cid:durableId="617301079">
    <w:abstractNumId w:val="137"/>
  </w:num>
  <w:num w:numId="86" w16cid:durableId="3093774">
    <w:abstractNumId w:val="60"/>
  </w:num>
  <w:num w:numId="87" w16cid:durableId="1273246396">
    <w:abstractNumId w:val="89"/>
  </w:num>
  <w:num w:numId="88" w16cid:durableId="348217176">
    <w:abstractNumId w:val="19"/>
  </w:num>
  <w:num w:numId="89" w16cid:durableId="1932932468">
    <w:abstractNumId w:val="39"/>
  </w:num>
  <w:num w:numId="90" w16cid:durableId="2001080743">
    <w:abstractNumId w:val="132"/>
  </w:num>
  <w:num w:numId="91" w16cid:durableId="151216025">
    <w:abstractNumId w:val="111"/>
  </w:num>
  <w:num w:numId="92" w16cid:durableId="1270047977">
    <w:abstractNumId w:val="1"/>
  </w:num>
  <w:num w:numId="93" w16cid:durableId="1279870203">
    <w:abstractNumId w:val="3"/>
  </w:num>
  <w:num w:numId="94" w16cid:durableId="334960109">
    <w:abstractNumId w:val="34"/>
  </w:num>
  <w:num w:numId="95" w16cid:durableId="155808085">
    <w:abstractNumId w:val="58"/>
  </w:num>
  <w:num w:numId="96" w16cid:durableId="538470155">
    <w:abstractNumId w:val="98"/>
  </w:num>
  <w:num w:numId="97" w16cid:durableId="90440191">
    <w:abstractNumId w:val="106"/>
  </w:num>
  <w:num w:numId="98" w16cid:durableId="689572290">
    <w:abstractNumId w:val="104"/>
  </w:num>
  <w:num w:numId="99" w16cid:durableId="911352843">
    <w:abstractNumId w:val="15"/>
  </w:num>
  <w:num w:numId="100" w16cid:durableId="2025012923">
    <w:abstractNumId w:val="66"/>
  </w:num>
  <w:num w:numId="101" w16cid:durableId="492181052">
    <w:abstractNumId w:val="130"/>
  </w:num>
  <w:num w:numId="102" w16cid:durableId="1895695105">
    <w:abstractNumId w:val="53"/>
  </w:num>
  <w:num w:numId="103" w16cid:durableId="1266614657">
    <w:abstractNumId w:val="115"/>
  </w:num>
  <w:num w:numId="104" w16cid:durableId="215774615">
    <w:abstractNumId w:val="102"/>
  </w:num>
  <w:num w:numId="105" w16cid:durableId="697707315">
    <w:abstractNumId w:val="49"/>
  </w:num>
  <w:num w:numId="106" w16cid:durableId="1479878411">
    <w:abstractNumId w:val="44"/>
  </w:num>
  <w:num w:numId="107" w16cid:durableId="1680547696">
    <w:abstractNumId w:val="113"/>
  </w:num>
  <w:num w:numId="108" w16cid:durableId="1371615722">
    <w:abstractNumId w:val="88"/>
  </w:num>
  <w:num w:numId="109" w16cid:durableId="1193225023">
    <w:abstractNumId w:val="76"/>
  </w:num>
  <w:num w:numId="110" w16cid:durableId="1937319602">
    <w:abstractNumId w:val="96"/>
  </w:num>
  <w:num w:numId="111" w16cid:durableId="31199558">
    <w:abstractNumId w:val="63"/>
  </w:num>
  <w:num w:numId="112" w16cid:durableId="745109243">
    <w:abstractNumId w:val="118"/>
  </w:num>
  <w:num w:numId="113" w16cid:durableId="1464080411">
    <w:abstractNumId w:val="37"/>
  </w:num>
  <w:num w:numId="114" w16cid:durableId="1799178724">
    <w:abstractNumId w:val="40"/>
  </w:num>
  <w:num w:numId="115" w16cid:durableId="668218625">
    <w:abstractNumId w:val="30"/>
  </w:num>
  <w:num w:numId="116" w16cid:durableId="211695949">
    <w:abstractNumId w:val="109"/>
  </w:num>
  <w:num w:numId="117" w16cid:durableId="1330984221">
    <w:abstractNumId w:val="59"/>
  </w:num>
  <w:num w:numId="118" w16cid:durableId="575822378">
    <w:abstractNumId w:val="12"/>
  </w:num>
  <w:num w:numId="119" w16cid:durableId="1952468992">
    <w:abstractNumId w:val="35"/>
  </w:num>
  <w:num w:numId="120" w16cid:durableId="59523994">
    <w:abstractNumId w:val="17"/>
  </w:num>
  <w:num w:numId="121" w16cid:durableId="1508205878">
    <w:abstractNumId w:val="146"/>
  </w:num>
  <w:num w:numId="122" w16cid:durableId="250891673">
    <w:abstractNumId w:val="69"/>
  </w:num>
  <w:num w:numId="123" w16cid:durableId="1331522252">
    <w:abstractNumId w:val="120"/>
  </w:num>
  <w:num w:numId="124" w16cid:durableId="1894386504">
    <w:abstractNumId w:val="149"/>
  </w:num>
  <w:num w:numId="125" w16cid:durableId="1041590660">
    <w:abstractNumId w:val="134"/>
  </w:num>
  <w:num w:numId="126" w16cid:durableId="874805520">
    <w:abstractNumId w:val="93"/>
  </w:num>
  <w:num w:numId="127" w16cid:durableId="669916852">
    <w:abstractNumId w:val="142"/>
  </w:num>
  <w:num w:numId="128" w16cid:durableId="1419522333">
    <w:abstractNumId w:val="22"/>
  </w:num>
  <w:num w:numId="129" w16cid:durableId="1833445824">
    <w:abstractNumId w:val="145"/>
  </w:num>
  <w:num w:numId="130" w16cid:durableId="1096711781">
    <w:abstractNumId w:val="77"/>
  </w:num>
  <w:num w:numId="131" w16cid:durableId="945233419">
    <w:abstractNumId w:val="18"/>
  </w:num>
  <w:num w:numId="132" w16cid:durableId="1749225043">
    <w:abstractNumId w:val="141"/>
  </w:num>
  <w:num w:numId="133" w16cid:durableId="1877229408">
    <w:abstractNumId w:val="131"/>
  </w:num>
  <w:num w:numId="134" w16cid:durableId="1297684909">
    <w:abstractNumId w:val="29"/>
  </w:num>
  <w:num w:numId="135" w16cid:durableId="571237526">
    <w:abstractNumId w:val="68"/>
  </w:num>
  <w:num w:numId="136" w16cid:durableId="510534461">
    <w:abstractNumId w:val="27"/>
  </w:num>
  <w:num w:numId="137" w16cid:durableId="187452090">
    <w:abstractNumId w:val="125"/>
  </w:num>
  <w:num w:numId="138" w16cid:durableId="215630190">
    <w:abstractNumId w:val="127"/>
  </w:num>
  <w:num w:numId="139" w16cid:durableId="228465906">
    <w:abstractNumId w:val="45"/>
  </w:num>
  <w:num w:numId="140" w16cid:durableId="553540537">
    <w:abstractNumId w:val="116"/>
  </w:num>
  <w:num w:numId="141" w16cid:durableId="790899278">
    <w:abstractNumId w:val="91"/>
  </w:num>
  <w:num w:numId="142" w16cid:durableId="1191188887">
    <w:abstractNumId w:val="74"/>
  </w:num>
  <w:num w:numId="143" w16cid:durableId="584151898">
    <w:abstractNumId w:val="139"/>
  </w:num>
  <w:num w:numId="144" w16cid:durableId="1354572291">
    <w:abstractNumId w:val="32"/>
  </w:num>
  <w:num w:numId="145" w16cid:durableId="940648870">
    <w:abstractNumId w:val="117"/>
  </w:num>
  <w:num w:numId="146" w16cid:durableId="1965116415">
    <w:abstractNumId w:val="43"/>
  </w:num>
  <w:num w:numId="147" w16cid:durableId="167447259">
    <w:abstractNumId w:val="33"/>
  </w:num>
  <w:num w:numId="148" w16cid:durableId="379940177">
    <w:abstractNumId w:val="28"/>
  </w:num>
  <w:num w:numId="149" w16cid:durableId="79757975">
    <w:abstractNumId w:val="105"/>
  </w:num>
  <w:num w:numId="150" w16cid:durableId="726301376">
    <w:abstractNumId w:val="133"/>
  </w:num>
  <w:num w:numId="151" w16cid:durableId="366106553">
    <w:abstractNumId w:val="108"/>
  </w:num>
  <w:num w:numId="152" w16cid:durableId="1470393469">
    <w:abstractNumId w:val="5"/>
  </w:num>
  <w:num w:numId="153" w16cid:durableId="105580802">
    <w:abstractNumId w:val="84"/>
  </w:num>
  <w:num w:numId="154" w16cid:durableId="314722391">
    <w:abstractNumId w:val="65"/>
  </w:num>
  <w:num w:numId="155" w16cid:durableId="720982539">
    <w:abstractNumId w:val="112"/>
  </w:num>
  <w:num w:numId="156" w16cid:durableId="1734692620">
    <w:abstractNumId w:val="41"/>
  </w:num>
  <w:num w:numId="157" w16cid:durableId="1486240178">
    <w:abstractNumId w:val="83"/>
  </w:num>
  <w:numIdMacAtCleanup w:val="1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a Gaudet">
    <w15:presenceInfo w15:providerId="None" w15:userId="Mia Gaude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BMC Biochemistr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r2xfepf5y95rphettrixex920vatdtwt90ar&quot;&gt;Template library&lt;record-ids&gt;&lt;item&gt;1&lt;/item&gt;&lt;item&gt;2&lt;/item&gt;&lt;item&gt;3&lt;/item&gt;&lt;item&gt;4&lt;/item&gt;&lt;item&gt;5&lt;/item&gt;&lt;/record-ids&gt;&lt;/item&gt;&lt;/Libraries&gt;"/>
  </w:docVars>
  <w:rsids>
    <w:rsidRoot w:val="003B7C78"/>
    <w:rsid w:val="0000008B"/>
    <w:rsid w:val="00000B5D"/>
    <w:rsid w:val="00001765"/>
    <w:rsid w:val="00002289"/>
    <w:rsid w:val="000023DE"/>
    <w:rsid w:val="0000319C"/>
    <w:rsid w:val="000039DA"/>
    <w:rsid w:val="00004F2F"/>
    <w:rsid w:val="0000530A"/>
    <w:rsid w:val="00005BF7"/>
    <w:rsid w:val="00005CFD"/>
    <w:rsid w:val="0000635D"/>
    <w:rsid w:val="00006AC4"/>
    <w:rsid w:val="00006FCB"/>
    <w:rsid w:val="00007299"/>
    <w:rsid w:val="0000768F"/>
    <w:rsid w:val="00010817"/>
    <w:rsid w:val="00010996"/>
    <w:rsid w:val="000115F7"/>
    <w:rsid w:val="0001192A"/>
    <w:rsid w:val="00011E17"/>
    <w:rsid w:val="00012C12"/>
    <w:rsid w:val="00012EF0"/>
    <w:rsid w:val="00012F9E"/>
    <w:rsid w:val="000136BE"/>
    <w:rsid w:val="000138A6"/>
    <w:rsid w:val="000140AB"/>
    <w:rsid w:val="000144FF"/>
    <w:rsid w:val="00020DB4"/>
    <w:rsid w:val="00023A98"/>
    <w:rsid w:val="00024063"/>
    <w:rsid w:val="000245A0"/>
    <w:rsid w:val="00024B31"/>
    <w:rsid w:val="00024ED4"/>
    <w:rsid w:val="000251E1"/>
    <w:rsid w:val="000256F2"/>
    <w:rsid w:val="00025FF4"/>
    <w:rsid w:val="00026816"/>
    <w:rsid w:val="00027BEF"/>
    <w:rsid w:val="0003125D"/>
    <w:rsid w:val="000319D9"/>
    <w:rsid w:val="00032207"/>
    <w:rsid w:val="00032294"/>
    <w:rsid w:val="000324D3"/>
    <w:rsid w:val="00032C3E"/>
    <w:rsid w:val="00032DC0"/>
    <w:rsid w:val="000336A9"/>
    <w:rsid w:val="00033D14"/>
    <w:rsid w:val="00034D53"/>
    <w:rsid w:val="00035242"/>
    <w:rsid w:val="00035C00"/>
    <w:rsid w:val="00040A9A"/>
    <w:rsid w:val="00041833"/>
    <w:rsid w:val="000419D7"/>
    <w:rsid w:val="00041B9C"/>
    <w:rsid w:val="00041B9F"/>
    <w:rsid w:val="00043158"/>
    <w:rsid w:val="000439EB"/>
    <w:rsid w:val="00044C52"/>
    <w:rsid w:val="000455B5"/>
    <w:rsid w:val="000463AA"/>
    <w:rsid w:val="0004687B"/>
    <w:rsid w:val="000469E6"/>
    <w:rsid w:val="00046A01"/>
    <w:rsid w:val="00046BC8"/>
    <w:rsid w:val="00047DE7"/>
    <w:rsid w:val="00051AA2"/>
    <w:rsid w:val="000523F7"/>
    <w:rsid w:val="00053034"/>
    <w:rsid w:val="000530D2"/>
    <w:rsid w:val="00053AE5"/>
    <w:rsid w:val="0005472F"/>
    <w:rsid w:val="000549E7"/>
    <w:rsid w:val="00056247"/>
    <w:rsid w:val="00057DE0"/>
    <w:rsid w:val="000607C3"/>
    <w:rsid w:val="0006299B"/>
    <w:rsid w:val="00062B98"/>
    <w:rsid w:val="00063523"/>
    <w:rsid w:val="00063C95"/>
    <w:rsid w:val="00064973"/>
    <w:rsid w:val="00065227"/>
    <w:rsid w:val="00065452"/>
    <w:rsid w:val="000656E8"/>
    <w:rsid w:val="00065D87"/>
    <w:rsid w:val="00065FB8"/>
    <w:rsid w:val="000675DF"/>
    <w:rsid w:val="00070297"/>
    <w:rsid w:val="00070382"/>
    <w:rsid w:val="000705D8"/>
    <w:rsid w:val="00071272"/>
    <w:rsid w:val="00073487"/>
    <w:rsid w:val="00073972"/>
    <w:rsid w:val="000744F2"/>
    <w:rsid w:val="0007519F"/>
    <w:rsid w:val="00075E2B"/>
    <w:rsid w:val="00075EAF"/>
    <w:rsid w:val="00076DA8"/>
    <w:rsid w:val="00077B0E"/>
    <w:rsid w:val="00077C70"/>
    <w:rsid w:val="00080392"/>
    <w:rsid w:val="00082214"/>
    <w:rsid w:val="00082B85"/>
    <w:rsid w:val="000830A1"/>
    <w:rsid w:val="000845B9"/>
    <w:rsid w:val="000848D3"/>
    <w:rsid w:val="000858A2"/>
    <w:rsid w:val="00085975"/>
    <w:rsid w:val="00085C3A"/>
    <w:rsid w:val="00086262"/>
    <w:rsid w:val="00087927"/>
    <w:rsid w:val="00087F9B"/>
    <w:rsid w:val="000903AB"/>
    <w:rsid w:val="00092221"/>
    <w:rsid w:val="00092A56"/>
    <w:rsid w:val="0009406F"/>
    <w:rsid w:val="000944AC"/>
    <w:rsid w:val="0009482F"/>
    <w:rsid w:val="000952AC"/>
    <w:rsid w:val="0009535C"/>
    <w:rsid w:val="00095632"/>
    <w:rsid w:val="00095C7B"/>
    <w:rsid w:val="00096A61"/>
    <w:rsid w:val="00096C28"/>
    <w:rsid w:val="00097E0C"/>
    <w:rsid w:val="000A0767"/>
    <w:rsid w:val="000A0DA3"/>
    <w:rsid w:val="000A17F4"/>
    <w:rsid w:val="000A18C0"/>
    <w:rsid w:val="000A3B1F"/>
    <w:rsid w:val="000A5368"/>
    <w:rsid w:val="000A5380"/>
    <w:rsid w:val="000A5908"/>
    <w:rsid w:val="000A5944"/>
    <w:rsid w:val="000A6867"/>
    <w:rsid w:val="000B0B76"/>
    <w:rsid w:val="000B24A8"/>
    <w:rsid w:val="000B2593"/>
    <w:rsid w:val="000B2CCB"/>
    <w:rsid w:val="000B2ED0"/>
    <w:rsid w:val="000B38E8"/>
    <w:rsid w:val="000B3957"/>
    <w:rsid w:val="000B3A3E"/>
    <w:rsid w:val="000B41A7"/>
    <w:rsid w:val="000B46F9"/>
    <w:rsid w:val="000B5724"/>
    <w:rsid w:val="000B5DB6"/>
    <w:rsid w:val="000B776F"/>
    <w:rsid w:val="000B7B8B"/>
    <w:rsid w:val="000B7F43"/>
    <w:rsid w:val="000C0105"/>
    <w:rsid w:val="000C01F3"/>
    <w:rsid w:val="000C0296"/>
    <w:rsid w:val="000C05C4"/>
    <w:rsid w:val="000C0B93"/>
    <w:rsid w:val="000C10AE"/>
    <w:rsid w:val="000C1734"/>
    <w:rsid w:val="000C18F2"/>
    <w:rsid w:val="000C1A92"/>
    <w:rsid w:val="000C21CB"/>
    <w:rsid w:val="000C2515"/>
    <w:rsid w:val="000C40D0"/>
    <w:rsid w:val="000C4214"/>
    <w:rsid w:val="000C47A5"/>
    <w:rsid w:val="000C5AA4"/>
    <w:rsid w:val="000C6068"/>
    <w:rsid w:val="000C686D"/>
    <w:rsid w:val="000D049C"/>
    <w:rsid w:val="000D175D"/>
    <w:rsid w:val="000D1842"/>
    <w:rsid w:val="000D1BF5"/>
    <w:rsid w:val="000D2A08"/>
    <w:rsid w:val="000D2B7B"/>
    <w:rsid w:val="000D4217"/>
    <w:rsid w:val="000D4D4F"/>
    <w:rsid w:val="000D4E0E"/>
    <w:rsid w:val="000D5477"/>
    <w:rsid w:val="000D6002"/>
    <w:rsid w:val="000D643E"/>
    <w:rsid w:val="000D6E14"/>
    <w:rsid w:val="000D79A7"/>
    <w:rsid w:val="000D7B45"/>
    <w:rsid w:val="000E13D2"/>
    <w:rsid w:val="000E2019"/>
    <w:rsid w:val="000E2603"/>
    <w:rsid w:val="000E3255"/>
    <w:rsid w:val="000E4736"/>
    <w:rsid w:val="000E4D41"/>
    <w:rsid w:val="000E63F3"/>
    <w:rsid w:val="000E75E4"/>
    <w:rsid w:val="000F1532"/>
    <w:rsid w:val="000F2AF4"/>
    <w:rsid w:val="000F34F0"/>
    <w:rsid w:val="000F4288"/>
    <w:rsid w:val="000F49C8"/>
    <w:rsid w:val="000F4D75"/>
    <w:rsid w:val="000F50D5"/>
    <w:rsid w:val="000F529A"/>
    <w:rsid w:val="000F5316"/>
    <w:rsid w:val="000F5CE6"/>
    <w:rsid w:val="000F5F1F"/>
    <w:rsid w:val="000F60A1"/>
    <w:rsid w:val="000F6CE4"/>
    <w:rsid w:val="000F7076"/>
    <w:rsid w:val="001011BA"/>
    <w:rsid w:val="001012B6"/>
    <w:rsid w:val="00101349"/>
    <w:rsid w:val="001013C5"/>
    <w:rsid w:val="00101904"/>
    <w:rsid w:val="00101D87"/>
    <w:rsid w:val="00103047"/>
    <w:rsid w:val="0010314E"/>
    <w:rsid w:val="00104589"/>
    <w:rsid w:val="001047AD"/>
    <w:rsid w:val="00104975"/>
    <w:rsid w:val="001050BA"/>
    <w:rsid w:val="001052FF"/>
    <w:rsid w:val="001053F6"/>
    <w:rsid w:val="00105687"/>
    <w:rsid w:val="00105D2F"/>
    <w:rsid w:val="00105E16"/>
    <w:rsid w:val="0010719C"/>
    <w:rsid w:val="00107690"/>
    <w:rsid w:val="00107C32"/>
    <w:rsid w:val="00107DC9"/>
    <w:rsid w:val="00110B23"/>
    <w:rsid w:val="00110DC8"/>
    <w:rsid w:val="0011198D"/>
    <w:rsid w:val="00112994"/>
    <w:rsid w:val="00113683"/>
    <w:rsid w:val="00113D74"/>
    <w:rsid w:val="0011407F"/>
    <w:rsid w:val="00114178"/>
    <w:rsid w:val="001152E0"/>
    <w:rsid w:val="00115B89"/>
    <w:rsid w:val="00115F00"/>
    <w:rsid w:val="00117286"/>
    <w:rsid w:val="00120C77"/>
    <w:rsid w:val="0012121C"/>
    <w:rsid w:val="0012135E"/>
    <w:rsid w:val="001216F6"/>
    <w:rsid w:val="001217BF"/>
    <w:rsid w:val="001220F2"/>
    <w:rsid w:val="00123669"/>
    <w:rsid w:val="00123FA6"/>
    <w:rsid w:val="001243C8"/>
    <w:rsid w:val="00124441"/>
    <w:rsid w:val="00125F7F"/>
    <w:rsid w:val="00126A5C"/>
    <w:rsid w:val="00126AA6"/>
    <w:rsid w:val="00126C0F"/>
    <w:rsid w:val="00126FB2"/>
    <w:rsid w:val="00127951"/>
    <w:rsid w:val="00127A4F"/>
    <w:rsid w:val="00127BCF"/>
    <w:rsid w:val="00127E85"/>
    <w:rsid w:val="00131EFA"/>
    <w:rsid w:val="001328E2"/>
    <w:rsid w:val="001333D2"/>
    <w:rsid w:val="001344BC"/>
    <w:rsid w:val="00135241"/>
    <w:rsid w:val="00135972"/>
    <w:rsid w:val="00135F6E"/>
    <w:rsid w:val="00136141"/>
    <w:rsid w:val="001378B9"/>
    <w:rsid w:val="00137D99"/>
    <w:rsid w:val="00140080"/>
    <w:rsid w:val="001404B8"/>
    <w:rsid w:val="0014056E"/>
    <w:rsid w:val="001408EF"/>
    <w:rsid w:val="0014141E"/>
    <w:rsid w:val="001414A2"/>
    <w:rsid w:val="00141575"/>
    <w:rsid w:val="00142302"/>
    <w:rsid w:val="00142D52"/>
    <w:rsid w:val="00143CD7"/>
    <w:rsid w:val="00143E49"/>
    <w:rsid w:val="00144107"/>
    <w:rsid w:val="00144C28"/>
    <w:rsid w:val="001452ED"/>
    <w:rsid w:val="00146294"/>
    <w:rsid w:val="00146344"/>
    <w:rsid w:val="0014662C"/>
    <w:rsid w:val="00146D7A"/>
    <w:rsid w:val="0014732F"/>
    <w:rsid w:val="00150413"/>
    <w:rsid w:val="0015149D"/>
    <w:rsid w:val="00151661"/>
    <w:rsid w:val="001527B9"/>
    <w:rsid w:val="00152F11"/>
    <w:rsid w:val="00153357"/>
    <w:rsid w:val="00153741"/>
    <w:rsid w:val="00153B9B"/>
    <w:rsid w:val="00153EA2"/>
    <w:rsid w:val="00154AFB"/>
    <w:rsid w:val="0015588B"/>
    <w:rsid w:val="00155981"/>
    <w:rsid w:val="0015672B"/>
    <w:rsid w:val="00157700"/>
    <w:rsid w:val="00160FC1"/>
    <w:rsid w:val="00161700"/>
    <w:rsid w:val="00162678"/>
    <w:rsid w:val="00162E1D"/>
    <w:rsid w:val="00163402"/>
    <w:rsid w:val="001637A5"/>
    <w:rsid w:val="001653FD"/>
    <w:rsid w:val="00165CFE"/>
    <w:rsid w:val="00166032"/>
    <w:rsid w:val="001668A6"/>
    <w:rsid w:val="001668C4"/>
    <w:rsid w:val="00166B2E"/>
    <w:rsid w:val="00166BE6"/>
    <w:rsid w:val="00166CFD"/>
    <w:rsid w:val="0016719B"/>
    <w:rsid w:val="001675C3"/>
    <w:rsid w:val="001700BE"/>
    <w:rsid w:val="00170B46"/>
    <w:rsid w:val="00170E07"/>
    <w:rsid w:val="0017124B"/>
    <w:rsid w:val="001714ED"/>
    <w:rsid w:val="00173012"/>
    <w:rsid w:val="00173954"/>
    <w:rsid w:val="00174093"/>
    <w:rsid w:val="00175228"/>
    <w:rsid w:val="00175789"/>
    <w:rsid w:val="00175C89"/>
    <w:rsid w:val="00175C9E"/>
    <w:rsid w:val="00175D03"/>
    <w:rsid w:val="0017629A"/>
    <w:rsid w:val="00176383"/>
    <w:rsid w:val="001768F8"/>
    <w:rsid w:val="00176AF0"/>
    <w:rsid w:val="00176D73"/>
    <w:rsid w:val="001772B4"/>
    <w:rsid w:val="00180116"/>
    <w:rsid w:val="00180592"/>
    <w:rsid w:val="00180961"/>
    <w:rsid w:val="00180E5D"/>
    <w:rsid w:val="00181184"/>
    <w:rsid w:val="00181389"/>
    <w:rsid w:val="001814A4"/>
    <w:rsid w:val="001819B9"/>
    <w:rsid w:val="001825E0"/>
    <w:rsid w:val="0018288D"/>
    <w:rsid w:val="00182952"/>
    <w:rsid w:val="00182A29"/>
    <w:rsid w:val="00182D37"/>
    <w:rsid w:val="00182D55"/>
    <w:rsid w:val="00184C36"/>
    <w:rsid w:val="00184F5B"/>
    <w:rsid w:val="001850E9"/>
    <w:rsid w:val="00186BF0"/>
    <w:rsid w:val="00186DF1"/>
    <w:rsid w:val="0019035B"/>
    <w:rsid w:val="00190BB5"/>
    <w:rsid w:val="001919FA"/>
    <w:rsid w:val="001929AC"/>
    <w:rsid w:val="00192CEF"/>
    <w:rsid w:val="001934D5"/>
    <w:rsid w:val="001944E4"/>
    <w:rsid w:val="00195276"/>
    <w:rsid w:val="001A010E"/>
    <w:rsid w:val="001A0F73"/>
    <w:rsid w:val="001A152F"/>
    <w:rsid w:val="001A15BE"/>
    <w:rsid w:val="001A1B83"/>
    <w:rsid w:val="001A2965"/>
    <w:rsid w:val="001A342A"/>
    <w:rsid w:val="001A55D7"/>
    <w:rsid w:val="001A5B36"/>
    <w:rsid w:val="001A6014"/>
    <w:rsid w:val="001A67A6"/>
    <w:rsid w:val="001A6859"/>
    <w:rsid w:val="001A7433"/>
    <w:rsid w:val="001B008D"/>
    <w:rsid w:val="001B065C"/>
    <w:rsid w:val="001B066D"/>
    <w:rsid w:val="001B0E35"/>
    <w:rsid w:val="001B11D0"/>
    <w:rsid w:val="001B11D5"/>
    <w:rsid w:val="001B33A4"/>
    <w:rsid w:val="001B3923"/>
    <w:rsid w:val="001B4EA6"/>
    <w:rsid w:val="001B53E6"/>
    <w:rsid w:val="001B5474"/>
    <w:rsid w:val="001B6CB2"/>
    <w:rsid w:val="001B7C12"/>
    <w:rsid w:val="001C0027"/>
    <w:rsid w:val="001C0BD7"/>
    <w:rsid w:val="001C123C"/>
    <w:rsid w:val="001C164F"/>
    <w:rsid w:val="001C1E38"/>
    <w:rsid w:val="001C264F"/>
    <w:rsid w:val="001C2824"/>
    <w:rsid w:val="001C2945"/>
    <w:rsid w:val="001C30D5"/>
    <w:rsid w:val="001C32AB"/>
    <w:rsid w:val="001C33FA"/>
    <w:rsid w:val="001C3AC6"/>
    <w:rsid w:val="001C42AC"/>
    <w:rsid w:val="001C75A9"/>
    <w:rsid w:val="001C7C0B"/>
    <w:rsid w:val="001D0EDF"/>
    <w:rsid w:val="001D11F8"/>
    <w:rsid w:val="001D1A37"/>
    <w:rsid w:val="001D3872"/>
    <w:rsid w:val="001D3FE8"/>
    <w:rsid w:val="001D4FB6"/>
    <w:rsid w:val="001D53DA"/>
    <w:rsid w:val="001D575C"/>
    <w:rsid w:val="001D6348"/>
    <w:rsid w:val="001D725C"/>
    <w:rsid w:val="001E184E"/>
    <w:rsid w:val="001E1A68"/>
    <w:rsid w:val="001E1ACD"/>
    <w:rsid w:val="001E5790"/>
    <w:rsid w:val="001E6340"/>
    <w:rsid w:val="001E749D"/>
    <w:rsid w:val="001E7F84"/>
    <w:rsid w:val="001F021B"/>
    <w:rsid w:val="001F0B64"/>
    <w:rsid w:val="001F0CA5"/>
    <w:rsid w:val="001F0EFB"/>
    <w:rsid w:val="001F2B09"/>
    <w:rsid w:val="001F2C4F"/>
    <w:rsid w:val="001F3C5A"/>
    <w:rsid w:val="001F5754"/>
    <w:rsid w:val="001F60AE"/>
    <w:rsid w:val="001F69B2"/>
    <w:rsid w:val="001F6F6F"/>
    <w:rsid w:val="001F6FBC"/>
    <w:rsid w:val="001F70D5"/>
    <w:rsid w:val="001F788C"/>
    <w:rsid w:val="001F7B72"/>
    <w:rsid w:val="001F7F2F"/>
    <w:rsid w:val="00202D07"/>
    <w:rsid w:val="002043E7"/>
    <w:rsid w:val="0020450F"/>
    <w:rsid w:val="00204719"/>
    <w:rsid w:val="00205195"/>
    <w:rsid w:val="00205E42"/>
    <w:rsid w:val="002066B5"/>
    <w:rsid w:val="00206C61"/>
    <w:rsid w:val="00206D87"/>
    <w:rsid w:val="00206FD5"/>
    <w:rsid w:val="00210ABF"/>
    <w:rsid w:val="00210F07"/>
    <w:rsid w:val="00211FA8"/>
    <w:rsid w:val="0021241B"/>
    <w:rsid w:val="002134B0"/>
    <w:rsid w:val="00213D81"/>
    <w:rsid w:val="00213E1E"/>
    <w:rsid w:val="00214031"/>
    <w:rsid w:val="002142EF"/>
    <w:rsid w:val="00214652"/>
    <w:rsid w:val="00214703"/>
    <w:rsid w:val="00215488"/>
    <w:rsid w:val="0021574F"/>
    <w:rsid w:val="00215EC4"/>
    <w:rsid w:val="002166CF"/>
    <w:rsid w:val="00220C56"/>
    <w:rsid w:val="00221B86"/>
    <w:rsid w:val="00223700"/>
    <w:rsid w:val="00223D5C"/>
    <w:rsid w:val="00226473"/>
    <w:rsid w:val="0022657E"/>
    <w:rsid w:val="00226EC0"/>
    <w:rsid w:val="002277AF"/>
    <w:rsid w:val="0023066E"/>
    <w:rsid w:val="00230B9D"/>
    <w:rsid w:val="00233E3A"/>
    <w:rsid w:val="002340BE"/>
    <w:rsid w:val="00234192"/>
    <w:rsid w:val="002342C8"/>
    <w:rsid w:val="002349E2"/>
    <w:rsid w:val="00234C3B"/>
    <w:rsid w:val="00235580"/>
    <w:rsid w:val="002355A6"/>
    <w:rsid w:val="0023594E"/>
    <w:rsid w:val="00235A8D"/>
    <w:rsid w:val="00236BFC"/>
    <w:rsid w:val="00237D69"/>
    <w:rsid w:val="00241885"/>
    <w:rsid w:val="00242813"/>
    <w:rsid w:val="0024342C"/>
    <w:rsid w:val="002435A0"/>
    <w:rsid w:val="00243826"/>
    <w:rsid w:val="00243D36"/>
    <w:rsid w:val="00243EFB"/>
    <w:rsid w:val="00244553"/>
    <w:rsid w:val="00244CAE"/>
    <w:rsid w:val="002459A1"/>
    <w:rsid w:val="0024607E"/>
    <w:rsid w:val="00246886"/>
    <w:rsid w:val="00247C51"/>
    <w:rsid w:val="00250153"/>
    <w:rsid w:val="002501D9"/>
    <w:rsid w:val="00251343"/>
    <w:rsid w:val="0025147C"/>
    <w:rsid w:val="00252C6E"/>
    <w:rsid w:val="002544C8"/>
    <w:rsid w:val="0025563B"/>
    <w:rsid w:val="002567E8"/>
    <w:rsid w:val="00256861"/>
    <w:rsid w:val="00257486"/>
    <w:rsid w:val="00260C0D"/>
    <w:rsid w:val="00260CA8"/>
    <w:rsid w:val="00260FF8"/>
    <w:rsid w:val="002632F6"/>
    <w:rsid w:val="00266274"/>
    <w:rsid w:val="0026668D"/>
    <w:rsid w:val="00266A23"/>
    <w:rsid w:val="0026779F"/>
    <w:rsid w:val="00267B01"/>
    <w:rsid w:val="0027046A"/>
    <w:rsid w:val="002707CF"/>
    <w:rsid w:val="00270848"/>
    <w:rsid w:val="00271132"/>
    <w:rsid w:val="00271A4C"/>
    <w:rsid w:val="002720E4"/>
    <w:rsid w:val="00272790"/>
    <w:rsid w:val="00272F35"/>
    <w:rsid w:val="0027357D"/>
    <w:rsid w:val="00274CF4"/>
    <w:rsid w:val="00276051"/>
    <w:rsid w:val="00276B29"/>
    <w:rsid w:val="00276C20"/>
    <w:rsid w:val="00276F7A"/>
    <w:rsid w:val="00276FD9"/>
    <w:rsid w:val="00277CA5"/>
    <w:rsid w:val="0028025B"/>
    <w:rsid w:val="00280339"/>
    <w:rsid w:val="00280656"/>
    <w:rsid w:val="00282069"/>
    <w:rsid w:val="00283B53"/>
    <w:rsid w:val="00283BF0"/>
    <w:rsid w:val="0028673E"/>
    <w:rsid w:val="00286DD3"/>
    <w:rsid w:val="00286DD6"/>
    <w:rsid w:val="00287F9B"/>
    <w:rsid w:val="00290AF4"/>
    <w:rsid w:val="00291E53"/>
    <w:rsid w:val="00292302"/>
    <w:rsid w:val="002928B5"/>
    <w:rsid w:val="00294BFF"/>
    <w:rsid w:val="00295ABB"/>
    <w:rsid w:val="00295EB6"/>
    <w:rsid w:val="002967BF"/>
    <w:rsid w:val="0029685A"/>
    <w:rsid w:val="00297089"/>
    <w:rsid w:val="002971A0"/>
    <w:rsid w:val="00297412"/>
    <w:rsid w:val="00297FAE"/>
    <w:rsid w:val="002A007D"/>
    <w:rsid w:val="002A0130"/>
    <w:rsid w:val="002A07A5"/>
    <w:rsid w:val="002A07A8"/>
    <w:rsid w:val="002A1446"/>
    <w:rsid w:val="002A390D"/>
    <w:rsid w:val="002A3C44"/>
    <w:rsid w:val="002A4885"/>
    <w:rsid w:val="002A562C"/>
    <w:rsid w:val="002A5719"/>
    <w:rsid w:val="002A572D"/>
    <w:rsid w:val="002A6CAC"/>
    <w:rsid w:val="002B00FE"/>
    <w:rsid w:val="002B084F"/>
    <w:rsid w:val="002B0BE6"/>
    <w:rsid w:val="002B1BD7"/>
    <w:rsid w:val="002B1D0F"/>
    <w:rsid w:val="002B1D4C"/>
    <w:rsid w:val="002B26CC"/>
    <w:rsid w:val="002B2779"/>
    <w:rsid w:val="002B2BF2"/>
    <w:rsid w:val="002B3D28"/>
    <w:rsid w:val="002B3EF6"/>
    <w:rsid w:val="002B469E"/>
    <w:rsid w:val="002B510F"/>
    <w:rsid w:val="002B6056"/>
    <w:rsid w:val="002B6FF3"/>
    <w:rsid w:val="002B7389"/>
    <w:rsid w:val="002B75B7"/>
    <w:rsid w:val="002C03C9"/>
    <w:rsid w:val="002C0595"/>
    <w:rsid w:val="002C1027"/>
    <w:rsid w:val="002C1528"/>
    <w:rsid w:val="002C205F"/>
    <w:rsid w:val="002C2DF2"/>
    <w:rsid w:val="002C3126"/>
    <w:rsid w:val="002C3467"/>
    <w:rsid w:val="002C4118"/>
    <w:rsid w:val="002C4536"/>
    <w:rsid w:val="002C4D26"/>
    <w:rsid w:val="002C5872"/>
    <w:rsid w:val="002C58B3"/>
    <w:rsid w:val="002C6705"/>
    <w:rsid w:val="002C6BBD"/>
    <w:rsid w:val="002C721C"/>
    <w:rsid w:val="002C73F5"/>
    <w:rsid w:val="002C7CAD"/>
    <w:rsid w:val="002D06AA"/>
    <w:rsid w:val="002D0965"/>
    <w:rsid w:val="002D0C00"/>
    <w:rsid w:val="002D0E41"/>
    <w:rsid w:val="002D1C5E"/>
    <w:rsid w:val="002D25BE"/>
    <w:rsid w:val="002D322A"/>
    <w:rsid w:val="002D3D4D"/>
    <w:rsid w:val="002D3E6A"/>
    <w:rsid w:val="002D3EE5"/>
    <w:rsid w:val="002D40B0"/>
    <w:rsid w:val="002D41CE"/>
    <w:rsid w:val="002D4D32"/>
    <w:rsid w:val="002D4E75"/>
    <w:rsid w:val="002D4F6B"/>
    <w:rsid w:val="002D73F2"/>
    <w:rsid w:val="002D764B"/>
    <w:rsid w:val="002D7F3C"/>
    <w:rsid w:val="002E0234"/>
    <w:rsid w:val="002E02B0"/>
    <w:rsid w:val="002E02B1"/>
    <w:rsid w:val="002E08DA"/>
    <w:rsid w:val="002E0A71"/>
    <w:rsid w:val="002E1C00"/>
    <w:rsid w:val="002E2037"/>
    <w:rsid w:val="002E22FF"/>
    <w:rsid w:val="002E278C"/>
    <w:rsid w:val="002E3C27"/>
    <w:rsid w:val="002E50EF"/>
    <w:rsid w:val="002E6252"/>
    <w:rsid w:val="002E6795"/>
    <w:rsid w:val="002E729F"/>
    <w:rsid w:val="002E73FF"/>
    <w:rsid w:val="002E7A6D"/>
    <w:rsid w:val="002E7D96"/>
    <w:rsid w:val="002F0DD1"/>
    <w:rsid w:val="002F2013"/>
    <w:rsid w:val="002F26B5"/>
    <w:rsid w:val="002F6123"/>
    <w:rsid w:val="002F65A9"/>
    <w:rsid w:val="002F7274"/>
    <w:rsid w:val="002F78A7"/>
    <w:rsid w:val="00300FA5"/>
    <w:rsid w:val="00301EA7"/>
    <w:rsid w:val="003021F0"/>
    <w:rsid w:val="00302ABB"/>
    <w:rsid w:val="003032FC"/>
    <w:rsid w:val="003037D8"/>
    <w:rsid w:val="0030389E"/>
    <w:rsid w:val="00303EB5"/>
    <w:rsid w:val="003044CC"/>
    <w:rsid w:val="0030538F"/>
    <w:rsid w:val="003061C9"/>
    <w:rsid w:val="0030664B"/>
    <w:rsid w:val="00306956"/>
    <w:rsid w:val="00307CE0"/>
    <w:rsid w:val="00307E20"/>
    <w:rsid w:val="00310227"/>
    <w:rsid w:val="00310593"/>
    <w:rsid w:val="00310861"/>
    <w:rsid w:val="00310D43"/>
    <w:rsid w:val="0031139F"/>
    <w:rsid w:val="00311524"/>
    <w:rsid w:val="00312516"/>
    <w:rsid w:val="00312D40"/>
    <w:rsid w:val="003134F3"/>
    <w:rsid w:val="003138C6"/>
    <w:rsid w:val="00313F00"/>
    <w:rsid w:val="003147DA"/>
    <w:rsid w:val="00314ED0"/>
    <w:rsid w:val="00315AF1"/>
    <w:rsid w:val="00316DE3"/>
    <w:rsid w:val="00317A6C"/>
    <w:rsid w:val="00320160"/>
    <w:rsid w:val="00320440"/>
    <w:rsid w:val="00320454"/>
    <w:rsid w:val="00321197"/>
    <w:rsid w:val="0032120E"/>
    <w:rsid w:val="003214FC"/>
    <w:rsid w:val="00321878"/>
    <w:rsid w:val="00321D67"/>
    <w:rsid w:val="00323245"/>
    <w:rsid w:val="00323BC3"/>
    <w:rsid w:val="00325524"/>
    <w:rsid w:val="00325993"/>
    <w:rsid w:val="00327CAF"/>
    <w:rsid w:val="00331436"/>
    <w:rsid w:val="00331B4C"/>
    <w:rsid w:val="00331DF0"/>
    <w:rsid w:val="0033201C"/>
    <w:rsid w:val="0033243C"/>
    <w:rsid w:val="00332BEB"/>
    <w:rsid w:val="00333159"/>
    <w:rsid w:val="003337D8"/>
    <w:rsid w:val="00335183"/>
    <w:rsid w:val="0033563F"/>
    <w:rsid w:val="00336272"/>
    <w:rsid w:val="003364EF"/>
    <w:rsid w:val="003367CC"/>
    <w:rsid w:val="00340203"/>
    <w:rsid w:val="003409D4"/>
    <w:rsid w:val="003417F8"/>
    <w:rsid w:val="00341AF7"/>
    <w:rsid w:val="00342F17"/>
    <w:rsid w:val="00343E56"/>
    <w:rsid w:val="00343F79"/>
    <w:rsid w:val="00344584"/>
    <w:rsid w:val="00345540"/>
    <w:rsid w:val="00345A9A"/>
    <w:rsid w:val="00345F82"/>
    <w:rsid w:val="00346C83"/>
    <w:rsid w:val="003471E4"/>
    <w:rsid w:val="0034789D"/>
    <w:rsid w:val="00347C55"/>
    <w:rsid w:val="00347D6F"/>
    <w:rsid w:val="003518F5"/>
    <w:rsid w:val="00351CD6"/>
    <w:rsid w:val="00352819"/>
    <w:rsid w:val="003529E1"/>
    <w:rsid w:val="00353F7E"/>
    <w:rsid w:val="00354331"/>
    <w:rsid w:val="0035574F"/>
    <w:rsid w:val="003557BF"/>
    <w:rsid w:val="00355F25"/>
    <w:rsid w:val="00356728"/>
    <w:rsid w:val="003571B8"/>
    <w:rsid w:val="00357729"/>
    <w:rsid w:val="00360946"/>
    <w:rsid w:val="00360C2F"/>
    <w:rsid w:val="00362CF0"/>
    <w:rsid w:val="0036414A"/>
    <w:rsid w:val="00365563"/>
    <w:rsid w:val="00365794"/>
    <w:rsid w:val="0036584F"/>
    <w:rsid w:val="00366AEC"/>
    <w:rsid w:val="003671B8"/>
    <w:rsid w:val="003709B7"/>
    <w:rsid w:val="00370B87"/>
    <w:rsid w:val="00370BF4"/>
    <w:rsid w:val="00370F8F"/>
    <w:rsid w:val="0037230C"/>
    <w:rsid w:val="00372708"/>
    <w:rsid w:val="00372715"/>
    <w:rsid w:val="003727CC"/>
    <w:rsid w:val="00372F5C"/>
    <w:rsid w:val="00373813"/>
    <w:rsid w:val="003743DC"/>
    <w:rsid w:val="003757B6"/>
    <w:rsid w:val="003759D5"/>
    <w:rsid w:val="00375F41"/>
    <w:rsid w:val="00376CDD"/>
    <w:rsid w:val="003778D6"/>
    <w:rsid w:val="00377927"/>
    <w:rsid w:val="0038054A"/>
    <w:rsid w:val="003809DB"/>
    <w:rsid w:val="00381CC7"/>
    <w:rsid w:val="00383922"/>
    <w:rsid w:val="00386462"/>
    <w:rsid w:val="00386E42"/>
    <w:rsid w:val="00387FC4"/>
    <w:rsid w:val="00390FAE"/>
    <w:rsid w:val="003918ED"/>
    <w:rsid w:val="00391CF9"/>
    <w:rsid w:val="00392248"/>
    <w:rsid w:val="00393522"/>
    <w:rsid w:val="00393552"/>
    <w:rsid w:val="003944DA"/>
    <w:rsid w:val="003957F2"/>
    <w:rsid w:val="00395C9B"/>
    <w:rsid w:val="0039637E"/>
    <w:rsid w:val="00396DF5"/>
    <w:rsid w:val="00397317"/>
    <w:rsid w:val="003976A2"/>
    <w:rsid w:val="003A1664"/>
    <w:rsid w:val="003A1BEC"/>
    <w:rsid w:val="003A2E1F"/>
    <w:rsid w:val="003A44B2"/>
    <w:rsid w:val="003A44ED"/>
    <w:rsid w:val="003A4C51"/>
    <w:rsid w:val="003A5007"/>
    <w:rsid w:val="003A6167"/>
    <w:rsid w:val="003A641A"/>
    <w:rsid w:val="003A69AD"/>
    <w:rsid w:val="003A6B41"/>
    <w:rsid w:val="003A72F2"/>
    <w:rsid w:val="003B00E6"/>
    <w:rsid w:val="003B0170"/>
    <w:rsid w:val="003B19B6"/>
    <w:rsid w:val="003B25E3"/>
    <w:rsid w:val="003B32C6"/>
    <w:rsid w:val="003B38B0"/>
    <w:rsid w:val="003B3BB4"/>
    <w:rsid w:val="003B4805"/>
    <w:rsid w:val="003B5965"/>
    <w:rsid w:val="003B59D7"/>
    <w:rsid w:val="003B615C"/>
    <w:rsid w:val="003B6CE5"/>
    <w:rsid w:val="003B7135"/>
    <w:rsid w:val="003B7C78"/>
    <w:rsid w:val="003C27A3"/>
    <w:rsid w:val="003C3CCB"/>
    <w:rsid w:val="003C6303"/>
    <w:rsid w:val="003C710A"/>
    <w:rsid w:val="003C7137"/>
    <w:rsid w:val="003D0073"/>
    <w:rsid w:val="003D0AC4"/>
    <w:rsid w:val="003D15B1"/>
    <w:rsid w:val="003D15D7"/>
    <w:rsid w:val="003D2EC1"/>
    <w:rsid w:val="003D32C5"/>
    <w:rsid w:val="003D351A"/>
    <w:rsid w:val="003D387A"/>
    <w:rsid w:val="003D3B14"/>
    <w:rsid w:val="003D5D65"/>
    <w:rsid w:val="003D65FE"/>
    <w:rsid w:val="003D7DF7"/>
    <w:rsid w:val="003E0AC5"/>
    <w:rsid w:val="003E1A74"/>
    <w:rsid w:val="003E33F7"/>
    <w:rsid w:val="003E508D"/>
    <w:rsid w:val="003E5789"/>
    <w:rsid w:val="003E5F7A"/>
    <w:rsid w:val="003E6473"/>
    <w:rsid w:val="003E6615"/>
    <w:rsid w:val="003E7145"/>
    <w:rsid w:val="003E7708"/>
    <w:rsid w:val="003E7918"/>
    <w:rsid w:val="003E7C70"/>
    <w:rsid w:val="003F0177"/>
    <w:rsid w:val="003F0267"/>
    <w:rsid w:val="003F0A77"/>
    <w:rsid w:val="003F13E9"/>
    <w:rsid w:val="003F1A3A"/>
    <w:rsid w:val="003F1A8A"/>
    <w:rsid w:val="003F3BD5"/>
    <w:rsid w:val="003F3C28"/>
    <w:rsid w:val="003F3F44"/>
    <w:rsid w:val="003F6F1F"/>
    <w:rsid w:val="003F75CA"/>
    <w:rsid w:val="003F7772"/>
    <w:rsid w:val="003F77EC"/>
    <w:rsid w:val="003F7AD2"/>
    <w:rsid w:val="00400DF3"/>
    <w:rsid w:val="0040161D"/>
    <w:rsid w:val="00402C83"/>
    <w:rsid w:val="00404423"/>
    <w:rsid w:val="004051AC"/>
    <w:rsid w:val="00405518"/>
    <w:rsid w:val="00405932"/>
    <w:rsid w:val="00405BF8"/>
    <w:rsid w:val="00406A05"/>
    <w:rsid w:val="00406E1B"/>
    <w:rsid w:val="004076BF"/>
    <w:rsid w:val="00410091"/>
    <w:rsid w:val="00411ED4"/>
    <w:rsid w:val="00411F52"/>
    <w:rsid w:val="00411FAF"/>
    <w:rsid w:val="004127A6"/>
    <w:rsid w:val="00412C72"/>
    <w:rsid w:val="004144E6"/>
    <w:rsid w:val="00414591"/>
    <w:rsid w:val="00414A93"/>
    <w:rsid w:val="00415046"/>
    <w:rsid w:val="00415DA1"/>
    <w:rsid w:val="00416DEB"/>
    <w:rsid w:val="00417A07"/>
    <w:rsid w:val="00420667"/>
    <w:rsid w:val="0042171C"/>
    <w:rsid w:val="00421952"/>
    <w:rsid w:val="00421BCD"/>
    <w:rsid w:val="00421CB4"/>
    <w:rsid w:val="0042299E"/>
    <w:rsid w:val="00422E5E"/>
    <w:rsid w:val="00423224"/>
    <w:rsid w:val="00423B0A"/>
    <w:rsid w:val="0042413E"/>
    <w:rsid w:val="004260F9"/>
    <w:rsid w:val="0042668C"/>
    <w:rsid w:val="004277DF"/>
    <w:rsid w:val="004279C9"/>
    <w:rsid w:val="00427AB7"/>
    <w:rsid w:val="00430091"/>
    <w:rsid w:val="00430BF4"/>
    <w:rsid w:val="0043181F"/>
    <w:rsid w:val="0043192E"/>
    <w:rsid w:val="00432DF8"/>
    <w:rsid w:val="00433318"/>
    <w:rsid w:val="00434ABE"/>
    <w:rsid w:val="00434BE7"/>
    <w:rsid w:val="00434C98"/>
    <w:rsid w:val="00434D99"/>
    <w:rsid w:val="00435559"/>
    <w:rsid w:val="00435648"/>
    <w:rsid w:val="00435838"/>
    <w:rsid w:val="00435F48"/>
    <w:rsid w:val="0043603A"/>
    <w:rsid w:val="004372AC"/>
    <w:rsid w:val="004373DD"/>
    <w:rsid w:val="004379D5"/>
    <w:rsid w:val="00437A15"/>
    <w:rsid w:val="004401B2"/>
    <w:rsid w:val="004431B6"/>
    <w:rsid w:val="0044396B"/>
    <w:rsid w:val="00444152"/>
    <w:rsid w:val="004443AF"/>
    <w:rsid w:val="004455DF"/>
    <w:rsid w:val="00445E68"/>
    <w:rsid w:val="00446027"/>
    <w:rsid w:val="0044613E"/>
    <w:rsid w:val="004475F6"/>
    <w:rsid w:val="004506DB"/>
    <w:rsid w:val="00450D7D"/>
    <w:rsid w:val="0045272A"/>
    <w:rsid w:val="004543C2"/>
    <w:rsid w:val="00454A73"/>
    <w:rsid w:val="00454CE4"/>
    <w:rsid w:val="00454ED8"/>
    <w:rsid w:val="004568D5"/>
    <w:rsid w:val="0045759B"/>
    <w:rsid w:val="00460664"/>
    <w:rsid w:val="004611AC"/>
    <w:rsid w:val="004618C4"/>
    <w:rsid w:val="004619BC"/>
    <w:rsid w:val="00461ACE"/>
    <w:rsid w:val="00461E5C"/>
    <w:rsid w:val="00462103"/>
    <w:rsid w:val="0046268B"/>
    <w:rsid w:val="00462C35"/>
    <w:rsid w:val="0046359C"/>
    <w:rsid w:val="00463BC2"/>
    <w:rsid w:val="00464A9B"/>
    <w:rsid w:val="00464D19"/>
    <w:rsid w:val="00464F55"/>
    <w:rsid w:val="00466836"/>
    <w:rsid w:val="00466E01"/>
    <w:rsid w:val="004672B3"/>
    <w:rsid w:val="004704D1"/>
    <w:rsid w:val="004709E5"/>
    <w:rsid w:val="00470ACD"/>
    <w:rsid w:val="00472AD3"/>
    <w:rsid w:val="00472B89"/>
    <w:rsid w:val="00473E18"/>
    <w:rsid w:val="0047469D"/>
    <w:rsid w:val="00474C3F"/>
    <w:rsid w:val="0047729B"/>
    <w:rsid w:val="00477503"/>
    <w:rsid w:val="00477AC1"/>
    <w:rsid w:val="00480576"/>
    <w:rsid w:val="004806C2"/>
    <w:rsid w:val="00480836"/>
    <w:rsid w:val="00480A94"/>
    <w:rsid w:val="0048134D"/>
    <w:rsid w:val="00481DC1"/>
    <w:rsid w:val="00482FE7"/>
    <w:rsid w:val="00484BD9"/>
    <w:rsid w:val="00485549"/>
    <w:rsid w:val="0048588F"/>
    <w:rsid w:val="00485B3D"/>
    <w:rsid w:val="004874B1"/>
    <w:rsid w:val="004904A8"/>
    <w:rsid w:val="004906DA"/>
    <w:rsid w:val="00490AC7"/>
    <w:rsid w:val="00491841"/>
    <w:rsid w:val="00492288"/>
    <w:rsid w:val="00492560"/>
    <w:rsid w:val="00493011"/>
    <w:rsid w:val="00493450"/>
    <w:rsid w:val="00493849"/>
    <w:rsid w:val="00495626"/>
    <w:rsid w:val="0049562C"/>
    <w:rsid w:val="00495DDF"/>
    <w:rsid w:val="0049626A"/>
    <w:rsid w:val="00496883"/>
    <w:rsid w:val="00497273"/>
    <w:rsid w:val="00497E7C"/>
    <w:rsid w:val="004A02C5"/>
    <w:rsid w:val="004A0D1C"/>
    <w:rsid w:val="004A0F3E"/>
    <w:rsid w:val="004A113E"/>
    <w:rsid w:val="004A176E"/>
    <w:rsid w:val="004A1C69"/>
    <w:rsid w:val="004A1CC6"/>
    <w:rsid w:val="004A21E4"/>
    <w:rsid w:val="004A2614"/>
    <w:rsid w:val="004A3170"/>
    <w:rsid w:val="004A4823"/>
    <w:rsid w:val="004A5783"/>
    <w:rsid w:val="004A597E"/>
    <w:rsid w:val="004A793B"/>
    <w:rsid w:val="004B0F41"/>
    <w:rsid w:val="004B1A17"/>
    <w:rsid w:val="004B322D"/>
    <w:rsid w:val="004B32E5"/>
    <w:rsid w:val="004B5C01"/>
    <w:rsid w:val="004B5F9A"/>
    <w:rsid w:val="004B604A"/>
    <w:rsid w:val="004B6A20"/>
    <w:rsid w:val="004C1108"/>
    <w:rsid w:val="004C187F"/>
    <w:rsid w:val="004C335F"/>
    <w:rsid w:val="004C366B"/>
    <w:rsid w:val="004C39E4"/>
    <w:rsid w:val="004C4603"/>
    <w:rsid w:val="004C65B7"/>
    <w:rsid w:val="004C7067"/>
    <w:rsid w:val="004C7BE3"/>
    <w:rsid w:val="004D009E"/>
    <w:rsid w:val="004D0834"/>
    <w:rsid w:val="004D10ED"/>
    <w:rsid w:val="004D1113"/>
    <w:rsid w:val="004D15DB"/>
    <w:rsid w:val="004D232C"/>
    <w:rsid w:val="004D2572"/>
    <w:rsid w:val="004D264C"/>
    <w:rsid w:val="004D28AC"/>
    <w:rsid w:val="004D30EF"/>
    <w:rsid w:val="004D36CD"/>
    <w:rsid w:val="004D3FB6"/>
    <w:rsid w:val="004D453C"/>
    <w:rsid w:val="004D4EBE"/>
    <w:rsid w:val="004D537A"/>
    <w:rsid w:val="004D6691"/>
    <w:rsid w:val="004D685C"/>
    <w:rsid w:val="004D6882"/>
    <w:rsid w:val="004D707A"/>
    <w:rsid w:val="004E194D"/>
    <w:rsid w:val="004E1966"/>
    <w:rsid w:val="004E1AD2"/>
    <w:rsid w:val="004E3601"/>
    <w:rsid w:val="004E3B3D"/>
    <w:rsid w:val="004E3CAF"/>
    <w:rsid w:val="004E43F7"/>
    <w:rsid w:val="004E631A"/>
    <w:rsid w:val="004E63AF"/>
    <w:rsid w:val="004E6FBB"/>
    <w:rsid w:val="004E74A1"/>
    <w:rsid w:val="004F16C5"/>
    <w:rsid w:val="004F2F4B"/>
    <w:rsid w:val="004F3357"/>
    <w:rsid w:val="004F3E80"/>
    <w:rsid w:val="004F5444"/>
    <w:rsid w:val="004F59D5"/>
    <w:rsid w:val="004F5B1C"/>
    <w:rsid w:val="004F5D4F"/>
    <w:rsid w:val="004F5F60"/>
    <w:rsid w:val="004F638D"/>
    <w:rsid w:val="004F760E"/>
    <w:rsid w:val="004F7AA0"/>
    <w:rsid w:val="004F7FA8"/>
    <w:rsid w:val="004F7FDF"/>
    <w:rsid w:val="00500CA7"/>
    <w:rsid w:val="00501965"/>
    <w:rsid w:val="00501BC0"/>
    <w:rsid w:val="00502313"/>
    <w:rsid w:val="00502923"/>
    <w:rsid w:val="00503392"/>
    <w:rsid w:val="0050394D"/>
    <w:rsid w:val="00504958"/>
    <w:rsid w:val="005050DF"/>
    <w:rsid w:val="005052E6"/>
    <w:rsid w:val="005057BC"/>
    <w:rsid w:val="00505A4F"/>
    <w:rsid w:val="00506791"/>
    <w:rsid w:val="005071B7"/>
    <w:rsid w:val="00507AE4"/>
    <w:rsid w:val="005102B6"/>
    <w:rsid w:val="00510408"/>
    <w:rsid w:val="0051106B"/>
    <w:rsid w:val="00511971"/>
    <w:rsid w:val="00513045"/>
    <w:rsid w:val="00513183"/>
    <w:rsid w:val="005136B8"/>
    <w:rsid w:val="00513E79"/>
    <w:rsid w:val="0051403A"/>
    <w:rsid w:val="00514702"/>
    <w:rsid w:val="005151AE"/>
    <w:rsid w:val="0051638E"/>
    <w:rsid w:val="00516CAF"/>
    <w:rsid w:val="0051728C"/>
    <w:rsid w:val="00520B15"/>
    <w:rsid w:val="00520B16"/>
    <w:rsid w:val="00521722"/>
    <w:rsid w:val="00521C87"/>
    <w:rsid w:val="00521D9F"/>
    <w:rsid w:val="00521E9B"/>
    <w:rsid w:val="00521EF8"/>
    <w:rsid w:val="005221A7"/>
    <w:rsid w:val="005228CC"/>
    <w:rsid w:val="0052305C"/>
    <w:rsid w:val="005236F1"/>
    <w:rsid w:val="00523982"/>
    <w:rsid w:val="0052578A"/>
    <w:rsid w:val="00525D5F"/>
    <w:rsid w:val="00526533"/>
    <w:rsid w:val="00526CFB"/>
    <w:rsid w:val="00527B18"/>
    <w:rsid w:val="00530062"/>
    <w:rsid w:val="005301BA"/>
    <w:rsid w:val="005305AE"/>
    <w:rsid w:val="005316E6"/>
    <w:rsid w:val="00531AF7"/>
    <w:rsid w:val="00531DEB"/>
    <w:rsid w:val="005323DD"/>
    <w:rsid w:val="0053273B"/>
    <w:rsid w:val="0053282A"/>
    <w:rsid w:val="00532FE1"/>
    <w:rsid w:val="005367EA"/>
    <w:rsid w:val="00536D03"/>
    <w:rsid w:val="0053727B"/>
    <w:rsid w:val="0054174A"/>
    <w:rsid w:val="00541785"/>
    <w:rsid w:val="00541D19"/>
    <w:rsid w:val="00541F29"/>
    <w:rsid w:val="00541F6F"/>
    <w:rsid w:val="005421BE"/>
    <w:rsid w:val="00542D88"/>
    <w:rsid w:val="005435BF"/>
    <w:rsid w:val="005436C4"/>
    <w:rsid w:val="00543DAF"/>
    <w:rsid w:val="0054438B"/>
    <w:rsid w:val="00545555"/>
    <w:rsid w:val="00545AB9"/>
    <w:rsid w:val="0054647D"/>
    <w:rsid w:val="00546534"/>
    <w:rsid w:val="00546BC0"/>
    <w:rsid w:val="00546C2C"/>
    <w:rsid w:val="0054728C"/>
    <w:rsid w:val="0055115D"/>
    <w:rsid w:val="0055141D"/>
    <w:rsid w:val="0055167B"/>
    <w:rsid w:val="0055169E"/>
    <w:rsid w:val="00551EBA"/>
    <w:rsid w:val="005531DE"/>
    <w:rsid w:val="00553E98"/>
    <w:rsid w:val="0055429B"/>
    <w:rsid w:val="00555D3D"/>
    <w:rsid w:val="0055620F"/>
    <w:rsid w:val="005564EF"/>
    <w:rsid w:val="0055709A"/>
    <w:rsid w:val="005572D6"/>
    <w:rsid w:val="00557749"/>
    <w:rsid w:val="00557A3C"/>
    <w:rsid w:val="005607DD"/>
    <w:rsid w:val="00560AF9"/>
    <w:rsid w:val="00561194"/>
    <w:rsid w:val="00561702"/>
    <w:rsid w:val="00561801"/>
    <w:rsid w:val="00561983"/>
    <w:rsid w:val="00561D28"/>
    <w:rsid w:val="00562736"/>
    <w:rsid w:val="00563B36"/>
    <w:rsid w:val="00563D42"/>
    <w:rsid w:val="0056400A"/>
    <w:rsid w:val="00564209"/>
    <w:rsid w:val="005654BD"/>
    <w:rsid w:val="00565A51"/>
    <w:rsid w:val="00565E80"/>
    <w:rsid w:val="00565E98"/>
    <w:rsid w:val="00566880"/>
    <w:rsid w:val="00567370"/>
    <w:rsid w:val="005675ED"/>
    <w:rsid w:val="00567877"/>
    <w:rsid w:val="00567CE0"/>
    <w:rsid w:val="005709EC"/>
    <w:rsid w:val="00570C31"/>
    <w:rsid w:val="00572265"/>
    <w:rsid w:val="0057267E"/>
    <w:rsid w:val="005727A1"/>
    <w:rsid w:val="00574993"/>
    <w:rsid w:val="00574CEA"/>
    <w:rsid w:val="0057527E"/>
    <w:rsid w:val="00575A0E"/>
    <w:rsid w:val="00576915"/>
    <w:rsid w:val="0057716E"/>
    <w:rsid w:val="00580E42"/>
    <w:rsid w:val="00582992"/>
    <w:rsid w:val="005831BD"/>
    <w:rsid w:val="0058342C"/>
    <w:rsid w:val="0058388B"/>
    <w:rsid w:val="0058389B"/>
    <w:rsid w:val="00585665"/>
    <w:rsid w:val="00585ADD"/>
    <w:rsid w:val="005862A4"/>
    <w:rsid w:val="0058694A"/>
    <w:rsid w:val="005877A5"/>
    <w:rsid w:val="005910D9"/>
    <w:rsid w:val="00591784"/>
    <w:rsid w:val="005925C6"/>
    <w:rsid w:val="00592AC6"/>
    <w:rsid w:val="00592B0B"/>
    <w:rsid w:val="005963A3"/>
    <w:rsid w:val="005968F1"/>
    <w:rsid w:val="00597759"/>
    <w:rsid w:val="00597A5C"/>
    <w:rsid w:val="00597DF6"/>
    <w:rsid w:val="00597F0E"/>
    <w:rsid w:val="005A1105"/>
    <w:rsid w:val="005A1D2A"/>
    <w:rsid w:val="005A20C6"/>
    <w:rsid w:val="005A36AE"/>
    <w:rsid w:val="005A39A3"/>
    <w:rsid w:val="005A419E"/>
    <w:rsid w:val="005A55D0"/>
    <w:rsid w:val="005A5926"/>
    <w:rsid w:val="005A66E3"/>
    <w:rsid w:val="005A6FFF"/>
    <w:rsid w:val="005A72A2"/>
    <w:rsid w:val="005B0451"/>
    <w:rsid w:val="005B08F2"/>
    <w:rsid w:val="005B0B9B"/>
    <w:rsid w:val="005B1D6F"/>
    <w:rsid w:val="005B359B"/>
    <w:rsid w:val="005B3886"/>
    <w:rsid w:val="005B494A"/>
    <w:rsid w:val="005B7C42"/>
    <w:rsid w:val="005C05EA"/>
    <w:rsid w:val="005C09F7"/>
    <w:rsid w:val="005C1C7A"/>
    <w:rsid w:val="005C1DF4"/>
    <w:rsid w:val="005C262F"/>
    <w:rsid w:val="005C2B3B"/>
    <w:rsid w:val="005C3C40"/>
    <w:rsid w:val="005C3FFF"/>
    <w:rsid w:val="005C49FA"/>
    <w:rsid w:val="005C4E01"/>
    <w:rsid w:val="005C55F1"/>
    <w:rsid w:val="005C58A5"/>
    <w:rsid w:val="005C5D6A"/>
    <w:rsid w:val="005C6428"/>
    <w:rsid w:val="005D0C2C"/>
    <w:rsid w:val="005D1248"/>
    <w:rsid w:val="005D166A"/>
    <w:rsid w:val="005D2D15"/>
    <w:rsid w:val="005D3821"/>
    <w:rsid w:val="005D39F3"/>
    <w:rsid w:val="005D57B0"/>
    <w:rsid w:val="005D5EC4"/>
    <w:rsid w:val="005D60F1"/>
    <w:rsid w:val="005D63E2"/>
    <w:rsid w:val="005D672F"/>
    <w:rsid w:val="005D6A45"/>
    <w:rsid w:val="005D6C76"/>
    <w:rsid w:val="005D7890"/>
    <w:rsid w:val="005E029E"/>
    <w:rsid w:val="005E0E1B"/>
    <w:rsid w:val="005E1896"/>
    <w:rsid w:val="005E3742"/>
    <w:rsid w:val="005E4DED"/>
    <w:rsid w:val="005E641E"/>
    <w:rsid w:val="005E6A77"/>
    <w:rsid w:val="005E6E8A"/>
    <w:rsid w:val="005E7458"/>
    <w:rsid w:val="005E791D"/>
    <w:rsid w:val="005F05AF"/>
    <w:rsid w:val="005F0950"/>
    <w:rsid w:val="005F0CA4"/>
    <w:rsid w:val="005F183E"/>
    <w:rsid w:val="005F1CFC"/>
    <w:rsid w:val="005F21E8"/>
    <w:rsid w:val="005F25FD"/>
    <w:rsid w:val="005F271B"/>
    <w:rsid w:val="005F308D"/>
    <w:rsid w:val="005F3402"/>
    <w:rsid w:val="005F3B03"/>
    <w:rsid w:val="005F410D"/>
    <w:rsid w:val="005F5561"/>
    <w:rsid w:val="005F606A"/>
    <w:rsid w:val="005F6350"/>
    <w:rsid w:val="005F674A"/>
    <w:rsid w:val="005F6C8E"/>
    <w:rsid w:val="005F7356"/>
    <w:rsid w:val="005F736B"/>
    <w:rsid w:val="005F7640"/>
    <w:rsid w:val="005F7829"/>
    <w:rsid w:val="005F7CF0"/>
    <w:rsid w:val="00600113"/>
    <w:rsid w:val="00601E3A"/>
    <w:rsid w:val="00602B47"/>
    <w:rsid w:val="00604BFD"/>
    <w:rsid w:val="00605205"/>
    <w:rsid w:val="00605685"/>
    <w:rsid w:val="006073A7"/>
    <w:rsid w:val="00607548"/>
    <w:rsid w:val="00607686"/>
    <w:rsid w:val="006077CD"/>
    <w:rsid w:val="00607E41"/>
    <w:rsid w:val="00611267"/>
    <w:rsid w:val="006112CA"/>
    <w:rsid w:val="00611CCD"/>
    <w:rsid w:val="0061207A"/>
    <w:rsid w:val="00612092"/>
    <w:rsid w:val="0061343F"/>
    <w:rsid w:val="00613B10"/>
    <w:rsid w:val="00614044"/>
    <w:rsid w:val="00616202"/>
    <w:rsid w:val="0061686C"/>
    <w:rsid w:val="00617664"/>
    <w:rsid w:val="00617E59"/>
    <w:rsid w:val="00620AB7"/>
    <w:rsid w:val="00620CE0"/>
    <w:rsid w:val="00621BD9"/>
    <w:rsid w:val="006228AD"/>
    <w:rsid w:val="00622CB4"/>
    <w:rsid w:val="00623B03"/>
    <w:rsid w:val="0062431C"/>
    <w:rsid w:val="00624A05"/>
    <w:rsid w:val="00624C25"/>
    <w:rsid w:val="006250F6"/>
    <w:rsid w:val="00625ECB"/>
    <w:rsid w:val="00625F72"/>
    <w:rsid w:val="0062652D"/>
    <w:rsid w:val="006268DE"/>
    <w:rsid w:val="00626F61"/>
    <w:rsid w:val="0062756A"/>
    <w:rsid w:val="0062788E"/>
    <w:rsid w:val="00631496"/>
    <w:rsid w:val="0063218B"/>
    <w:rsid w:val="00632216"/>
    <w:rsid w:val="00632E12"/>
    <w:rsid w:val="00633C9D"/>
    <w:rsid w:val="0063440A"/>
    <w:rsid w:val="006349B0"/>
    <w:rsid w:val="00635493"/>
    <w:rsid w:val="0063576D"/>
    <w:rsid w:val="00635C85"/>
    <w:rsid w:val="006364CF"/>
    <w:rsid w:val="00636BAE"/>
    <w:rsid w:val="00636BE6"/>
    <w:rsid w:val="006374B1"/>
    <w:rsid w:val="00637877"/>
    <w:rsid w:val="00640204"/>
    <w:rsid w:val="00641106"/>
    <w:rsid w:val="00641231"/>
    <w:rsid w:val="00641348"/>
    <w:rsid w:val="00641AF5"/>
    <w:rsid w:val="0064201A"/>
    <w:rsid w:val="00642631"/>
    <w:rsid w:val="00643249"/>
    <w:rsid w:val="0064366D"/>
    <w:rsid w:val="00644569"/>
    <w:rsid w:val="00644C82"/>
    <w:rsid w:val="00644E4B"/>
    <w:rsid w:val="0064533F"/>
    <w:rsid w:val="0064610E"/>
    <w:rsid w:val="00646114"/>
    <w:rsid w:val="0064684F"/>
    <w:rsid w:val="00646A31"/>
    <w:rsid w:val="00646B38"/>
    <w:rsid w:val="00647902"/>
    <w:rsid w:val="00650585"/>
    <w:rsid w:val="006508B8"/>
    <w:rsid w:val="00651D6E"/>
    <w:rsid w:val="0065203A"/>
    <w:rsid w:val="006523ED"/>
    <w:rsid w:val="00652626"/>
    <w:rsid w:val="006534D2"/>
    <w:rsid w:val="006535A5"/>
    <w:rsid w:val="0065446B"/>
    <w:rsid w:val="00654EEA"/>
    <w:rsid w:val="006555B8"/>
    <w:rsid w:val="006559AB"/>
    <w:rsid w:val="00656979"/>
    <w:rsid w:val="00656BA3"/>
    <w:rsid w:val="00656FEF"/>
    <w:rsid w:val="00657727"/>
    <w:rsid w:val="00660A71"/>
    <w:rsid w:val="00661B43"/>
    <w:rsid w:val="00663A70"/>
    <w:rsid w:val="00663BAB"/>
    <w:rsid w:val="00663BFD"/>
    <w:rsid w:val="00664EE8"/>
    <w:rsid w:val="006669DF"/>
    <w:rsid w:val="00666C9E"/>
    <w:rsid w:val="00666FCB"/>
    <w:rsid w:val="006674BC"/>
    <w:rsid w:val="00670BEE"/>
    <w:rsid w:val="00671EA7"/>
    <w:rsid w:val="006731C2"/>
    <w:rsid w:val="00673240"/>
    <w:rsid w:val="00673800"/>
    <w:rsid w:val="00674939"/>
    <w:rsid w:val="006753CD"/>
    <w:rsid w:val="00675D2C"/>
    <w:rsid w:val="006770A2"/>
    <w:rsid w:val="006775A4"/>
    <w:rsid w:val="006775FB"/>
    <w:rsid w:val="006803C4"/>
    <w:rsid w:val="00680B1B"/>
    <w:rsid w:val="00680F88"/>
    <w:rsid w:val="006814C2"/>
    <w:rsid w:val="00681AD2"/>
    <w:rsid w:val="006826A5"/>
    <w:rsid w:val="00682B6E"/>
    <w:rsid w:val="00683903"/>
    <w:rsid w:val="006844D9"/>
    <w:rsid w:val="00684C20"/>
    <w:rsid w:val="00686A97"/>
    <w:rsid w:val="00686E4C"/>
    <w:rsid w:val="00687158"/>
    <w:rsid w:val="006873C9"/>
    <w:rsid w:val="00690445"/>
    <w:rsid w:val="006908E0"/>
    <w:rsid w:val="00690AB5"/>
    <w:rsid w:val="00691355"/>
    <w:rsid w:val="00691535"/>
    <w:rsid w:val="006915E1"/>
    <w:rsid w:val="00691BEE"/>
    <w:rsid w:val="00692D71"/>
    <w:rsid w:val="0069355E"/>
    <w:rsid w:val="0069366A"/>
    <w:rsid w:val="00693C6A"/>
    <w:rsid w:val="00693E4A"/>
    <w:rsid w:val="00694268"/>
    <w:rsid w:val="006948DE"/>
    <w:rsid w:val="00696061"/>
    <w:rsid w:val="00696723"/>
    <w:rsid w:val="0069744D"/>
    <w:rsid w:val="00697776"/>
    <w:rsid w:val="00697900"/>
    <w:rsid w:val="006A0BAA"/>
    <w:rsid w:val="006A1BE6"/>
    <w:rsid w:val="006A1BFF"/>
    <w:rsid w:val="006A2211"/>
    <w:rsid w:val="006A30CB"/>
    <w:rsid w:val="006A3586"/>
    <w:rsid w:val="006A37C1"/>
    <w:rsid w:val="006A43D7"/>
    <w:rsid w:val="006A5084"/>
    <w:rsid w:val="006A71B7"/>
    <w:rsid w:val="006A7C5F"/>
    <w:rsid w:val="006B0F31"/>
    <w:rsid w:val="006B0F6E"/>
    <w:rsid w:val="006B141A"/>
    <w:rsid w:val="006B1C07"/>
    <w:rsid w:val="006B2585"/>
    <w:rsid w:val="006B59AD"/>
    <w:rsid w:val="006B602B"/>
    <w:rsid w:val="006B65E9"/>
    <w:rsid w:val="006B6993"/>
    <w:rsid w:val="006B6C2E"/>
    <w:rsid w:val="006C05C9"/>
    <w:rsid w:val="006C0DB6"/>
    <w:rsid w:val="006C1149"/>
    <w:rsid w:val="006C1DC2"/>
    <w:rsid w:val="006C2245"/>
    <w:rsid w:val="006C26E8"/>
    <w:rsid w:val="006C3807"/>
    <w:rsid w:val="006C46AD"/>
    <w:rsid w:val="006C4DCC"/>
    <w:rsid w:val="006C58FF"/>
    <w:rsid w:val="006C69B7"/>
    <w:rsid w:val="006C6F40"/>
    <w:rsid w:val="006C7F03"/>
    <w:rsid w:val="006D03FA"/>
    <w:rsid w:val="006D14FF"/>
    <w:rsid w:val="006D1658"/>
    <w:rsid w:val="006D21CD"/>
    <w:rsid w:val="006D22A5"/>
    <w:rsid w:val="006D4067"/>
    <w:rsid w:val="006D4B4F"/>
    <w:rsid w:val="006D4FBB"/>
    <w:rsid w:val="006D508C"/>
    <w:rsid w:val="006D6BEC"/>
    <w:rsid w:val="006D7778"/>
    <w:rsid w:val="006D78C6"/>
    <w:rsid w:val="006E146E"/>
    <w:rsid w:val="006E1E66"/>
    <w:rsid w:val="006E27D2"/>
    <w:rsid w:val="006E3376"/>
    <w:rsid w:val="006E5372"/>
    <w:rsid w:val="006E5719"/>
    <w:rsid w:val="006E5C85"/>
    <w:rsid w:val="006E639C"/>
    <w:rsid w:val="006E6869"/>
    <w:rsid w:val="006E726B"/>
    <w:rsid w:val="006E7542"/>
    <w:rsid w:val="006E79CB"/>
    <w:rsid w:val="006E7B9A"/>
    <w:rsid w:val="006F02BD"/>
    <w:rsid w:val="006F0465"/>
    <w:rsid w:val="006F08E0"/>
    <w:rsid w:val="006F187A"/>
    <w:rsid w:val="006F209A"/>
    <w:rsid w:val="006F3075"/>
    <w:rsid w:val="006F3668"/>
    <w:rsid w:val="006F3A61"/>
    <w:rsid w:val="006F3DC4"/>
    <w:rsid w:val="006F4621"/>
    <w:rsid w:val="006F5024"/>
    <w:rsid w:val="006F54A8"/>
    <w:rsid w:val="006F55B1"/>
    <w:rsid w:val="006F5BED"/>
    <w:rsid w:val="006F601B"/>
    <w:rsid w:val="006F63A5"/>
    <w:rsid w:val="006F675A"/>
    <w:rsid w:val="006F69A0"/>
    <w:rsid w:val="006F6AF4"/>
    <w:rsid w:val="006F7228"/>
    <w:rsid w:val="006F7477"/>
    <w:rsid w:val="006F7A67"/>
    <w:rsid w:val="006F7D52"/>
    <w:rsid w:val="0070063C"/>
    <w:rsid w:val="00700783"/>
    <w:rsid w:val="00700A11"/>
    <w:rsid w:val="00701AFF"/>
    <w:rsid w:val="00702F71"/>
    <w:rsid w:val="0070371B"/>
    <w:rsid w:val="00703E3D"/>
    <w:rsid w:val="00704208"/>
    <w:rsid w:val="00704E05"/>
    <w:rsid w:val="0070593D"/>
    <w:rsid w:val="007068BB"/>
    <w:rsid w:val="0070730A"/>
    <w:rsid w:val="00707C94"/>
    <w:rsid w:val="00710799"/>
    <w:rsid w:val="00711EAE"/>
    <w:rsid w:val="0071207F"/>
    <w:rsid w:val="0071230B"/>
    <w:rsid w:val="00712C28"/>
    <w:rsid w:val="007132B4"/>
    <w:rsid w:val="007136E5"/>
    <w:rsid w:val="00713FC5"/>
    <w:rsid w:val="00714EB0"/>
    <w:rsid w:val="00716204"/>
    <w:rsid w:val="00716E01"/>
    <w:rsid w:val="007171BC"/>
    <w:rsid w:val="0071778D"/>
    <w:rsid w:val="00717DDC"/>
    <w:rsid w:val="0072136B"/>
    <w:rsid w:val="00723446"/>
    <w:rsid w:val="00723478"/>
    <w:rsid w:val="00723685"/>
    <w:rsid w:val="00724A5D"/>
    <w:rsid w:val="007257FB"/>
    <w:rsid w:val="00725B6C"/>
    <w:rsid w:val="007264F3"/>
    <w:rsid w:val="00726E40"/>
    <w:rsid w:val="00730606"/>
    <w:rsid w:val="00730B1D"/>
    <w:rsid w:val="00730D29"/>
    <w:rsid w:val="007318D6"/>
    <w:rsid w:val="00731A95"/>
    <w:rsid w:val="00731C6B"/>
    <w:rsid w:val="00731F30"/>
    <w:rsid w:val="007328D4"/>
    <w:rsid w:val="00732A3E"/>
    <w:rsid w:val="00733C3B"/>
    <w:rsid w:val="00735424"/>
    <w:rsid w:val="0073577B"/>
    <w:rsid w:val="00735CB6"/>
    <w:rsid w:val="0073601D"/>
    <w:rsid w:val="007363A8"/>
    <w:rsid w:val="00736AFC"/>
    <w:rsid w:val="00740D8C"/>
    <w:rsid w:val="00740E06"/>
    <w:rsid w:val="00740E54"/>
    <w:rsid w:val="00741062"/>
    <w:rsid w:val="00741E8D"/>
    <w:rsid w:val="007420DA"/>
    <w:rsid w:val="00742428"/>
    <w:rsid w:val="00742603"/>
    <w:rsid w:val="0074277C"/>
    <w:rsid w:val="0074279C"/>
    <w:rsid w:val="00742E57"/>
    <w:rsid w:val="00743282"/>
    <w:rsid w:val="00743FF6"/>
    <w:rsid w:val="007443C1"/>
    <w:rsid w:val="007447AB"/>
    <w:rsid w:val="00744DD6"/>
    <w:rsid w:val="00745406"/>
    <w:rsid w:val="00745EC2"/>
    <w:rsid w:val="0074695C"/>
    <w:rsid w:val="00746E3F"/>
    <w:rsid w:val="00747361"/>
    <w:rsid w:val="00747A99"/>
    <w:rsid w:val="00750B59"/>
    <w:rsid w:val="00751D30"/>
    <w:rsid w:val="00752302"/>
    <w:rsid w:val="007527B1"/>
    <w:rsid w:val="0075325C"/>
    <w:rsid w:val="007537EB"/>
    <w:rsid w:val="00753E7B"/>
    <w:rsid w:val="007543FD"/>
    <w:rsid w:val="0075495E"/>
    <w:rsid w:val="0075563D"/>
    <w:rsid w:val="00755A4B"/>
    <w:rsid w:val="00755DA0"/>
    <w:rsid w:val="00755F34"/>
    <w:rsid w:val="0075767B"/>
    <w:rsid w:val="0076097C"/>
    <w:rsid w:val="00760ED2"/>
    <w:rsid w:val="00760F97"/>
    <w:rsid w:val="0076148B"/>
    <w:rsid w:val="00761681"/>
    <w:rsid w:val="00763EFE"/>
    <w:rsid w:val="00764406"/>
    <w:rsid w:val="00765BE4"/>
    <w:rsid w:val="007667EF"/>
    <w:rsid w:val="00766D3A"/>
    <w:rsid w:val="00766E03"/>
    <w:rsid w:val="00767D36"/>
    <w:rsid w:val="007701C2"/>
    <w:rsid w:val="007702A1"/>
    <w:rsid w:val="00770B1B"/>
    <w:rsid w:val="00770C8A"/>
    <w:rsid w:val="0077152B"/>
    <w:rsid w:val="00771974"/>
    <w:rsid w:val="007727A7"/>
    <w:rsid w:val="007737AA"/>
    <w:rsid w:val="007750E1"/>
    <w:rsid w:val="007766D2"/>
    <w:rsid w:val="00776D5D"/>
    <w:rsid w:val="00777804"/>
    <w:rsid w:val="0077791E"/>
    <w:rsid w:val="007808DC"/>
    <w:rsid w:val="00780D35"/>
    <w:rsid w:val="0078107F"/>
    <w:rsid w:val="00781C8B"/>
    <w:rsid w:val="007821D1"/>
    <w:rsid w:val="00783130"/>
    <w:rsid w:val="00783476"/>
    <w:rsid w:val="00783713"/>
    <w:rsid w:val="00783AAA"/>
    <w:rsid w:val="007843AC"/>
    <w:rsid w:val="00784B2E"/>
    <w:rsid w:val="00784C1E"/>
    <w:rsid w:val="007853BE"/>
    <w:rsid w:val="007869DB"/>
    <w:rsid w:val="00786B43"/>
    <w:rsid w:val="00786E02"/>
    <w:rsid w:val="007876D1"/>
    <w:rsid w:val="00787984"/>
    <w:rsid w:val="00787D2A"/>
    <w:rsid w:val="007903C4"/>
    <w:rsid w:val="00790AC9"/>
    <w:rsid w:val="00791724"/>
    <w:rsid w:val="00791E4C"/>
    <w:rsid w:val="007937FB"/>
    <w:rsid w:val="007957EB"/>
    <w:rsid w:val="00795879"/>
    <w:rsid w:val="00796A82"/>
    <w:rsid w:val="00796E07"/>
    <w:rsid w:val="00796E4E"/>
    <w:rsid w:val="00797062"/>
    <w:rsid w:val="00797798"/>
    <w:rsid w:val="007A006F"/>
    <w:rsid w:val="007A08B8"/>
    <w:rsid w:val="007A188E"/>
    <w:rsid w:val="007A1B46"/>
    <w:rsid w:val="007A2A3F"/>
    <w:rsid w:val="007A2D6E"/>
    <w:rsid w:val="007A410C"/>
    <w:rsid w:val="007A4A66"/>
    <w:rsid w:val="007A4B2B"/>
    <w:rsid w:val="007A5D11"/>
    <w:rsid w:val="007A6DC7"/>
    <w:rsid w:val="007A7A2B"/>
    <w:rsid w:val="007B02ED"/>
    <w:rsid w:val="007B2097"/>
    <w:rsid w:val="007B261D"/>
    <w:rsid w:val="007B26E0"/>
    <w:rsid w:val="007B28B7"/>
    <w:rsid w:val="007B3139"/>
    <w:rsid w:val="007B3826"/>
    <w:rsid w:val="007B3A0A"/>
    <w:rsid w:val="007B3F53"/>
    <w:rsid w:val="007B4208"/>
    <w:rsid w:val="007B43BA"/>
    <w:rsid w:val="007B4801"/>
    <w:rsid w:val="007B4927"/>
    <w:rsid w:val="007B59F5"/>
    <w:rsid w:val="007B6896"/>
    <w:rsid w:val="007C0AED"/>
    <w:rsid w:val="007C1234"/>
    <w:rsid w:val="007C1869"/>
    <w:rsid w:val="007C21E3"/>
    <w:rsid w:val="007C35A8"/>
    <w:rsid w:val="007C4056"/>
    <w:rsid w:val="007C5609"/>
    <w:rsid w:val="007C63F6"/>
    <w:rsid w:val="007C69E9"/>
    <w:rsid w:val="007D082E"/>
    <w:rsid w:val="007D083A"/>
    <w:rsid w:val="007D0CC7"/>
    <w:rsid w:val="007D2358"/>
    <w:rsid w:val="007D2EE5"/>
    <w:rsid w:val="007D3646"/>
    <w:rsid w:val="007D3B4C"/>
    <w:rsid w:val="007D4A8C"/>
    <w:rsid w:val="007D547F"/>
    <w:rsid w:val="007D58D7"/>
    <w:rsid w:val="007D59B2"/>
    <w:rsid w:val="007D5BCE"/>
    <w:rsid w:val="007D7944"/>
    <w:rsid w:val="007D7A3A"/>
    <w:rsid w:val="007E008A"/>
    <w:rsid w:val="007E00C6"/>
    <w:rsid w:val="007E017C"/>
    <w:rsid w:val="007E02C6"/>
    <w:rsid w:val="007E0AB7"/>
    <w:rsid w:val="007E11B1"/>
    <w:rsid w:val="007E2151"/>
    <w:rsid w:val="007E2416"/>
    <w:rsid w:val="007E589A"/>
    <w:rsid w:val="007E5B7D"/>
    <w:rsid w:val="007E5D22"/>
    <w:rsid w:val="007E79C9"/>
    <w:rsid w:val="007F03B4"/>
    <w:rsid w:val="007F13EC"/>
    <w:rsid w:val="007F1B2B"/>
    <w:rsid w:val="007F3590"/>
    <w:rsid w:val="007F3790"/>
    <w:rsid w:val="007F39DF"/>
    <w:rsid w:val="007F3D34"/>
    <w:rsid w:val="007F5383"/>
    <w:rsid w:val="007F548C"/>
    <w:rsid w:val="007F6358"/>
    <w:rsid w:val="007F645A"/>
    <w:rsid w:val="007F6794"/>
    <w:rsid w:val="007F7470"/>
    <w:rsid w:val="007F7C16"/>
    <w:rsid w:val="007F7F66"/>
    <w:rsid w:val="00800275"/>
    <w:rsid w:val="00800A0E"/>
    <w:rsid w:val="00800D7F"/>
    <w:rsid w:val="008012E3"/>
    <w:rsid w:val="00802261"/>
    <w:rsid w:val="00802424"/>
    <w:rsid w:val="00802A15"/>
    <w:rsid w:val="00804579"/>
    <w:rsid w:val="00805952"/>
    <w:rsid w:val="008061F5"/>
    <w:rsid w:val="00806282"/>
    <w:rsid w:val="00806E6B"/>
    <w:rsid w:val="008076E9"/>
    <w:rsid w:val="008116B5"/>
    <w:rsid w:val="008116EE"/>
    <w:rsid w:val="00811897"/>
    <w:rsid w:val="00811A9C"/>
    <w:rsid w:val="0081221D"/>
    <w:rsid w:val="00812EF2"/>
    <w:rsid w:val="008141B5"/>
    <w:rsid w:val="008141EF"/>
    <w:rsid w:val="0081520E"/>
    <w:rsid w:val="0081661A"/>
    <w:rsid w:val="00816842"/>
    <w:rsid w:val="00816BE3"/>
    <w:rsid w:val="00817227"/>
    <w:rsid w:val="00817446"/>
    <w:rsid w:val="008175CD"/>
    <w:rsid w:val="0081799D"/>
    <w:rsid w:val="00817F15"/>
    <w:rsid w:val="008202FB"/>
    <w:rsid w:val="00820949"/>
    <w:rsid w:val="00821B3A"/>
    <w:rsid w:val="0082259D"/>
    <w:rsid w:val="008225E8"/>
    <w:rsid w:val="00822856"/>
    <w:rsid w:val="008243C7"/>
    <w:rsid w:val="00824B13"/>
    <w:rsid w:val="00825714"/>
    <w:rsid w:val="00825AD7"/>
    <w:rsid w:val="00825EE8"/>
    <w:rsid w:val="00826331"/>
    <w:rsid w:val="0082681D"/>
    <w:rsid w:val="00827657"/>
    <w:rsid w:val="00830F9E"/>
    <w:rsid w:val="0083130A"/>
    <w:rsid w:val="008326DC"/>
    <w:rsid w:val="008329FD"/>
    <w:rsid w:val="00832D31"/>
    <w:rsid w:val="00832E81"/>
    <w:rsid w:val="0083315F"/>
    <w:rsid w:val="008344F1"/>
    <w:rsid w:val="00834AE6"/>
    <w:rsid w:val="00834AF2"/>
    <w:rsid w:val="00837645"/>
    <w:rsid w:val="0084006A"/>
    <w:rsid w:val="00840083"/>
    <w:rsid w:val="00840870"/>
    <w:rsid w:val="00842086"/>
    <w:rsid w:val="00842CE3"/>
    <w:rsid w:val="008434BB"/>
    <w:rsid w:val="00843526"/>
    <w:rsid w:val="00843595"/>
    <w:rsid w:val="008442F2"/>
    <w:rsid w:val="008444FB"/>
    <w:rsid w:val="00844625"/>
    <w:rsid w:val="00846564"/>
    <w:rsid w:val="0084769F"/>
    <w:rsid w:val="00847793"/>
    <w:rsid w:val="008502A1"/>
    <w:rsid w:val="00851837"/>
    <w:rsid w:val="00852622"/>
    <w:rsid w:val="008532F8"/>
    <w:rsid w:val="00856326"/>
    <w:rsid w:val="008565E6"/>
    <w:rsid w:val="00856CBC"/>
    <w:rsid w:val="00857488"/>
    <w:rsid w:val="008606E7"/>
    <w:rsid w:val="0086097D"/>
    <w:rsid w:val="00861042"/>
    <w:rsid w:val="00862D4F"/>
    <w:rsid w:val="00863D80"/>
    <w:rsid w:val="008644BB"/>
    <w:rsid w:val="00864600"/>
    <w:rsid w:val="00864C45"/>
    <w:rsid w:val="00864D37"/>
    <w:rsid w:val="0086617F"/>
    <w:rsid w:val="00866A45"/>
    <w:rsid w:val="00866CBB"/>
    <w:rsid w:val="00867796"/>
    <w:rsid w:val="0086780A"/>
    <w:rsid w:val="0087042A"/>
    <w:rsid w:val="008706CC"/>
    <w:rsid w:val="00870AA8"/>
    <w:rsid w:val="0087199A"/>
    <w:rsid w:val="00871E12"/>
    <w:rsid w:val="008725A6"/>
    <w:rsid w:val="0087495D"/>
    <w:rsid w:val="00874E40"/>
    <w:rsid w:val="0087738D"/>
    <w:rsid w:val="00877585"/>
    <w:rsid w:val="0088073A"/>
    <w:rsid w:val="0088108C"/>
    <w:rsid w:val="008814B0"/>
    <w:rsid w:val="008823A6"/>
    <w:rsid w:val="00882826"/>
    <w:rsid w:val="00883176"/>
    <w:rsid w:val="008833BF"/>
    <w:rsid w:val="008846EE"/>
    <w:rsid w:val="00884E2E"/>
    <w:rsid w:val="00885A43"/>
    <w:rsid w:val="0088621B"/>
    <w:rsid w:val="00887B0D"/>
    <w:rsid w:val="008901E5"/>
    <w:rsid w:val="0089060A"/>
    <w:rsid w:val="00891D6A"/>
    <w:rsid w:val="00892088"/>
    <w:rsid w:val="008927E3"/>
    <w:rsid w:val="00893068"/>
    <w:rsid w:val="00893E81"/>
    <w:rsid w:val="008941A2"/>
    <w:rsid w:val="008941FC"/>
    <w:rsid w:val="0089476E"/>
    <w:rsid w:val="008949E3"/>
    <w:rsid w:val="008958F1"/>
    <w:rsid w:val="00897943"/>
    <w:rsid w:val="008A0F89"/>
    <w:rsid w:val="008A1FEA"/>
    <w:rsid w:val="008A2113"/>
    <w:rsid w:val="008A25F6"/>
    <w:rsid w:val="008A270E"/>
    <w:rsid w:val="008A2F25"/>
    <w:rsid w:val="008A310A"/>
    <w:rsid w:val="008A3FCB"/>
    <w:rsid w:val="008A44B5"/>
    <w:rsid w:val="008A5135"/>
    <w:rsid w:val="008A55F9"/>
    <w:rsid w:val="008A7539"/>
    <w:rsid w:val="008A7941"/>
    <w:rsid w:val="008A7EF9"/>
    <w:rsid w:val="008B005F"/>
    <w:rsid w:val="008B151C"/>
    <w:rsid w:val="008B19BE"/>
    <w:rsid w:val="008B1C5A"/>
    <w:rsid w:val="008B1EDA"/>
    <w:rsid w:val="008B2177"/>
    <w:rsid w:val="008B2C24"/>
    <w:rsid w:val="008B2F4A"/>
    <w:rsid w:val="008B3A3B"/>
    <w:rsid w:val="008B4FC1"/>
    <w:rsid w:val="008B50C4"/>
    <w:rsid w:val="008B50C7"/>
    <w:rsid w:val="008B5139"/>
    <w:rsid w:val="008B5233"/>
    <w:rsid w:val="008B6447"/>
    <w:rsid w:val="008B6E30"/>
    <w:rsid w:val="008C0886"/>
    <w:rsid w:val="008C193E"/>
    <w:rsid w:val="008C1BDB"/>
    <w:rsid w:val="008C316E"/>
    <w:rsid w:val="008C43DE"/>
    <w:rsid w:val="008C459B"/>
    <w:rsid w:val="008C4D2C"/>
    <w:rsid w:val="008C5248"/>
    <w:rsid w:val="008C54C6"/>
    <w:rsid w:val="008C630F"/>
    <w:rsid w:val="008C6348"/>
    <w:rsid w:val="008C6E73"/>
    <w:rsid w:val="008C7002"/>
    <w:rsid w:val="008C7C94"/>
    <w:rsid w:val="008D15A7"/>
    <w:rsid w:val="008D194E"/>
    <w:rsid w:val="008D2501"/>
    <w:rsid w:val="008D373E"/>
    <w:rsid w:val="008D3844"/>
    <w:rsid w:val="008D5C1E"/>
    <w:rsid w:val="008D7487"/>
    <w:rsid w:val="008D7CEB"/>
    <w:rsid w:val="008E0F88"/>
    <w:rsid w:val="008E138D"/>
    <w:rsid w:val="008E16C9"/>
    <w:rsid w:val="008E200D"/>
    <w:rsid w:val="008E2B8D"/>
    <w:rsid w:val="008E35D2"/>
    <w:rsid w:val="008E386B"/>
    <w:rsid w:val="008E448B"/>
    <w:rsid w:val="008E4728"/>
    <w:rsid w:val="008E692E"/>
    <w:rsid w:val="008E6F9C"/>
    <w:rsid w:val="008E7BF1"/>
    <w:rsid w:val="008F04E9"/>
    <w:rsid w:val="008F0E0A"/>
    <w:rsid w:val="008F187E"/>
    <w:rsid w:val="008F3611"/>
    <w:rsid w:val="008F37AA"/>
    <w:rsid w:val="008F4ABB"/>
    <w:rsid w:val="008F4E9B"/>
    <w:rsid w:val="008F6D67"/>
    <w:rsid w:val="008F7213"/>
    <w:rsid w:val="008F76DB"/>
    <w:rsid w:val="008F79F1"/>
    <w:rsid w:val="008F7D54"/>
    <w:rsid w:val="0090044F"/>
    <w:rsid w:val="009006DB"/>
    <w:rsid w:val="009009B0"/>
    <w:rsid w:val="00900FB2"/>
    <w:rsid w:val="00902135"/>
    <w:rsid w:val="00902389"/>
    <w:rsid w:val="00902736"/>
    <w:rsid w:val="00902E31"/>
    <w:rsid w:val="009033CC"/>
    <w:rsid w:val="00903C7A"/>
    <w:rsid w:val="00903C8F"/>
    <w:rsid w:val="00904A95"/>
    <w:rsid w:val="009055B5"/>
    <w:rsid w:val="0090589D"/>
    <w:rsid w:val="00905ED8"/>
    <w:rsid w:val="00905F79"/>
    <w:rsid w:val="0090631E"/>
    <w:rsid w:val="00910833"/>
    <w:rsid w:val="00911B83"/>
    <w:rsid w:val="0091271A"/>
    <w:rsid w:val="00913482"/>
    <w:rsid w:val="00913BDB"/>
    <w:rsid w:val="00914149"/>
    <w:rsid w:val="00914214"/>
    <w:rsid w:val="0091489A"/>
    <w:rsid w:val="00914E3B"/>
    <w:rsid w:val="00916478"/>
    <w:rsid w:val="00916505"/>
    <w:rsid w:val="00916AFA"/>
    <w:rsid w:val="00917FE7"/>
    <w:rsid w:val="00920EC1"/>
    <w:rsid w:val="00921364"/>
    <w:rsid w:val="00921E91"/>
    <w:rsid w:val="009223D4"/>
    <w:rsid w:val="00922DA1"/>
    <w:rsid w:val="0092363B"/>
    <w:rsid w:val="009249EF"/>
    <w:rsid w:val="00924C24"/>
    <w:rsid w:val="00925378"/>
    <w:rsid w:val="00925571"/>
    <w:rsid w:val="00925BC2"/>
    <w:rsid w:val="009269BF"/>
    <w:rsid w:val="0092740C"/>
    <w:rsid w:val="00927775"/>
    <w:rsid w:val="00927879"/>
    <w:rsid w:val="00927C51"/>
    <w:rsid w:val="009300A9"/>
    <w:rsid w:val="00930305"/>
    <w:rsid w:val="00930E41"/>
    <w:rsid w:val="0093143C"/>
    <w:rsid w:val="0093310B"/>
    <w:rsid w:val="00933263"/>
    <w:rsid w:val="009337E2"/>
    <w:rsid w:val="00933E4F"/>
    <w:rsid w:val="00933EE5"/>
    <w:rsid w:val="00934571"/>
    <w:rsid w:val="00934803"/>
    <w:rsid w:val="00934A1C"/>
    <w:rsid w:val="009371B3"/>
    <w:rsid w:val="00937328"/>
    <w:rsid w:val="009376F1"/>
    <w:rsid w:val="00937E3D"/>
    <w:rsid w:val="00941331"/>
    <w:rsid w:val="00941D71"/>
    <w:rsid w:val="00941EC3"/>
    <w:rsid w:val="00942BF4"/>
    <w:rsid w:val="0094310A"/>
    <w:rsid w:val="009433EB"/>
    <w:rsid w:val="0094617C"/>
    <w:rsid w:val="00946EE1"/>
    <w:rsid w:val="00947143"/>
    <w:rsid w:val="00950A73"/>
    <w:rsid w:val="00950B74"/>
    <w:rsid w:val="00950BC9"/>
    <w:rsid w:val="00950CC5"/>
    <w:rsid w:val="00951816"/>
    <w:rsid w:val="00951D3C"/>
    <w:rsid w:val="00951D4F"/>
    <w:rsid w:val="00952597"/>
    <w:rsid w:val="00952A32"/>
    <w:rsid w:val="0095495B"/>
    <w:rsid w:val="00954B84"/>
    <w:rsid w:val="00956657"/>
    <w:rsid w:val="00956C52"/>
    <w:rsid w:val="00956F4B"/>
    <w:rsid w:val="00957078"/>
    <w:rsid w:val="0095750B"/>
    <w:rsid w:val="0095782C"/>
    <w:rsid w:val="00960760"/>
    <w:rsid w:val="00961469"/>
    <w:rsid w:val="00961508"/>
    <w:rsid w:val="0096331A"/>
    <w:rsid w:val="009636F2"/>
    <w:rsid w:val="0096419E"/>
    <w:rsid w:val="00964315"/>
    <w:rsid w:val="00965E9E"/>
    <w:rsid w:val="00965EC2"/>
    <w:rsid w:val="00966CC0"/>
    <w:rsid w:val="009702AE"/>
    <w:rsid w:val="009715CD"/>
    <w:rsid w:val="0097187F"/>
    <w:rsid w:val="00971F86"/>
    <w:rsid w:val="00972192"/>
    <w:rsid w:val="009722EE"/>
    <w:rsid w:val="0097259A"/>
    <w:rsid w:val="009744A2"/>
    <w:rsid w:val="00974789"/>
    <w:rsid w:val="00974847"/>
    <w:rsid w:val="00974ADE"/>
    <w:rsid w:val="00975201"/>
    <w:rsid w:val="00980167"/>
    <w:rsid w:val="0098049B"/>
    <w:rsid w:val="0098128D"/>
    <w:rsid w:val="00982944"/>
    <w:rsid w:val="00984A92"/>
    <w:rsid w:val="0098517F"/>
    <w:rsid w:val="009861B2"/>
    <w:rsid w:val="009902F3"/>
    <w:rsid w:val="00990739"/>
    <w:rsid w:val="0099152D"/>
    <w:rsid w:val="00991CFC"/>
    <w:rsid w:val="00991F06"/>
    <w:rsid w:val="0099279C"/>
    <w:rsid w:val="00992D35"/>
    <w:rsid w:val="00992F6E"/>
    <w:rsid w:val="00993899"/>
    <w:rsid w:val="0099403F"/>
    <w:rsid w:val="0099464D"/>
    <w:rsid w:val="00995DC9"/>
    <w:rsid w:val="0099612C"/>
    <w:rsid w:val="00996198"/>
    <w:rsid w:val="009969E4"/>
    <w:rsid w:val="00997441"/>
    <w:rsid w:val="009A049B"/>
    <w:rsid w:val="009A1016"/>
    <w:rsid w:val="009A1BDC"/>
    <w:rsid w:val="009A1C18"/>
    <w:rsid w:val="009A2111"/>
    <w:rsid w:val="009A297D"/>
    <w:rsid w:val="009A3655"/>
    <w:rsid w:val="009A40D6"/>
    <w:rsid w:val="009A60CB"/>
    <w:rsid w:val="009A6C0F"/>
    <w:rsid w:val="009A6D17"/>
    <w:rsid w:val="009A712A"/>
    <w:rsid w:val="009A7185"/>
    <w:rsid w:val="009A72C4"/>
    <w:rsid w:val="009A7CE8"/>
    <w:rsid w:val="009B0790"/>
    <w:rsid w:val="009B181A"/>
    <w:rsid w:val="009B1B6C"/>
    <w:rsid w:val="009B1BDF"/>
    <w:rsid w:val="009B2902"/>
    <w:rsid w:val="009B2ACF"/>
    <w:rsid w:val="009B2AD6"/>
    <w:rsid w:val="009B4397"/>
    <w:rsid w:val="009B5022"/>
    <w:rsid w:val="009B514D"/>
    <w:rsid w:val="009B51AB"/>
    <w:rsid w:val="009B571E"/>
    <w:rsid w:val="009B61FD"/>
    <w:rsid w:val="009B6635"/>
    <w:rsid w:val="009B6A5B"/>
    <w:rsid w:val="009B6C81"/>
    <w:rsid w:val="009B6ED9"/>
    <w:rsid w:val="009C0487"/>
    <w:rsid w:val="009C0D09"/>
    <w:rsid w:val="009C14D5"/>
    <w:rsid w:val="009C2216"/>
    <w:rsid w:val="009C3CE9"/>
    <w:rsid w:val="009C4C54"/>
    <w:rsid w:val="009C4F45"/>
    <w:rsid w:val="009C5B89"/>
    <w:rsid w:val="009C6656"/>
    <w:rsid w:val="009C66A5"/>
    <w:rsid w:val="009C6A73"/>
    <w:rsid w:val="009C6C40"/>
    <w:rsid w:val="009C7301"/>
    <w:rsid w:val="009D02F8"/>
    <w:rsid w:val="009D079C"/>
    <w:rsid w:val="009D095C"/>
    <w:rsid w:val="009D1344"/>
    <w:rsid w:val="009D160D"/>
    <w:rsid w:val="009D1C7E"/>
    <w:rsid w:val="009D266D"/>
    <w:rsid w:val="009D5A38"/>
    <w:rsid w:val="009D5FF5"/>
    <w:rsid w:val="009D6A07"/>
    <w:rsid w:val="009D7020"/>
    <w:rsid w:val="009D758A"/>
    <w:rsid w:val="009E10A1"/>
    <w:rsid w:val="009E1A5E"/>
    <w:rsid w:val="009E1D65"/>
    <w:rsid w:val="009E1DDF"/>
    <w:rsid w:val="009E2B03"/>
    <w:rsid w:val="009E354D"/>
    <w:rsid w:val="009E4632"/>
    <w:rsid w:val="009E715E"/>
    <w:rsid w:val="009F0446"/>
    <w:rsid w:val="009F0ED3"/>
    <w:rsid w:val="009F165F"/>
    <w:rsid w:val="009F253E"/>
    <w:rsid w:val="009F2699"/>
    <w:rsid w:val="009F2DC8"/>
    <w:rsid w:val="009F2E6E"/>
    <w:rsid w:val="009F425C"/>
    <w:rsid w:val="009F6322"/>
    <w:rsid w:val="009F69EF"/>
    <w:rsid w:val="009F6DA2"/>
    <w:rsid w:val="009F7767"/>
    <w:rsid w:val="009F7BAC"/>
    <w:rsid w:val="00A00876"/>
    <w:rsid w:val="00A01045"/>
    <w:rsid w:val="00A0123F"/>
    <w:rsid w:val="00A01A29"/>
    <w:rsid w:val="00A021C3"/>
    <w:rsid w:val="00A02BA8"/>
    <w:rsid w:val="00A034FE"/>
    <w:rsid w:val="00A037AF"/>
    <w:rsid w:val="00A03A57"/>
    <w:rsid w:val="00A03FE2"/>
    <w:rsid w:val="00A04212"/>
    <w:rsid w:val="00A05BE5"/>
    <w:rsid w:val="00A0614A"/>
    <w:rsid w:val="00A06CD5"/>
    <w:rsid w:val="00A07869"/>
    <w:rsid w:val="00A102DC"/>
    <w:rsid w:val="00A10A8F"/>
    <w:rsid w:val="00A117BD"/>
    <w:rsid w:val="00A12DA1"/>
    <w:rsid w:val="00A12F26"/>
    <w:rsid w:val="00A134BD"/>
    <w:rsid w:val="00A13684"/>
    <w:rsid w:val="00A1400D"/>
    <w:rsid w:val="00A14712"/>
    <w:rsid w:val="00A15A01"/>
    <w:rsid w:val="00A15ED6"/>
    <w:rsid w:val="00A15F21"/>
    <w:rsid w:val="00A2048A"/>
    <w:rsid w:val="00A20835"/>
    <w:rsid w:val="00A210B1"/>
    <w:rsid w:val="00A21496"/>
    <w:rsid w:val="00A21D2B"/>
    <w:rsid w:val="00A21D53"/>
    <w:rsid w:val="00A224D0"/>
    <w:rsid w:val="00A2267A"/>
    <w:rsid w:val="00A22D80"/>
    <w:rsid w:val="00A23A8F"/>
    <w:rsid w:val="00A2465B"/>
    <w:rsid w:val="00A25298"/>
    <w:rsid w:val="00A26070"/>
    <w:rsid w:val="00A26443"/>
    <w:rsid w:val="00A27572"/>
    <w:rsid w:val="00A301D9"/>
    <w:rsid w:val="00A30FCA"/>
    <w:rsid w:val="00A31237"/>
    <w:rsid w:val="00A315EF"/>
    <w:rsid w:val="00A3210D"/>
    <w:rsid w:val="00A34E9C"/>
    <w:rsid w:val="00A35289"/>
    <w:rsid w:val="00A356ED"/>
    <w:rsid w:val="00A35C73"/>
    <w:rsid w:val="00A360E7"/>
    <w:rsid w:val="00A3618E"/>
    <w:rsid w:val="00A37C9B"/>
    <w:rsid w:val="00A40A40"/>
    <w:rsid w:val="00A41B51"/>
    <w:rsid w:val="00A41C28"/>
    <w:rsid w:val="00A41D4C"/>
    <w:rsid w:val="00A427FD"/>
    <w:rsid w:val="00A42FEA"/>
    <w:rsid w:val="00A43930"/>
    <w:rsid w:val="00A44126"/>
    <w:rsid w:val="00A4430B"/>
    <w:rsid w:val="00A4482A"/>
    <w:rsid w:val="00A44BC5"/>
    <w:rsid w:val="00A44C8A"/>
    <w:rsid w:val="00A45216"/>
    <w:rsid w:val="00A45326"/>
    <w:rsid w:val="00A45DF1"/>
    <w:rsid w:val="00A4623A"/>
    <w:rsid w:val="00A46B1B"/>
    <w:rsid w:val="00A47697"/>
    <w:rsid w:val="00A47771"/>
    <w:rsid w:val="00A47BA5"/>
    <w:rsid w:val="00A52D1F"/>
    <w:rsid w:val="00A52EBC"/>
    <w:rsid w:val="00A53367"/>
    <w:rsid w:val="00A555CB"/>
    <w:rsid w:val="00A5622F"/>
    <w:rsid w:val="00A5657D"/>
    <w:rsid w:val="00A5717D"/>
    <w:rsid w:val="00A57274"/>
    <w:rsid w:val="00A57DB8"/>
    <w:rsid w:val="00A60C52"/>
    <w:rsid w:val="00A61B0B"/>
    <w:rsid w:val="00A62161"/>
    <w:rsid w:val="00A625CC"/>
    <w:rsid w:val="00A64B32"/>
    <w:rsid w:val="00A64BB3"/>
    <w:rsid w:val="00A64CB3"/>
    <w:rsid w:val="00A658EB"/>
    <w:rsid w:val="00A66121"/>
    <w:rsid w:val="00A70150"/>
    <w:rsid w:val="00A70319"/>
    <w:rsid w:val="00A7143A"/>
    <w:rsid w:val="00A71C35"/>
    <w:rsid w:val="00A7283B"/>
    <w:rsid w:val="00A73413"/>
    <w:rsid w:val="00A74F27"/>
    <w:rsid w:val="00A75F97"/>
    <w:rsid w:val="00A761F8"/>
    <w:rsid w:val="00A76CFF"/>
    <w:rsid w:val="00A76D13"/>
    <w:rsid w:val="00A7747F"/>
    <w:rsid w:val="00A77709"/>
    <w:rsid w:val="00A7782B"/>
    <w:rsid w:val="00A7797D"/>
    <w:rsid w:val="00A77A2C"/>
    <w:rsid w:val="00A801AB"/>
    <w:rsid w:val="00A81CE8"/>
    <w:rsid w:val="00A82C23"/>
    <w:rsid w:val="00A82E57"/>
    <w:rsid w:val="00A836DF"/>
    <w:rsid w:val="00A83913"/>
    <w:rsid w:val="00A84310"/>
    <w:rsid w:val="00A845F2"/>
    <w:rsid w:val="00A8476A"/>
    <w:rsid w:val="00A84D99"/>
    <w:rsid w:val="00A85E62"/>
    <w:rsid w:val="00A8611B"/>
    <w:rsid w:val="00A861D6"/>
    <w:rsid w:val="00A86385"/>
    <w:rsid w:val="00A876A4"/>
    <w:rsid w:val="00A87AC9"/>
    <w:rsid w:val="00A87E2F"/>
    <w:rsid w:val="00A90208"/>
    <w:rsid w:val="00A90B60"/>
    <w:rsid w:val="00A91240"/>
    <w:rsid w:val="00A912AD"/>
    <w:rsid w:val="00A91B6A"/>
    <w:rsid w:val="00A92A6B"/>
    <w:rsid w:val="00A92B31"/>
    <w:rsid w:val="00A92ED4"/>
    <w:rsid w:val="00A93114"/>
    <w:rsid w:val="00A95B77"/>
    <w:rsid w:val="00A96043"/>
    <w:rsid w:val="00A96B73"/>
    <w:rsid w:val="00A96DC6"/>
    <w:rsid w:val="00AA0615"/>
    <w:rsid w:val="00AA0651"/>
    <w:rsid w:val="00AA0D4A"/>
    <w:rsid w:val="00AA0D5B"/>
    <w:rsid w:val="00AA0DAD"/>
    <w:rsid w:val="00AA0FF1"/>
    <w:rsid w:val="00AA1A9B"/>
    <w:rsid w:val="00AA1B0F"/>
    <w:rsid w:val="00AA2E02"/>
    <w:rsid w:val="00AA3283"/>
    <w:rsid w:val="00AA348F"/>
    <w:rsid w:val="00AA36CD"/>
    <w:rsid w:val="00AA38CA"/>
    <w:rsid w:val="00AA3C60"/>
    <w:rsid w:val="00AA41E3"/>
    <w:rsid w:val="00AA59D8"/>
    <w:rsid w:val="00AA5D9B"/>
    <w:rsid w:val="00AA6432"/>
    <w:rsid w:val="00AA7A21"/>
    <w:rsid w:val="00AA7D5D"/>
    <w:rsid w:val="00AB0405"/>
    <w:rsid w:val="00AB055D"/>
    <w:rsid w:val="00AB172A"/>
    <w:rsid w:val="00AB20F9"/>
    <w:rsid w:val="00AB2CFB"/>
    <w:rsid w:val="00AB39AD"/>
    <w:rsid w:val="00AB3A15"/>
    <w:rsid w:val="00AB4B84"/>
    <w:rsid w:val="00AB5F0C"/>
    <w:rsid w:val="00AB64CA"/>
    <w:rsid w:val="00AB6F24"/>
    <w:rsid w:val="00AB74C9"/>
    <w:rsid w:val="00AB7F7A"/>
    <w:rsid w:val="00AC0000"/>
    <w:rsid w:val="00AC0838"/>
    <w:rsid w:val="00AC0A65"/>
    <w:rsid w:val="00AC1784"/>
    <w:rsid w:val="00AC181C"/>
    <w:rsid w:val="00AC23FE"/>
    <w:rsid w:val="00AC2FEC"/>
    <w:rsid w:val="00AC35C0"/>
    <w:rsid w:val="00AC3CFB"/>
    <w:rsid w:val="00AC4084"/>
    <w:rsid w:val="00AC490F"/>
    <w:rsid w:val="00AC491D"/>
    <w:rsid w:val="00AC513D"/>
    <w:rsid w:val="00AC5887"/>
    <w:rsid w:val="00AC65E2"/>
    <w:rsid w:val="00AC7017"/>
    <w:rsid w:val="00AC7186"/>
    <w:rsid w:val="00AC728D"/>
    <w:rsid w:val="00AD06C2"/>
    <w:rsid w:val="00AD076D"/>
    <w:rsid w:val="00AD0B74"/>
    <w:rsid w:val="00AD1083"/>
    <w:rsid w:val="00AD11D4"/>
    <w:rsid w:val="00AD181C"/>
    <w:rsid w:val="00AD286D"/>
    <w:rsid w:val="00AD2FA6"/>
    <w:rsid w:val="00AD35C2"/>
    <w:rsid w:val="00AD3733"/>
    <w:rsid w:val="00AD4C30"/>
    <w:rsid w:val="00AD507C"/>
    <w:rsid w:val="00AD52FA"/>
    <w:rsid w:val="00AD5778"/>
    <w:rsid w:val="00AD59FD"/>
    <w:rsid w:val="00AD5C40"/>
    <w:rsid w:val="00AD660D"/>
    <w:rsid w:val="00AD6E97"/>
    <w:rsid w:val="00AD78C7"/>
    <w:rsid w:val="00AD78FD"/>
    <w:rsid w:val="00AD7DDF"/>
    <w:rsid w:val="00AE1441"/>
    <w:rsid w:val="00AE1A52"/>
    <w:rsid w:val="00AE1CD1"/>
    <w:rsid w:val="00AE2037"/>
    <w:rsid w:val="00AE2CF0"/>
    <w:rsid w:val="00AE31B1"/>
    <w:rsid w:val="00AE3353"/>
    <w:rsid w:val="00AE50CD"/>
    <w:rsid w:val="00AE7A22"/>
    <w:rsid w:val="00AF08A5"/>
    <w:rsid w:val="00AF1128"/>
    <w:rsid w:val="00AF1F6A"/>
    <w:rsid w:val="00AF264B"/>
    <w:rsid w:val="00AF2944"/>
    <w:rsid w:val="00AF5603"/>
    <w:rsid w:val="00AF57CE"/>
    <w:rsid w:val="00AF5E20"/>
    <w:rsid w:val="00AF6211"/>
    <w:rsid w:val="00AF7176"/>
    <w:rsid w:val="00AF7FAA"/>
    <w:rsid w:val="00B009EB"/>
    <w:rsid w:val="00B0184F"/>
    <w:rsid w:val="00B01B62"/>
    <w:rsid w:val="00B02D4E"/>
    <w:rsid w:val="00B02E2D"/>
    <w:rsid w:val="00B02E90"/>
    <w:rsid w:val="00B043CA"/>
    <w:rsid w:val="00B04A6C"/>
    <w:rsid w:val="00B04CC9"/>
    <w:rsid w:val="00B04F13"/>
    <w:rsid w:val="00B0625D"/>
    <w:rsid w:val="00B0633C"/>
    <w:rsid w:val="00B07160"/>
    <w:rsid w:val="00B07DA3"/>
    <w:rsid w:val="00B10B4E"/>
    <w:rsid w:val="00B1162A"/>
    <w:rsid w:val="00B11A8A"/>
    <w:rsid w:val="00B11D4F"/>
    <w:rsid w:val="00B11F6E"/>
    <w:rsid w:val="00B1353E"/>
    <w:rsid w:val="00B135BB"/>
    <w:rsid w:val="00B1377A"/>
    <w:rsid w:val="00B13896"/>
    <w:rsid w:val="00B13CF3"/>
    <w:rsid w:val="00B144DC"/>
    <w:rsid w:val="00B1487F"/>
    <w:rsid w:val="00B14B31"/>
    <w:rsid w:val="00B15E95"/>
    <w:rsid w:val="00B16690"/>
    <w:rsid w:val="00B166E0"/>
    <w:rsid w:val="00B168E9"/>
    <w:rsid w:val="00B20406"/>
    <w:rsid w:val="00B20457"/>
    <w:rsid w:val="00B2143E"/>
    <w:rsid w:val="00B21D15"/>
    <w:rsid w:val="00B21EED"/>
    <w:rsid w:val="00B21FBC"/>
    <w:rsid w:val="00B22855"/>
    <w:rsid w:val="00B22C9D"/>
    <w:rsid w:val="00B22D23"/>
    <w:rsid w:val="00B23637"/>
    <w:rsid w:val="00B237A5"/>
    <w:rsid w:val="00B23984"/>
    <w:rsid w:val="00B245EF"/>
    <w:rsid w:val="00B24DC8"/>
    <w:rsid w:val="00B268FF"/>
    <w:rsid w:val="00B273C7"/>
    <w:rsid w:val="00B27DC6"/>
    <w:rsid w:val="00B316ED"/>
    <w:rsid w:val="00B31B5A"/>
    <w:rsid w:val="00B325C2"/>
    <w:rsid w:val="00B32EE7"/>
    <w:rsid w:val="00B339C2"/>
    <w:rsid w:val="00B33F25"/>
    <w:rsid w:val="00B348E6"/>
    <w:rsid w:val="00B35286"/>
    <w:rsid w:val="00B35766"/>
    <w:rsid w:val="00B3671D"/>
    <w:rsid w:val="00B37EAF"/>
    <w:rsid w:val="00B40E9B"/>
    <w:rsid w:val="00B41C27"/>
    <w:rsid w:val="00B41CCD"/>
    <w:rsid w:val="00B4248B"/>
    <w:rsid w:val="00B437DE"/>
    <w:rsid w:val="00B4382C"/>
    <w:rsid w:val="00B43CF1"/>
    <w:rsid w:val="00B44BC3"/>
    <w:rsid w:val="00B45905"/>
    <w:rsid w:val="00B45936"/>
    <w:rsid w:val="00B464BA"/>
    <w:rsid w:val="00B475E5"/>
    <w:rsid w:val="00B5053A"/>
    <w:rsid w:val="00B51637"/>
    <w:rsid w:val="00B52071"/>
    <w:rsid w:val="00B52AC8"/>
    <w:rsid w:val="00B53DCC"/>
    <w:rsid w:val="00B54D29"/>
    <w:rsid w:val="00B54D2C"/>
    <w:rsid w:val="00B55B05"/>
    <w:rsid w:val="00B562A1"/>
    <w:rsid w:val="00B56CCE"/>
    <w:rsid w:val="00B56D7A"/>
    <w:rsid w:val="00B57A6B"/>
    <w:rsid w:val="00B57B96"/>
    <w:rsid w:val="00B6058A"/>
    <w:rsid w:val="00B614EE"/>
    <w:rsid w:val="00B61DE3"/>
    <w:rsid w:val="00B6295A"/>
    <w:rsid w:val="00B640C9"/>
    <w:rsid w:val="00B66D4B"/>
    <w:rsid w:val="00B6750E"/>
    <w:rsid w:val="00B677F6"/>
    <w:rsid w:val="00B70BE8"/>
    <w:rsid w:val="00B7234D"/>
    <w:rsid w:val="00B727D3"/>
    <w:rsid w:val="00B747C8"/>
    <w:rsid w:val="00B75880"/>
    <w:rsid w:val="00B75935"/>
    <w:rsid w:val="00B759D5"/>
    <w:rsid w:val="00B75CC2"/>
    <w:rsid w:val="00B76A12"/>
    <w:rsid w:val="00B8259C"/>
    <w:rsid w:val="00B82A1C"/>
    <w:rsid w:val="00B82D35"/>
    <w:rsid w:val="00B8310A"/>
    <w:rsid w:val="00B83AEA"/>
    <w:rsid w:val="00B844DB"/>
    <w:rsid w:val="00B8491E"/>
    <w:rsid w:val="00B85DF6"/>
    <w:rsid w:val="00B861A6"/>
    <w:rsid w:val="00B87CF6"/>
    <w:rsid w:val="00B90571"/>
    <w:rsid w:val="00B9115F"/>
    <w:rsid w:val="00B913B6"/>
    <w:rsid w:val="00B91B7B"/>
    <w:rsid w:val="00B9368F"/>
    <w:rsid w:val="00B93976"/>
    <w:rsid w:val="00B95746"/>
    <w:rsid w:val="00B96276"/>
    <w:rsid w:val="00B971CF"/>
    <w:rsid w:val="00B9755A"/>
    <w:rsid w:val="00BA02A1"/>
    <w:rsid w:val="00BA08F1"/>
    <w:rsid w:val="00BA0997"/>
    <w:rsid w:val="00BA09D4"/>
    <w:rsid w:val="00BA0B82"/>
    <w:rsid w:val="00BA0C0C"/>
    <w:rsid w:val="00BA0E1D"/>
    <w:rsid w:val="00BA1DE6"/>
    <w:rsid w:val="00BA3291"/>
    <w:rsid w:val="00BA3DF9"/>
    <w:rsid w:val="00BA3F5E"/>
    <w:rsid w:val="00BA43A9"/>
    <w:rsid w:val="00BA453B"/>
    <w:rsid w:val="00BA62CF"/>
    <w:rsid w:val="00BA6DA9"/>
    <w:rsid w:val="00BA6F6E"/>
    <w:rsid w:val="00BA77E7"/>
    <w:rsid w:val="00BA7F05"/>
    <w:rsid w:val="00BB0A80"/>
    <w:rsid w:val="00BB1081"/>
    <w:rsid w:val="00BB33B0"/>
    <w:rsid w:val="00BB34F7"/>
    <w:rsid w:val="00BB3CF2"/>
    <w:rsid w:val="00BB441F"/>
    <w:rsid w:val="00BB5A42"/>
    <w:rsid w:val="00BB5E67"/>
    <w:rsid w:val="00BB5F00"/>
    <w:rsid w:val="00BB663E"/>
    <w:rsid w:val="00BB6DD3"/>
    <w:rsid w:val="00BB770D"/>
    <w:rsid w:val="00BC0069"/>
    <w:rsid w:val="00BC01AD"/>
    <w:rsid w:val="00BC01D4"/>
    <w:rsid w:val="00BC027C"/>
    <w:rsid w:val="00BC028B"/>
    <w:rsid w:val="00BC060B"/>
    <w:rsid w:val="00BC1178"/>
    <w:rsid w:val="00BC2355"/>
    <w:rsid w:val="00BC2A3F"/>
    <w:rsid w:val="00BC38B8"/>
    <w:rsid w:val="00BC4087"/>
    <w:rsid w:val="00BC42DE"/>
    <w:rsid w:val="00BC63C2"/>
    <w:rsid w:val="00BD01B1"/>
    <w:rsid w:val="00BD08B6"/>
    <w:rsid w:val="00BD1EDD"/>
    <w:rsid w:val="00BD1F0A"/>
    <w:rsid w:val="00BD2A59"/>
    <w:rsid w:val="00BD337F"/>
    <w:rsid w:val="00BD3AAB"/>
    <w:rsid w:val="00BD3B7B"/>
    <w:rsid w:val="00BD419A"/>
    <w:rsid w:val="00BD437B"/>
    <w:rsid w:val="00BD586F"/>
    <w:rsid w:val="00BD6959"/>
    <w:rsid w:val="00BD7DCE"/>
    <w:rsid w:val="00BE12D9"/>
    <w:rsid w:val="00BE1C74"/>
    <w:rsid w:val="00BE28C3"/>
    <w:rsid w:val="00BE41AF"/>
    <w:rsid w:val="00BE50B7"/>
    <w:rsid w:val="00BE5C6E"/>
    <w:rsid w:val="00BE6266"/>
    <w:rsid w:val="00BE6C56"/>
    <w:rsid w:val="00BF17D3"/>
    <w:rsid w:val="00BF3E91"/>
    <w:rsid w:val="00BF4A1E"/>
    <w:rsid w:val="00BF4DBD"/>
    <w:rsid w:val="00BF5522"/>
    <w:rsid w:val="00BF5B18"/>
    <w:rsid w:val="00BF5B8D"/>
    <w:rsid w:val="00BF6F2E"/>
    <w:rsid w:val="00BF6FF4"/>
    <w:rsid w:val="00BF7D50"/>
    <w:rsid w:val="00BF7F37"/>
    <w:rsid w:val="00C00353"/>
    <w:rsid w:val="00C006C0"/>
    <w:rsid w:val="00C00716"/>
    <w:rsid w:val="00C00763"/>
    <w:rsid w:val="00C0096B"/>
    <w:rsid w:val="00C01B34"/>
    <w:rsid w:val="00C020A4"/>
    <w:rsid w:val="00C02853"/>
    <w:rsid w:val="00C038BB"/>
    <w:rsid w:val="00C03DCC"/>
    <w:rsid w:val="00C0428D"/>
    <w:rsid w:val="00C04D69"/>
    <w:rsid w:val="00C05039"/>
    <w:rsid w:val="00C05156"/>
    <w:rsid w:val="00C0545C"/>
    <w:rsid w:val="00C057B5"/>
    <w:rsid w:val="00C05D94"/>
    <w:rsid w:val="00C06316"/>
    <w:rsid w:val="00C06418"/>
    <w:rsid w:val="00C06419"/>
    <w:rsid w:val="00C06449"/>
    <w:rsid w:val="00C06679"/>
    <w:rsid w:val="00C074A7"/>
    <w:rsid w:val="00C10302"/>
    <w:rsid w:val="00C11BC6"/>
    <w:rsid w:val="00C11CD9"/>
    <w:rsid w:val="00C12CE6"/>
    <w:rsid w:val="00C13933"/>
    <w:rsid w:val="00C149EF"/>
    <w:rsid w:val="00C152E9"/>
    <w:rsid w:val="00C15426"/>
    <w:rsid w:val="00C15C81"/>
    <w:rsid w:val="00C179AF"/>
    <w:rsid w:val="00C203A2"/>
    <w:rsid w:val="00C20DC0"/>
    <w:rsid w:val="00C20E54"/>
    <w:rsid w:val="00C2161D"/>
    <w:rsid w:val="00C2191A"/>
    <w:rsid w:val="00C222EB"/>
    <w:rsid w:val="00C22538"/>
    <w:rsid w:val="00C22742"/>
    <w:rsid w:val="00C22843"/>
    <w:rsid w:val="00C23247"/>
    <w:rsid w:val="00C23827"/>
    <w:rsid w:val="00C23B95"/>
    <w:rsid w:val="00C24339"/>
    <w:rsid w:val="00C245CC"/>
    <w:rsid w:val="00C247D1"/>
    <w:rsid w:val="00C251C3"/>
    <w:rsid w:val="00C26336"/>
    <w:rsid w:val="00C27B41"/>
    <w:rsid w:val="00C30BBF"/>
    <w:rsid w:val="00C30D9E"/>
    <w:rsid w:val="00C30E34"/>
    <w:rsid w:val="00C31421"/>
    <w:rsid w:val="00C316F3"/>
    <w:rsid w:val="00C317DF"/>
    <w:rsid w:val="00C32D85"/>
    <w:rsid w:val="00C32F61"/>
    <w:rsid w:val="00C3495D"/>
    <w:rsid w:val="00C34B0D"/>
    <w:rsid w:val="00C35428"/>
    <w:rsid w:val="00C35887"/>
    <w:rsid w:val="00C35D01"/>
    <w:rsid w:val="00C36360"/>
    <w:rsid w:val="00C409B9"/>
    <w:rsid w:val="00C40EBB"/>
    <w:rsid w:val="00C412C4"/>
    <w:rsid w:val="00C41ABF"/>
    <w:rsid w:val="00C41D86"/>
    <w:rsid w:val="00C41E80"/>
    <w:rsid w:val="00C422E4"/>
    <w:rsid w:val="00C43CB2"/>
    <w:rsid w:val="00C44319"/>
    <w:rsid w:val="00C449C1"/>
    <w:rsid w:val="00C44D26"/>
    <w:rsid w:val="00C456F0"/>
    <w:rsid w:val="00C46822"/>
    <w:rsid w:val="00C4767D"/>
    <w:rsid w:val="00C476B2"/>
    <w:rsid w:val="00C509C2"/>
    <w:rsid w:val="00C514FC"/>
    <w:rsid w:val="00C51A1D"/>
    <w:rsid w:val="00C52877"/>
    <w:rsid w:val="00C5292E"/>
    <w:rsid w:val="00C52C29"/>
    <w:rsid w:val="00C53F6C"/>
    <w:rsid w:val="00C544CE"/>
    <w:rsid w:val="00C548E5"/>
    <w:rsid w:val="00C55816"/>
    <w:rsid w:val="00C55933"/>
    <w:rsid w:val="00C56424"/>
    <w:rsid w:val="00C56CA5"/>
    <w:rsid w:val="00C57527"/>
    <w:rsid w:val="00C57EDD"/>
    <w:rsid w:val="00C603EF"/>
    <w:rsid w:val="00C60844"/>
    <w:rsid w:val="00C60EA7"/>
    <w:rsid w:val="00C62075"/>
    <w:rsid w:val="00C62923"/>
    <w:rsid w:val="00C62CDE"/>
    <w:rsid w:val="00C63468"/>
    <w:rsid w:val="00C6359A"/>
    <w:rsid w:val="00C6431A"/>
    <w:rsid w:val="00C64EFB"/>
    <w:rsid w:val="00C652FB"/>
    <w:rsid w:val="00C6603E"/>
    <w:rsid w:val="00C66954"/>
    <w:rsid w:val="00C70E6B"/>
    <w:rsid w:val="00C715FB"/>
    <w:rsid w:val="00C717B4"/>
    <w:rsid w:val="00C71D43"/>
    <w:rsid w:val="00C71E72"/>
    <w:rsid w:val="00C7301C"/>
    <w:rsid w:val="00C73162"/>
    <w:rsid w:val="00C736E3"/>
    <w:rsid w:val="00C74869"/>
    <w:rsid w:val="00C74C3C"/>
    <w:rsid w:val="00C75465"/>
    <w:rsid w:val="00C75514"/>
    <w:rsid w:val="00C75AAC"/>
    <w:rsid w:val="00C761A7"/>
    <w:rsid w:val="00C7654E"/>
    <w:rsid w:val="00C80332"/>
    <w:rsid w:val="00C80580"/>
    <w:rsid w:val="00C808F6"/>
    <w:rsid w:val="00C80C77"/>
    <w:rsid w:val="00C8269E"/>
    <w:rsid w:val="00C826EA"/>
    <w:rsid w:val="00C840EC"/>
    <w:rsid w:val="00C852C4"/>
    <w:rsid w:val="00C8567E"/>
    <w:rsid w:val="00C8573D"/>
    <w:rsid w:val="00C8732C"/>
    <w:rsid w:val="00C87407"/>
    <w:rsid w:val="00C87581"/>
    <w:rsid w:val="00C879D4"/>
    <w:rsid w:val="00C87FAD"/>
    <w:rsid w:val="00C905EA"/>
    <w:rsid w:val="00C91003"/>
    <w:rsid w:val="00C91E92"/>
    <w:rsid w:val="00C928DA"/>
    <w:rsid w:val="00C93AD5"/>
    <w:rsid w:val="00C93D3E"/>
    <w:rsid w:val="00C9409B"/>
    <w:rsid w:val="00C94671"/>
    <w:rsid w:val="00C946C0"/>
    <w:rsid w:val="00C947E3"/>
    <w:rsid w:val="00C94AA9"/>
    <w:rsid w:val="00C94B8B"/>
    <w:rsid w:val="00C9523F"/>
    <w:rsid w:val="00C9551C"/>
    <w:rsid w:val="00C9593C"/>
    <w:rsid w:val="00C964FF"/>
    <w:rsid w:val="00C96500"/>
    <w:rsid w:val="00C9724F"/>
    <w:rsid w:val="00C97856"/>
    <w:rsid w:val="00C97C0E"/>
    <w:rsid w:val="00C97CDC"/>
    <w:rsid w:val="00C97F35"/>
    <w:rsid w:val="00CA01A6"/>
    <w:rsid w:val="00CA3A42"/>
    <w:rsid w:val="00CA3DA5"/>
    <w:rsid w:val="00CA3E6A"/>
    <w:rsid w:val="00CA4175"/>
    <w:rsid w:val="00CA4A7A"/>
    <w:rsid w:val="00CA5350"/>
    <w:rsid w:val="00CA7CB7"/>
    <w:rsid w:val="00CB032A"/>
    <w:rsid w:val="00CB0772"/>
    <w:rsid w:val="00CB07FB"/>
    <w:rsid w:val="00CB1801"/>
    <w:rsid w:val="00CB2906"/>
    <w:rsid w:val="00CB319F"/>
    <w:rsid w:val="00CB3597"/>
    <w:rsid w:val="00CB35AC"/>
    <w:rsid w:val="00CB4346"/>
    <w:rsid w:val="00CB4698"/>
    <w:rsid w:val="00CB5330"/>
    <w:rsid w:val="00CB5BB7"/>
    <w:rsid w:val="00CB647B"/>
    <w:rsid w:val="00CB720D"/>
    <w:rsid w:val="00CB78EB"/>
    <w:rsid w:val="00CB7D70"/>
    <w:rsid w:val="00CC0522"/>
    <w:rsid w:val="00CC1139"/>
    <w:rsid w:val="00CC1301"/>
    <w:rsid w:val="00CC136C"/>
    <w:rsid w:val="00CC1B90"/>
    <w:rsid w:val="00CC406E"/>
    <w:rsid w:val="00CC4168"/>
    <w:rsid w:val="00CC446E"/>
    <w:rsid w:val="00CC47DE"/>
    <w:rsid w:val="00CC48B9"/>
    <w:rsid w:val="00CC57DD"/>
    <w:rsid w:val="00CC58D8"/>
    <w:rsid w:val="00CC5D33"/>
    <w:rsid w:val="00CC61F4"/>
    <w:rsid w:val="00CC65A3"/>
    <w:rsid w:val="00CC6CC1"/>
    <w:rsid w:val="00CC6CD6"/>
    <w:rsid w:val="00CC6EBA"/>
    <w:rsid w:val="00CC6FCB"/>
    <w:rsid w:val="00CC7416"/>
    <w:rsid w:val="00CD0413"/>
    <w:rsid w:val="00CD07A8"/>
    <w:rsid w:val="00CD22AB"/>
    <w:rsid w:val="00CD4750"/>
    <w:rsid w:val="00CD484F"/>
    <w:rsid w:val="00CD4A41"/>
    <w:rsid w:val="00CD5434"/>
    <w:rsid w:val="00CD594B"/>
    <w:rsid w:val="00CD758A"/>
    <w:rsid w:val="00CE17F9"/>
    <w:rsid w:val="00CE1D6C"/>
    <w:rsid w:val="00CE2E56"/>
    <w:rsid w:val="00CE4B36"/>
    <w:rsid w:val="00CE5B74"/>
    <w:rsid w:val="00CE5E71"/>
    <w:rsid w:val="00CE65B1"/>
    <w:rsid w:val="00CE6758"/>
    <w:rsid w:val="00CE6AF7"/>
    <w:rsid w:val="00CE71A9"/>
    <w:rsid w:val="00CE723F"/>
    <w:rsid w:val="00CF10D0"/>
    <w:rsid w:val="00CF1855"/>
    <w:rsid w:val="00CF2477"/>
    <w:rsid w:val="00CF3288"/>
    <w:rsid w:val="00CF37F0"/>
    <w:rsid w:val="00CF470D"/>
    <w:rsid w:val="00CF4863"/>
    <w:rsid w:val="00CF6AAC"/>
    <w:rsid w:val="00CF6FAF"/>
    <w:rsid w:val="00CF7294"/>
    <w:rsid w:val="00CF752B"/>
    <w:rsid w:val="00D0035A"/>
    <w:rsid w:val="00D017E5"/>
    <w:rsid w:val="00D01C94"/>
    <w:rsid w:val="00D0225B"/>
    <w:rsid w:val="00D02EDD"/>
    <w:rsid w:val="00D0404A"/>
    <w:rsid w:val="00D043E2"/>
    <w:rsid w:val="00D04B3F"/>
    <w:rsid w:val="00D04C57"/>
    <w:rsid w:val="00D050D1"/>
    <w:rsid w:val="00D07053"/>
    <w:rsid w:val="00D07983"/>
    <w:rsid w:val="00D114DC"/>
    <w:rsid w:val="00D11D8C"/>
    <w:rsid w:val="00D12C04"/>
    <w:rsid w:val="00D132B3"/>
    <w:rsid w:val="00D13389"/>
    <w:rsid w:val="00D14C72"/>
    <w:rsid w:val="00D2195D"/>
    <w:rsid w:val="00D21F5A"/>
    <w:rsid w:val="00D2212B"/>
    <w:rsid w:val="00D22577"/>
    <w:rsid w:val="00D23894"/>
    <w:rsid w:val="00D2437A"/>
    <w:rsid w:val="00D252EB"/>
    <w:rsid w:val="00D25C58"/>
    <w:rsid w:val="00D264B6"/>
    <w:rsid w:val="00D268D4"/>
    <w:rsid w:val="00D26978"/>
    <w:rsid w:val="00D26A07"/>
    <w:rsid w:val="00D275BA"/>
    <w:rsid w:val="00D30161"/>
    <w:rsid w:val="00D302AF"/>
    <w:rsid w:val="00D3040B"/>
    <w:rsid w:val="00D30739"/>
    <w:rsid w:val="00D30D28"/>
    <w:rsid w:val="00D31797"/>
    <w:rsid w:val="00D31897"/>
    <w:rsid w:val="00D32032"/>
    <w:rsid w:val="00D32735"/>
    <w:rsid w:val="00D32E08"/>
    <w:rsid w:val="00D34248"/>
    <w:rsid w:val="00D34609"/>
    <w:rsid w:val="00D34720"/>
    <w:rsid w:val="00D34751"/>
    <w:rsid w:val="00D34F2E"/>
    <w:rsid w:val="00D36C51"/>
    <w:rsid w:val="00D37A0A"/>
    <w:rsid w:val="00D37AD5"/>
    <w:rsid w:val="00D37CE2"/>
    <w:rsid w:val="00D40E2D"/>
    <w:rsid w:val="00D4110A"/>
    <w:rsid w:val="00D411FA"/>
    <w:rsid w:val="00D41288"/>
    <w:rsid w:val="00D41912"/>
    <w:rsid w:val="00D41CB8"/>
    <w:rsid w:val="00D42365"/>
    <w:rsid w:val="00D4240C"/>
    <w:rsid w:val="00D43205"/>
    <w:rsid w:val="00D4323E"/>
    <w:rsid w:val="00D4385D"/>
    <w:rsid w:val="00D43FE4"/>
    <w:rsid w:val="00D440CB"/>
    <w:rsid w:val="00D45E95"/>
    <w:rsid w:val="00D4601C"/>
    <w:rsid w:val="00D462F7"/>
    <w:rsid w:val="00D466AC"/>
    <w:rsid w:val="00D478F1"/>
    <w:rsid w:val="00D50403"/>
    <w:rsid w:val="00D505E2"/>
    <w:rsid w:val="00D5065D"/>
    <w:rsid w:val="00D50AEE"/>
    <w:rsid w:val="00D50F94"/>
    <w:rsid w:val="00D513CB"/>
    <w:rsid w:val="00D513EA"/>
    <w:rsid w:val="00D53846"/>
    <w:rsid w:val="00D53BA2"/>
    <w:rsid w:val="00D54B44"/>
    <w:rsid w:val="00D5589B"/>
    <w:rsid w:val="00D55A6B"/>
    <w:rsid w:val="00D56B2F"/>
    <w:rsid w:val="00D572DF"/>
    <w:rsid w:val="00D574FA"/>
    <w:rsid w:val="00D57BFC"/>
    <w:rsid w:val="00D602CB"/>
    <w:rsid w:val="00D60A01"/>
    <w:rsid w:val="00D60C4D"/>
    <w:rsid w:val="00D60D39"/>
    <w:rsid w:val="00D6152F"/>
    <w:rsid w:val="00D61A0E"/>
    <w:rsid w:val="00D621DF"/>
    <w:rsid w:val="00D628C0"/>
    <w:rsid w:val="00D63415"/>
    <w:rsid w:val="00D6351D"/>
    <w:rsid w:val="00D63CD6"/>
    <w:rsid w:val="00D63F91"/>
    <w:rsid w:val="00D64359"/>
    <w:rsid w:val="00D6437B"/>
    <w:rsid w:val="00D648D9"/>
    <w:rsid w:val="00D66C9C"/>
    <w:rsid w:val="00D66DE0"/>
    <w:rsid w:val="00D670CE"/>
    <w:rsid w:val="00D67922"/>
    <w:rsid w:val="00D67947"/>
    <w:rsid w:val="00D70BAC"/>
    <w:rsid w:val="00D70EC1"/>
    <w:rsid w:val="00D71738"/>
    <w:rsid w:val="00D7173E"/>
    <w:rsid w:val="00D7317B"/>
    <w:rsid w:val="00D73189"/>
    <w:rsid w:val="00D73366"/>
    <w:rsid w:val="00D73D45"/>
    <w:rsid w:val="00D7543C"/>
    <w:rsid w:val="00D75511"/>
    <w:rsid w:val="00D75922"/>
    <w:rsid w:val="00D76B01"/>
    <w:rsid w:val="00D80804"/>
    <w:rsid w:val="00D80CC2"/>
    <w:rsid w:val="00D81D65"/>
    <w:rsid w:val="00D82028"/>
    <w:rsid w:val="00D8229E"/>
    <w:rsid w:val="00D84169"/>
    <w:rsid w:val="00D847FB"/>
    <w:rsid w:val="00D84FAF"/>
    <w:rsid w:val="00D852AA"/>
    <w:rsid w:val="00D85DFA"/>
    <w:rsid w:val="00D86CB5"/>
    <w:rsid w:val="00D86F7D"/>
    <w:rsid w:val="00D87451"/>
    <w:rsid w:val="00D9031E"/>
    <w:rsid w:val="00D905BC"/>
    <w:rsid w:val="00D91E88"/>
    <w:rsid w:val="00D91F6F"/>
    <w:rsid w:val="00D9252D"/>
    <w:rsid w:val="00D92566"/>
    <w:rsid w:val="00D9259E"/>
    <w:rsid w:val="00D92BC3"/>
    <w:rsid w:val="00D92F71"/>
    <w:rsid w:val="00D951A8"/>
    <w:rsid w:val="00D952EC"/>
    <w:rsid w:val="00D97DC3"/>
    <w:rsid w:val="00DA0201"/>
    <w:rsid w:val="00DA14FD"/>
    <w:rsid w:val="00DA2372"/>
    <w:rsid w:val="00DA3405"/>
    <w:rsid w:val="00DA4A04"/>
    <w:rsid w:val="00DA4CC8"/>
    <w:rsid w:val="00DA509E"/>
    <w:rsid w:val="00DA5623"/>
    <w:rsid w:val="00DA5932"/>
    <w:rsid w:val="00DA5A1C"/>
    <w:rsid w:val="00DA7509"/>
    <w:rsid w:val="00DB078C"/>
    <w:rsid w:val="00DB1758"/>
    <w:rsid w:val="00DB22C7"/>
    <w:rsid w:val="00DB4B47"/>
    <w:rsid w:val="00DB50A2"/>
    <w:rsid w:val="00DB5D58"/>
    <w:rsid w:val="00DB6C7B"/>
    <w:rsid w:val="00DB6EFD"/>
    <w:rsid w:val="00DB7FF9"/>
    <w:rsid w:val="00DC0B87"/>
    <w:rsid w:val="00DC1A4E"/>
    <w:rsid w:val="00DC351A"/>
    <w:rsid w:val="00DC492B"/>
    <w:rsid w:val="00DC4A2F"/>
    <w:rsid w:val="00DC4C67"/>
    <w:rsid w:val="00DC524B"/>
    <w:rsid w:val="00DC567B"/>
    <w:rsid w:val="00DC5A29"/>
    <w:rsid w:val="00DC6A7D"/>
    <w:rsid w:val="00DC6F0A"/>
    <w:rsid w:val="00DC7009"/>
    <w:rsid w:val="00DC7123"/>
    <w:rsid w:val="00DC7D7E"/>
    <w:rsid w:val="00DC7F66"/>
    <w:rsid w:val="00DD0251"/>
    <w:rsid w:val="00DD08E9"/>
    <w:rsid w:val="00DD1FF8"/>
    <w:rsid w:val="00DD22EE"/>
    <w:rsid w:val="00DD4BF2"/>
    <w:rsid w:val="00DD5090"/>
    <w:rsid w:val="00DD51AA"/>
    <w:rsid w:val="00DD62E3"/>
    <w:rsid w:val="00DD70D0"/>
    <w:rsid w:val="00DD7A54"/>
    <w:rsid w:val="00DE071D"/>
    <w:rsid w:val="00DE1186"/>
    <w:rsid w:val="00DE147D"/>
    <w:rsid w:val="00DE516D"/>
    <w:rsid w:val="00DE564A"/>
    <w:rsid w:val="00DE59B7"/>
    <w:rsid w:val="00DF1CB4"/>
    <w:rsid w:val="00DF1DB6"/>
    <w:rsid w:val="00DF1F1D"/>
    <w:rsid w:val="00DF2A69"/>
    <w:rsid w:val="00DF3303"/>
    <w:rsid w:val="00DF333D"/>
    <w:rsid w:val="00DF34D0"/>
    <w:rsid w:val="00DF3909"/>
    <w:rsid w:val="00DF529C"/>
    <w:rsid w:val="00DF5BEC"/>
    <w:rsid w:val="00DF7004"/>
    <w:rsid w:val="00DF725A"/>
    <w:rsid w:val="00DF7FDD"/>
    <w:rsid w:val="00E00EF9"/>
    <w:rsid w:val="00E019DD"/>
    <w:rsid w:val="00E01D52"/>
    <w:rsid w:val="00E025B0"/>
    <w:rsid w:val="00E02907"/>
    <w:rsid w:val="00E034D5"/>
    <w:rsid w:val="00E0350F"/>
    <w:rsid w:val="00E04237"/>
    <w:rsid w:val="00E05038"/>
    <w:rsid w:val="00E05BE2"/>
    <w:rsid w:val="00E066A0"/>
    <w:rsid w:val="00E06F34"/>
    <w:rsid w:val="00E07D2B"/>
    <w:rsid w:val="00E10F6C"/>
    <w:rsid w:val="00E125E7"/>
    <w:rsid w:val="00E13F4D"/>
    <w:rsid w:val="00E14751"/>
    <w:rsid w:val="00E14852"/>
    <w:rsid w:val="00E165B2"/>
    <w:rsid w:val="00E165D2"/>
    <w:rsid w:val="00E16C50"/>
    <w:rsid w:val="00E177BE"/>
    <w:rsid w:val="00E17B86"/>
    <w:rsid w:val="00E20667"/>
    <w:rsid w:val="00E21129"/>
    <w:rsid w:val="00E2132B"/>
    <w:rsid w:val="00E2156D"/>
    <w:rsid w:val="00E21686"/>
    <w:rsid w:val="00E22CA6"/>
    <w:rsid w:val="00E22E51"/>
    <w:rsid w:val="00E24210"/>
    <w:rsid w:val="00E242EE"/>
    <w:rsid w:val="00E24D34"/>
    <w:rsid w:val="00E24E1A"/>
    <w:rsid w:val="00E25AE7"/>
    <w:rsid w:val="00E25B63"/>
    <w:rsid w:val="00E265C1"/>
    <w:rsid w:val="00E27AE3"/>
    <w:rsid w:val="00E30332"/>
    <w:rsid w:val="00E30961"/>
    <w:rsid w:val="00E3105E"/>
    <w:rsid w:val="00E31481"/>
    <w:rsid w:val="00E32588"/>
    <w:rsid w:val="00E32BB5"/>
    <w:rsid w:val="00E33564"/>
    <w:rsid w:val="00E337EC"/>
    <w:rsid w:val="00E33F97"/>
    <w:rsid w:val="00E345F3"/>
    <w:rsid w:val="00E36AA7"/>
    <w:rsid w:val="00E3730E"/>
    <w:rsid w:val="00E37744"/>
    <w:rsid w:val="00E379C1"/>
    <w:rsid w:val="00E37F20"/>
    <w:rsid w:val="00E40711"/>
    <w:rsid w:val="00E4092A"/>
    <w:rsid w:val="00E410B3"/>
    <w:rsid w:val="00E42CA8"/>
    <w:rsid w:val="00E42FF9"/>
    <w:rsid w:val="00E434B5"/>
    <w:rsid w:val="00E440CE"/>
    <w:rsid w:val="00E4429D"/>
    <w:rsid w:val="00E4560D"/>
    <w:rsid w:val="00E46583"/>
    <w:rsid w:val="00E50034"/>
    <w:rsid w:val="00E50B50"/>
    <w:rsid w:val="00E5160E"/>
    <w:rsid w:val="00E52367"/>
    <w:rsid w:val="00E52D36"/>
    <w:rsid w:val="00E52F2E"/>
    <w:rsid w:val="00E53377"/>
    <w:rsid w:val="00E5363B"/>
    <w:rsid w:val="00E54BF2"/>
    <w:rsid w:val="00E560D9"/>
    <w:rsid w:val="00E568F3"/>
    <w:rsid w:val="00E56C8F"/>
    <w:rsid w:val="00E56E76"/>
    <w:rsid w:val="00E57168"/>
    <w:rsid w:val="00E57249"/>
    <w:rsid w:val="00E57DA0"/>
    <w:rsid w:val="00E601E8"/>
    <w:rsid w:val="00E60912"/>
    <w:rsid w:val="00E6147D"/>
    <w:rsid w:val="00E61D07"/>
    <w:rsid w:val="00E64216"/>
    <w:rsid w:val="00E64414"/>
    <w:rsid w:val="00E64673"/>
    <w:rsid w:val="00E65DCC"/>
    <w:rsid w:val="00E67551"/>
    <w:rsid w:val="00E677D9"/>
    <w:rsid w:val="00E7000B"/>
    <w:rsid w:val="00E70A47"/>
    <w:rsid w:val="00E70CEC"/>
    <w:rsid w:val="00E71224"/>
    <w:rsid w:val="00E7202C"/>
    <w:rsid w:val="00E72340"/>
    <w:rsid w:val="00E72680"/>
    <w:rsid w:val="00E7319D"/>
    <w:rsid w:val="00E742D8"/>
    <w:rsid w:val="00E74414"/>
    <w:rsid w:val="00E74495"/>
    <w:rsid w:val="00E749E9"/>
    <w:rsid w:val="00E74B4A"/>
    <w:rsid w:val="00E74F26"/>
    <w:rsid w:val="00E75BF7"/>
    <w:rsid w:val="00E75D3D"/>
    <w:rsid w:val="00E76208"/>
    <w:rsid w:val="00E76D76"/>
    <w:rsid w:val="00E7752A"/>
    <w:rsid w:val="00E8019E"/>
    <w:rsid w:val="00E80FBC"/>
    <w:rsid w:val="00E81599"/>
    <w:rsid w:val="00E81BD5"/>
    <w:rsid w:val="00E823A6"/>
    <w:rsid w:val="00E82DAE"/>
    <w:rsid w:val="00E83F2F"/>
    <w:rsid w:val="00E84E2C"/>
    <w:rsid w:val="00E85385"/>
    <w:rsid w:val="00E8589F"/>
    <w:rsid w:val="00E8599C"/>
    <w:rsid w:val="00E85F74"/>
    <w:rsid w:val="00E86830"/>
    <w:rsid w:val="00E868CB"/>
    <w:rsid w:val="00E86997"/>
    <w:rsid w:val="00E869DF"/>
    <w:rsid w:val="00E91FB3"/>
    <w:rsid w:val="00E93716"/>
    <w:rsid w:val="00E93A47"/>
    <w:rsid w:val="00E9452C"/>
    <w:rsid w:val="00E95280"/>
    <w:rsid w:val="00E952EB"/>
    <w:rsid w:val="00E958D1"/>
    <w:rsid w:val="00E96880"/>
    <w:rsid w:val="00EA018A"/>
    <w:rsid w:val="00EA06DC"/>
    <w:rsid w:val="00EA190D"/>
    <w:rsid w:val="00EA31F9"/>
    <w:rsid w:val="00EA3333"/>
    <w:rsid w:val="00EA3676"/>
    <w:rsid w:val="00EA3F2A"/>
    <w:rsid w:val="00EA40EB"/>
    <w:rsid w:val="00EA466C"/>
    <w:rsid w:val="00EA5176"/>
    <w:rsid w:val="00EA557D"/>
    <w:rsid w:val="00EA5C09"/>
    <w:rsid w:val="00EA5E3B"/>
    <w:rsid w:val="00EA6566"/>
    <w:rsid w:val="00EA6947"/>
    <w:rsid w:val="00EA69CC"/>
    <w:rsid w:val="00EA6CB0"/>
    <w:rsid w:val="00EA715A"/>
    <w:rsid w:val="00EA78C4"/>
    <w:rsid w:val="00EB0023"/>
    <w:rsid w:val="00EB04BB"/>
    <w:rsid w:val="00EB06EF"/>
    <w:rsid w:val="00EB0A4C"/>
    <w:rsid w:val="00EB32B1"/>
    <w:rsid w:val="00EB353C"/>
    <w:rsid w:val="00EB3E1B"/>
    <w:rsid w:val="00EB56B0"/>
    <w:rsid w:val="00EB5DEF"/>
    <w:rsid w:val="00EB6DB4"/>
    <w:rsid w:val="00EB6DB8"/>
    <w:rsid w:val="00EB6E34"/>
    <w:rsid w:val="00EC19D5"/>
    <w:rsid w:val="00EC2070"/>
    <w:rsid w:val="00EC2CC3"/>
    <w:rsid w:val="00EC3755"/>
    <w:rsid w:val="00EC4020"/>
    <w:rsid w:val="00EC5812"/>
    <w:rsid w:val="00EC6C48"/>
    <w:rsid w:val="00EC712C"/>
    <w:rsid w:val="00EC7FA2"/>
    <w:rsid w:val="00ED087F"/>
    <w:rsid w:val="00ED0D84"/>
    <w:rsid w:val="00ED117A"/>
    <w:rsid w:val="00ED1D31"/>
    <w:rsid w:val="00ED2394"/>
    <w:rsid w:val="00ED3A2B"/>
    <w:rsid w:val="00ED3E8D"/>
    <w:rsid w:val="00ED4FDA"/>
    <w:rsid w:val="00ED55CE"/>
    <w:rsid w:val="00ED5DA8"/>
    <w:rsid w:val="00ED71E0"/>
    <w:rsid w:val="00ED7C09"/>
    <w:rsid w:val="00EE053B"/>
    <w:rsid w:val="00EE0CCE"/>
    <w:rsid w:val="00EE1487"/>
    <w:rsid w:val="00EE1B1D"/>
    <w:rsid w:val="00EE228B"/>
    <w:rsid w:val="00EE31F1"/>
    <w:rsid w:val="00EE321B"/>
    <w:rsid w:val="00EE4517"/>
    <w:rsid w:val="00EE45FA"/>
    <w:rsid w:val="00EE68DD"/>
    <w:rsid w:val="00EE774E"/>
    <w:rsid w:val="00EF13FE"/>
    <w:rsid w:val="00EF1538"/>
    <w:rsid w:val="00EF1E52"/>
    <w:rsid w:val="00EF22FA"/>
    <w:rsid w:val="00EF29B6"/>
    <w:rsid w:val="00EF2BE5"/>
    <w:rsid w:val="00EF347E"/>
    <w:rsid w:val="00EF3855"/>
    <w:rsid w:val="00EF3D91"/>
    <w:rsid w:val="00EF43FA"/>
    <w:rsid w:val="00EF5D95"/>
    <w:rsid w:val="00EF67CF"/>
    <w:rsid w:val="00EF6E8E"/>
    <w:rsid w:val="00EF6FE6"/>
    <w:rsid w:val="00EF7591"/>
    <w:rsid w:val="00EF7C61"/>
    <w:rsid w:val="00EF7D87"/>
    <w:rsid w:val="00F001DA"/>
    <w:rsid w:val="00F00291"/>
    <w:rsid w:val="00F00D02"/>
    <w:rsid w:val="00F0192D"/>
    <w:rsid w:val="00F03AEC"/>
    <w:rsid w:val="00F04381"/>
    <w:rsid w:val="00F0458B"/>
    <w:rsid w:val="00F048FD"/>
    <w:rsid w:val="00F0498C"/>
    <w:rsid w:val="00F05775"/>
    <w:rsid w:val="00F05BC9"/>
    <w:rsid w:val="00F05E08"/>
    <w:rsid w:val="00F06E9C"/>
    <w:rsid w:val="00F10447"/>
    <w:rsid w:val="00F1057C"/>
    <w:rsid w:val="00F11040"/>
    <w:rsid w:val="00F110D0"/>
    <w:rsid w:val="00F11898"/>
    <w:rsid w:val="00F12A4D"/>
    <w:rsid w:val="00F13611"/>
    <w:rsid w:val="00F136D0"/>
    <w:rsid w:val="00F1434F"/>
    <w:rsid w:val="00F144AD"/>
    <w:rsid w:val="00F151EF"/>
    <w:rsid w:val="00F152BF"/>
    <w:rsid w:val="00F16D61"/>
    <w:rsid w:val="00F16F88"/>
    <w:rsid w:val="00F173C3"/>
    <w:rsid w:val="00F20477"/>
    <w:rsid w:val="00F20AA9"/>
    <w:rsid w:val="00F21064"/>
    <w:rsid w:val="00F2172A"/>
    <w:rsid w:val="00F2175D"/>
    <w:rsid w:val="00F21CD0"/>
    <w:rsid w:val="00F224A8"/>
    <w:rsid w:val="00F2252E"/>
    <w:rsid w:val="00F22F21"/>
    <w:rsid w:val="00F2448D"/>
    <w:rsid w:val="00F2564B"/>
    <w:rsid w:val="00F25A96"/>
    <w:rsid w:val="00F25CFA"/>
    <w:rsid w:val="00F25EC6"/>
    <w:rsid w:val="00F26015"/>
    <w:rsid w:val="00F277F7"/>
    <w:rsid w:val="00F30BF4"/>
    <w:rsid w:val="00F30D18"/>
    <w:rsid w:val="00F30D94"/>
    <w:rsid w:val="00F30EDC"/>
    <w:rsid w:val="00F31072"/>
    <w:rsid w:val="00F31439"/>
    <w:rsid w:val="00F31851"/>
    <w:rsid w:val="00F31C98"/>
    <w:rsid w:val="00F32342"/>
    <w:rsid w:val="00F3249D"/>
    <w:rsid w:val="00F33CE7"/>
    <w:rsid w:val="00F33FF9"/>
    <w:rsid w:val="00F344F6"/>
    <w:rsid w:val="00F34D80"/>
    <w:rsid w:val="00F35B6D"/>
    <w:rsid w:val="00F36B87"/>
    <w:rsid w:val="00F36E54"/>
    <w:rsid w:val="00F3778B"/>
    <w:rsid w:val="00F4089A"/>
    <w:rsid w:val="00F40C02"/>
    <w:rsid w:val="00F40C37"/>
    <w:rsid w:val="00F419C2"/>
    <w:rsid w:val="00F41D35"/>
    <w:rsid w:val="00F42237"/>
    <w:rsid w:val="00F42A44"/>
    <w:rsid w:val="00F42C58"/>
    <w:rsid w:val="00F44A97"/>
    <w:rsid w:val="00F45ED1"/>
    <w:rsid w:val="00F46774"/>
    <w:rsid w:val="00F4694E"/>
    <w:rsid w:val="00F4724D"/>
    <w:rsid w:val="00F51622"/>
    <w:rsid w:val="00F535BC"/>
    <w:rsid w:val="00F53752"/>
    <w:rsid w:val="00F5397E"/>
    <w:rsid w:val="00F53EBA"/>
    <w:rsid w:val="00F544FD"/>
    <w:rsid w:val="00F56038"/>
    <w:rsid w:val="00F5603D"/>
    <w:rsid w:val="00F57E3C"/>
    <w:rsid w:val="00F60151"/>
    <w:rsid w:val="00F60862"/>
    <w:rsid w:val="00F60C52"/>
    <w:rsid w:val="00F613D0"/>
    <w:rsid w:val="00F618C3"/>
    <w:rsid w:val="00F623AD"/>
    <w:rsid w:val="00F62CBE"/>
    <w:rsid w:val="00F62FC2"/>
    <w:rsid w:val="00F646E3"/>
    <w:rsid w:val="00F64798"/>
    <w:rsid w:val="00F6559F"/>
    <w:rsid w:val="00F67B90"/>
    <w:rsid w:val="00F67D56"/>
    <w:rsid w:val="00F707AD"/>
    <w:rsid w:val="00F71236"/>
    <w:rsid w:val="00F71576"/>
    <w:rsid w:val="00F71795"/>
    <w:rsid w:val="00F719C3"/>
    <w:rsid w:val="00F7292C"/>
    <w:rsid w:val="00F72B30"/>
    <w:rsid w:val="00F72E44"/>
    <w:rsid w:val="00F745E1"/>
    <w:rsid w:val="00F74AD2"/>
    <w:rsid w:val="00F74BF2"/>
    <w:rsid w:val="00F7539A"/>
    <w:rsid w:val="00F75967"/>
    <w:rsid w:val="00F76C28"/>
    <w:rsid w:val="00F76D00"/>
    <w:rsid w:val="00F77231"/>
    <w:rsid w:val="00F77F82"/>
    <w:rsid w:val="00F8051A"/>
    <w:rsid w:val="00F80704"/>
    <w:rsid w:val="00F80731"/>
    <w:rsid w:val="00F81DD7"/>
    <w:rsid w:val="00F825F4"/>
    <w:rsid w:val="00F82B72"/>
    <w:rsid w:val="00F83644"/>
    <w:rsid w:val="00F84A7A"/>
    <w:rsid w:val="00F84C38"/>
    <w:rsid w:val="00F84F0E"/>
    <w:rsid w:val="00F85A56"/>
    <w:rsid w:val="00F85ECA"/>
    <w:rsid w:val="00F862FF"/>
    <w:rsid w:val="00F8677C"/>
    <w:rsid w:val="00F86989"/>
    <w:rsid w:val="00F869A3"/>
    <w:rsid w:val="00F87430"/>
    <w:rsid w:val="00F9146A"/>
    <w:rsid w:val="00F92F26"/>
    <w:rsid w:val="00F930B5"/>
    <w:rsid w:val="00F93384"/>
    <w:rsid w:val="00F9381A"/>
    <w:rsid w:val="00F93C39"/>
    <w:rsid w:val="00F93E2C"/>
    <w:rsid w:val="00F942E9"/>
    <w:rsid w:val="00F947DC"/>
    <w:rsid w:val="00F95930"/>
    <w:rsid w:val="00F965DD"/>
    <w:rsid w:val="00F96965"/>
    <w:rsid w:val="00F96CEF"/>
    <w:rsid w:val="00F97B2C"/>
    <w:rsid w:val="00FA0117"/>
    <w:rsid w:val="00FA1EA7"/>
    <w:rsid w:val="00FA1FDB"/>
    <w:rsid w:val="00FA246B"/>
    <w:rsid w:val="00FA38CC"/>
    <w:rsid w:val="00FA4170"/>
    <w:rsid w:val="00FA46AF"/>
    <w:rsid w:val="00FA4F05"/>
    <w:rsid w:val="00FA521B"/>
    <w:rsid w:val="00FA7129"/>
    <w:rsid w:val="00FA76F5"/>
    <w:rsid w:val="00FA792F"/>
    <w:rsid w:val="00FA7C32"/>
    <w:rsid w:val="00FA7CB8"/>
    <w:rsid w:val="00FB0312"/>
    <w:rsid w:val="00FB03BC"/>
    <w:rsid w:val="00FB0533"/>
    <w:rsid w:val="00FB066F"/>
    <w:rsid w:val="00FB13FC"/>
    <w:rsid w:val="00FB174F"/>
    <w:rsid w:val="00FB17F5"/>
    <w:rsid w:val="00FB25D2"/>
    <w:rsid w:val="00FB2BEA"/>
    <w:rsid w:val="00FB2CE9"/>
    <w:rsid w:val="00FB2E57"/>
    <w:rsid w:val="00FB2F1F"/>
    <w:rsid w:val="00FB3750"/>
    <w:rsid w:val="00FB37D3"/>
    <w:rsid w:val="00FB4DFE"/>
    <w:rsid w:val="00FB4FCE"/>
    <w:rsid w:val="00FB5B58"/>
    <w:rsid w:val="00FB69F2"/>
    <w:rsid w:val="00FB7D5B"/>
    <w:rsid w:val="00FB7DE9"/>
    <w:rsid w:val="00FC0473"/>
    <w:rsid w:val="00FC052F"/>
    <w:rsid w:val="00FC0D9F"/>
    <w:rsid w:val="00FC136C"/>
    <w:rsid w:val="00FC1ADF"/>
    <w:rsid w:val="00FC2912"/>
    <w:rsid w:val="00FC2AC2"/>
    <w:rsid w:val="00FC3475"/>
    <w:rsid w:val="00FC35C4"/>
    <w:rsid w:val="00FC3DE9"/>
    <w:rsid w:val="00FC41BE"/>
    <w:rsid w:val="00FC45B4"/>
    <w:rsid w:val="00FC486D"/>
    <w:rsid w:val="00FC5119"/>
    <w:rsid w:val="00FC57BB"/>
    <w:rsid w:val="00FC62FC"/>
    <w:rsid w:val="00FC6F28"/>
    <w:rsid w:val="00FC708A"/>
    <w:rsid w:val="00FC7704"/>
    <w:rsid w:val="00FD0386"/>
    <w:rsid w:val="00FD06DE"/>
    <w:rsid w:val="00FD20C0"/>
    <w:rsid w:val="00FD22E5"/>
    <w:rsid w:val="00FD2455"/>
    <w:rsid w:val="00FD2652"/>
    <w:rsid w:val="00FD2772"/>
    <w:rsid w:val="00FD3D22"/>
    <w:rsid w:val="00FD3FEA"/>
    <w:rsid w:val="00FD4B2C"/>
    <w:rsid w:val="00FD4DF5"/>
    <w:rsid w:val="00FD4E57"/>
    <w:rsid w:val="00FD5050"/>
    <w:rsid w:val="00FD5704"/>
    <w:rsid w:val="00FD5F6A"/>
    <w:rsid w:val="00FD6FD7"/>
    <w:rsid w:val="00FD79AC"/>
    <w:rsid w:val="00FD7C6A"/>
    <w:rsid w:val="00FE1F2F"/>
    <w:rsid w:val="00FE2516"/>
    <w:rsid w:val="00FE2A5A"/>
    <w:rsid w:val="00FE2D97"/>
    <w:rsid w:val="00FE312C"/>
    <w:rsid w:val="00FE3B43"/>
    <w:rsid w:val="00FE3FA8"/>
    <w:rsid w:val="00FE4101"/>
    <w:rsid w:val="00FE4575"/>
    <w:rsid w:val="00FE4BE9"/>
    <w:rsid w:val="00FE5C71"/>
    <w:rsid w:val="00FE62DA"/>
    <w:rsid w:val="00FE6F9C"/>
    <w:rsid w:val="00FE6FFE"/>
    <w:rsid w:val="00FF1785"/>
    <w:rsid w:val="00FF23E0"/>
    <w:rsid w:val="00FF2E4C"/>
    <w:rsid w:val="00FF2E77"/>
    <w:rsid w:val="00FF5037"/>
    <w:rsid w:val="00FF6903"/>
    <w:rsid w:val="00FF6A64"/>
    <w:rsid w:val="00FF6B13"/>
    <w:rsid w:val="00FF6D0A"/>
    <w:rsid w:val="0346B87F"/>
    <w:rsid w:val="0453B7CF"/>
    <w:rsid w:val="05D5A170"/>
    <w:rsid w:val="0629AB4B"/>
    <w:rsid w:val="06BE342E"/>
    <w:rsid w:val="0703D8A4"/>
    <w:rsid w:val="07828A4D"/>
    <w:rsid w:val="08977516"/>
    <w:rsid w:val="09C775C3"/>
    <w:rsid w:val="0A6BB338"/>
    <w:rsid w:val="0C580A62"/>
    <w:rsid w:val="0C5BF2FD"/>
    <w:rsid w:val="0CEE1EB3"/>
    <w:rsid w:val="0E9E9973"/>
    <w:rsid w:val="0F6B2F25"/>
    <w:rsid w:val="0FA2D66F"/>
    <w:rsid w:val="12EF80C8"/>
    <w:rsid w:val="134ACF4B"/>
    <w:rsid w:val="13714647"/>
    <w:rsid w:val="145F7C8F"/>
    <w:rsid w:val="15CEF9FD"/>
    <w:rsid w:val="1FDE1D7E"/>
    <w:rsid w:val="226DD070"/>
    <w:rsid w:val="233B53DB"/>
    <w:rsid w:val="26855DAC"/>
    <w:rsid w:val="26F2BE23"/>
    <w:rsid w:val="2848F25E"/>
    <w:rsid w:val="291F3DB0"/>
    <w:rsid w:val="2983AFFB"/>
    <w:rsid w:val="2AF7589A"/>
    <w:rsid w:val="2C2BDF3C"/>
    <w:rsid w:val="2E60C8DA"/>
    <w:rsid w:val="2F4C16C2"/>
    <w:rsid w:val="2FFB3535"/>
    <w:rsid w:val="313AB7D5"/>
    <w:rsid w:val="3194ADF0"/>
    <w:rsid w:val="3346E25D"/>
    <w:rsid w:val="365DE878"/>
    <w:rsid w:val="36A2C74E"/>
    <w:rsid w:val="37621B8C"/>
    <w:rsid w:val="390324A8"/>
    <w:rsid w:val="3A5A10DB"/>
    <w:rsid w:val="3A933218"/>
    <w:rsid w:val="3BA0FA57"/>
    <w:rsid w:val="3BE4F6E6"/>
    <w:rsid w:val="3D0EBE83"/>
    <w:rsid w:val="3D578408"/>
    <w:rsid w:val="3D83793E"/>
    <w:rsid w:val="40EB7CC9"/>
    <w:rsid w:val="40FE7407"/>
    <w:rsid w:val="41DD855A"/>
    <w:rsid w:val="42607296"/>
    <w:rsid w:val="42989351"/>
    <w:rsid w:val="4306B5D8"/>
    <w:rsid w:val="435EB521"/>
    <w:rsid w:val="43B1A042"/>
    <w:rsid w:val="454C132E"/>
    <w:rsid w:val="4562786F"/>
    <w:rsid w:val="45947FCF"/>
    <w:rsid w:val="45DC1BA4"/>
    <w:rsid w:val="46682B72"/>
    <w:rsid w:val="47FEA482"/>
    <w:rsid w:val="4AB7455C"/>
    <w:rsid w:val="4AD74B66"/>
    <w:rsid w:val="4C15DA22"/>
    <w:rsid w:val="4F2CB6DB"/>
    <w:rsid w:val="508F4A7F"/>
    <w:rsid w:val="50C13FE5"/>
    <w:rsid w:val="50DFC3F2"/>
    <w:rsid w:val="51E8DC39"/>
    <w:rsid w:val="521E803A"/>
    <w:rsid w:val="55E84572"/>
    <w:rsid w:val="57E5154E"/>
    <w:rsid w:val="59A18847"/>
    <w:rsid w:val="5A8608B5"/>
    <w:rsid w:val="5E0F1201"/>
    <w:rsid w:val="5F3D3250"/>
    <w:rsid w:val="6014D869"/>
    <w:rsid w:val="60282880"/>
    <w:rsid w:val="6171471F"/>
    <w:rsid w:val="61C24FA5"/>
    <w:rsid w:val="620DD98A"/>
    <w:rsid w:val="64F62ABB"/>
    <w:rsid w:val="65E56888"/>
    <w:rsid w:val="667620CA"/>
    <w:rsid w:val="672B0FE8"/>
    <w:rsid w:val="67FB1B7F"/>
    <w:rsid w:val="68FFFEC5"/>
    <w:rsid w:val="69D67A24"/>
    <w:rsid w:val="6A44CEA8"/>
    <w:rsid w:val="6B3FD58A"/>
    <w:rsid w:val="6B49AFD1"/>
    <w:rsid w:val="6B71AB80"/>
    <w:rsid w:val="6EE45B44"/>
    <w:rsid w:val="700986DD"/>
    <w:rsid w:val="7069695F"/>
    <w:rsid w:val="70FA497D"/>
    <w:rsid w:val="728DAF78"/>
    <w:rsid w:val="72A9C746"/>
    <w:rsid w:val="73C5122D"/>
    <w:rsid w:val="74D8E4CD"/>
    <w:rsid w:val="75337C75"/>
    <w:rsid w:val="75805EB9"/>
    <w:rsid w:val="75950F66"/>
    <w:rsid w:val="769FDE8C"/>
    <w:rsid w:val="76EAA1BB"/>
    <w:rsid w:val="7743B68B"/>
    <w:rsid w:val="781C0F66"/>
    <w:rsid w:val="78686519"/>
    <w:rsid w:val="786EDB81"/>
    <w:rsid w:val="7987F2B3"/>
    <w:rsid w:val="7A233CC7"/>
    <w:rsid w:val="7BDF7C93"/>
    <w:rsid w:val="7C7F01E1"/>
    <w:rsid w:val="7D405423"/>
    <w:rsid w:val="7DB4B8C0"/>
    <w:rsid w:val="7E27AD47"/>
    <w:rsid w:val="7F0A4B87"/>
    <w:rsid w:val="7FF4EC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7A0DF"/>
  <w15:chartTrackingRefBased/>
  <w15:docId w15:val="{323220B0-EEDF-43BC-AFFE-714583132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2" w:qFormat="1"/>
    <w:lsdException w:name="heading 4" w:uiPriority="3" w:qFormat="1"/>
    <w:lsdException w:name="heading 5" w:uiPriority="4" w:qFormat="1"/>
    <w:lsdException w:name="heading 6" w:uiPriority="0" w:qFormat="1"/>
    <w:lsdException w:name="heading 7" w:uiPriority="6" w:qFormat="1"/>
    <w:lsdException w:name="heading 8" w:uiPriority="7" w:qFormat="1"/>
    <w:lsdException w:name="heading 9" w:uiPriority="8"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71B"/>
    <w:pPr>
      <w:spacing w:before="120" w:after="120"/>
    </w:pPr>
    <w:rPr>
      <w:rFonts w:ascii="Times New Roman" w:hAnsi="Times New Roman"/>
      <w:sz w:val="24"/>
      <w:szCs w:val="22"/>
    </w:rPr>
  </w:style>
  <w:style w:type="paragraph" w:styleId="Heading1">
    <w:name w:val="heading 1"/>
    <w:aliases w:val="Title_1,CROMS_Heading 1,Level 1 Heading"/>
    <w:basedOn w:val="Normal"/>
    <w:next w:val="Normal"/>
    <w:link w:val="Heading1Char"/>
    <w:autoRedefine/>
    <w:qFormat/>
    <w:rsid w:val="00CD594B"/>
    <w:pPr>
      <w:keepNext/>
      <w:keepLines/>
      <w:numPr>
        <w:numId w:val="146"/>
      </w:numPr>
      <w:outlineLvl w:val="0"/>
    </w:pPr>
    <w:rPr>
      <w:rFonts w:eastAsia="Times New Roman"/>
      <w:b/>
      <w:bCs/>
      <w:caps/>
      <w:szCs w:val="24"/>
    </w:rPr>
  </w:style>
  <w:style w:type="paragraph" w:styleId="Heading2">
    <w:name w:val="heading 2"/>
    <w:aliases w:val="CROMS_Heading 2"/>
    <w:basedOn w:val="Normal"/>
    <w:next w:val="Normal"/>
    <w:link w:val="Heading2Char"/>
    <w:autoRedefine/>
    <w:qFormat/>
    <w:rsid w:val="00C24339"/>
    <w:pPr>
      <w:keepNext/>
      <w:keepLines/>
      <w:numPr>
        <w:ilvl w:val="1"/>
        <w:numId w:val="146"/>
      </w:numPr>
      <w:outlineLvl w:val="1"/>
    </w:pPr>
    <w:rPr>
      <w:rFonts w:eastAsia="Times New Roman"/>
      <w:b/>
      <w:bCs/>
      <w:smallCaps/>
      <w:szCs w:val="26"/>
    </w:rPr>
  </w:style>
  <w:style w:type="paragraph" w:styleId="Heading3">
    <w:name w:val="heading 3"/>
    <w:aliases w:val="CROMS_Heading 3"/>
    <w:basedOn w:val="Normal"/>
    <w:next w:val="Normal"/>
    <w:link w:val="Heading3Char"/>
    <w:autoRedefine/>
    <w:uiPriority w:val="2"/>
    <w:qFormat/>
    <w:rsid w:val="00617664"/>
    <w:pPr>
      <w:keepNext/>
      <w:numPr>
        <w:ilvl w:val="2"/>
        <w:numId w:val="146"/>
      </w:numPr>
      <w:ind w:left="720"/>
      <w:outlineLvl w:val="2"/>
    </w:pPr>
    <w:rPr>
      <w:rFonts w:eastAsia="Times New Roman"/>
      <w:b/>
      <w:bCs/>
      <w:szCs w:val="26"/>
    </w:rPr>
  </w:style>
  <w:style w:type="paragraph" w:styleId="Heading4">
    <w:name w:val="heading 4"/>
    <w:aliases w:val="CROMS_Heading 4"/>
    <w:basedOn w:val="Normal"/>
    <w:next w:val="Normal"/>
    <w:link w:val="Heading4Char"/>
    <w:autoRedefine/>
    <w:uiPriority w:val="3"/>
    <w:qFormat/>
    <w:rsid w:val="00F87430"/>
    <w:pPr>
      <w:keepNext/>
      <w:numPr>
        <w:ilvl w:val="3"/>
        <w:numId w:val="146"/>
      </w:numPr>
      <w:spacing w:before="0" w:after="0"/>
      <w:contextualSpacing/>
      <w:outlineLvl w:val="3"/>
    </w:pPr>
    <w:rPr>
      <w:rFonts w:eastAsia="Times New Roman"/>
      <w:b/>
      <w:szCs w:val="24"/>
    </w:rPr>
  </w:style>
  <w:style w:type="paragraph" w:styleId="Heading5">
    <w:name w:val="heading 5"/>
    <w:aliases w:val="CROMS_Heading 5"/>
    <w:basedOn w:val="Normal"/>
    <w:next w:val="Normal"/>
    <w:link w:val="Heading5Char"/>
    <w:uiPriority w:val="4"/>
    <w:qFormat/>
    <w:rsid w:val="005968F1"/>
    <w:pPr>
      <w:numPr>
        <w:ilvl w:val="4"/>
        <w:numId w:val="146"/>
      </w:numPr>
      <w:spacing w:before="240" w:after="60"/>
      <w:outlineLvl w:val="4"/>
    </w:pPr>
    <w:rPr>
      <w:rFonts w:ascii="Calibri" w:eastAsia="Times New Roman" w:hAnsi="Calibri"/>
      <w:b/>
      <w:bCs/>
      <w:i/>
      <w:iCs/>
      <w:sz w:val="26"/>
      <w:szCs w:val="26"/>
    </w:rPr>
  </w:style>
  <w:style w:type="paragraph" w:styleId="Heading6">
    <w:name w:val="heading 6"/>
    <w:aliases w:val="CROMS_Heading 6"/>
    <w:basedOn w:val="Normal"/>
    <w:next w:val="Normal"/>
    <w:link w:val="Heading6Char"/>
    <w:qFormat/>
    <w:rsid w:val="006C05C9"/>
    <w:pPr>
      <w:numPr>
        <w:ilvl w:val="5"/>
        <w:numId w:val="146"/>
      </w:numPr>
      <w:spacing w:before="240" w:after="60"/>
      <w:outlineLvl w:val="5"/>
    </w:pPr>
    <w:rPr>
      <w:rFonts w:ascii="Calibri" w:eastAsia="Times New Roman" w:hAnsi="Calibri"/>
      <w:b/>
      <w:bCs/>
      <w:sz w:val="22"/>
    </w:rPr>
  </w:style>
  <w:style w:type="paragraph" w:styleId="Heading7">
    <w:name w:val="heading 7"/>
    <w:aliases w:val="CROMS_Heading 7"/>
    <w:basedOn w:val="Normal"/>
    <w:next w:val="Normal"/>
    <w:link w:val="Heading7Char"/>
    <w:uiPriority w:val="6"/>
    <w:qFormat/>
    <w:rsid w:val="006C05C9"/>
    <w:pPr>
      <w:numPr>
        <w:ilvl w:val="6"/>
        <w:numId w:val="146"/>
      </w:numPr>
      <w:spacing w:before="240" w:after="60"/>
      <w:outlineLvl w:val="6"/>
    </w:pPr>
    <w:rPr>
      <w:rFonts w:ascii="Calibri" w:eastAsia="Times New Roman" w:hAnsi="Calibri"/>
      <w:szCs w:val="24"/>
    </w:rPr>
  </w:style>
  <w:style w:type="paragraph" w:styleId="Heading8">
    <w:name w:val="heading 8"/>
    <w:aliases w:val="CROMS_Heading 8"/>
    <w:basedOn w:val="Normal"/>
    <w:next w:val="Normal"/>
    <w:link w:val="Heading8Char"/>
    <w:uiPriority w:val="7"/>
    <w:qFormat/>
    <w:rsid w:val="006C05C9"/>
    <w:pPr>
      <w:numPr>
        <w:ilvl w:val="7"/>
        <w:numId w:val="146"/>
      </w:numPr>
      <w:spacing w:before="240" w:after="60"/>
      <w:outlineLvl w:val="7"/>
    </w:pPr>
    <w:rPr>
      <w:rFonts w:ascii="Calibri" w:eastAsia="Times New Roman" w:hAnsi="Calibri"/>
      <w:i/>
      <w:iCs/>
      <w:szCs w:val="24"/>
    </w:rPr>
  </w:style>
  <w:style w:type="paragraph" w:styleId="Heading9">
    <w:name w:val="heading 9"/>
    <w:aliases w:val="CROMS_Heading 9"/>
    <w:basedOn w:val="Normal"/>
    <w:next w:val="Normal"/>
    <w:link w:val="Heading9Char"/>
    <w:uiPriority w:val="8"/>
    <w:qFormat/>
    <w:rsid w:val="006C05C9"/>
    <w:pPr>
      <w:numPr>
        <w:ilvl w:val="8"/>
        <w:numId w:val="146"/>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3B7C78"/>
  </w:style>
  <w:style w:type="character" w:customStyle="1" w:styleId="Heading1Char">
    <w:name w:val="Heading 1 Char"/>
    <w:aliases w:val="Title_1 Char,CROMS_Heading 1 Char,Level 1 Heading Char"/>
    <w:link w:val="Heading1"/>
    <w:rsid w:val="00CD594B"/>
    <w:rPr>
      <w:rFonts w:ascii="Times New Roman" w:eastAsia="Times New Roman" w:hAnsi="Times New Roman"/>
      <w:b/>
      <w:bCs/>
      <w:caps/>
      <w:sz w:val="24"/>
      <w:szCs w:val="24"/>
    </w:rPr>
  </w:style>
  <w:style w:type="character" w:customStyle="1" w:styleId="Heading2Char">
    <w:name w:val="Heading 2 Char"/>
    <w:aliases w:val="CROMS_Heading 2 Char"/>
    <w:link w:val="Heading2"/>
    <w:rsid w:val="00C24339"/>
    <w:rPr>
      <w:rFonts w:ascii="Times New Roman" w:eastAsia="Times New Roman" w:hAnsi="Times New Roman"/>
      <w:b/>
      <w:bCs/>
      <w:smallCaps/>
      <w:sz w:val="24"/>
      <w:szCs w:val="26"/>
    </w:rPr>
  </w:style>
  <w:style w:type="character" w:customStyle="1" w:styleId="Heading3Char">
    <w:name w:val="Heading 3 Char"/>
    <w:aliases w:val="CROMS_Heading 3 Char"/>
    <w:link w:val="Heading3"/>
    <w:uiPriority w:val="2"/>
    <w:rsid w:val="00617664"/>
    <w:rPr>
      <w:rFonts w:ascii="Times New Roman" w:eastAsia="Times New Roman" w:hAnsi="Times New Roman"/>
      <w:b/>
      <w:bCs/>
      <w:sz w:val="24"/>
      <w:szCs w:val="26"/>
    </w:rPr>
  </w:style>
  <w:style w:type="paragraph" w:customStyle="1" w:styleId="ProtocolStyle">
    <w:name w:val="Protocol Style"/>
    <w:basedOn w:val="Heading1"/>
    <w:link w:val="ProtocolStyleChar"/>
    <w:qFormat/>
    <w:rsid w:val="00741E8D"/>
    <w:pPr>
      <w:numPr>
        <w:numId w:val="15"/>
      </w:numPr>
    </w:pPr>
  </w:style>
  <w:style w:type="paragraph" w:styleId="Header">
    <w:name w:val="header"/>
    <w:basedOn w:val="Normal"/>
    <w:link w:val="HeaderChar"/>
    <w:uiPriority w:val="99"/>
    <w:rsid w:val="00741E8D"/>
    <w:pPr>
      <w:tabs>
        <w:tab w:val="center" w:pos="4320"/>
        <w:tab w:val="right" w:pos="8640"/>
      </w:tabs>
      <w:spacing w:before="0" w:after="0"/>
    </w:pPr>
    <w:rPr>
      <w:rFonts w:ascii="Times" w:eastAsia="Times New Roman" w:hAnsi="Times"/>
      <w:szCs w:val="20"/>
      <w:lang w:val="en-GB"/>
    </w:rPr>
  </w:style>
  <w:style w:type="character" w:customStyle="1" w:styleId="ProtocolStyleChar">
    <w:name w:val="Protocol Style Char"/>
    <w:link w:val="ProtocolStyle"/>
    <w:rsid w:val="00741E8D"/>
    <w:rPr>
      <w:rFonts w:ascii="Times New Roman" w:eastAsia="Times New Roman" w:hAnsi="Times New Roman"/>
      <w:b/>
      <w:bCs/>
      <w:caps/>
      <w:sz w:val="24"/>
      <w:szCs w:val="24"/>
    </w:rPr>
  </w:style>
  <w:style w:type="character" w:customStyle="1" w:styleId="HeaderChar">
    <w:name w:val="Header Char"/>
    <w:link w:val="Header"/>
    <w:uiPriority w:val="99"/>
    <w:rsid w:val="00741E8D"/>
    <w:rPr>
      <w:rFonts w:ascii="Times" w:eastAsia="Times New Roman" w:hAnsi="Times"/>
      <w:sz w:val="24"/>
      <w:lang w:val="en-GB"/>
    </w:rPr>
  </w:style>
  <w:style w:type="paragraph" w:styleId="BodyText">
    <w:name w:val="Body Text"/>
    <w:basedOn w:val="Normal"/>
    <w:next w:val="BodyTextIndent"/>
    <w:link w:val="BodyTextChar"/>
    <w:semiHidden/>
    <w:rsid w:val="00741E8D"/>
    <w:pPr>
      <w:spacing w:before="0" w:after="0"/>
    </w:pPr>
    <w:rPr>
      <w:rFonts w:ascii="Times" w:eastAsia="Times New Roman" w:hAnsi="Times"/>
      <w:szCs w:val="20"/>
      <w:lang w:val="en-GB"/>
    </w:rPr>
  </w:style>
  <w:style w:type="character" w:customStyle="1" w:styleId="BodyTextChar">
    <w:name w:val="Body Text Char"/>
    <w:link w:val="BodyText"/>
    <w:semiHidden/>
    <w:rsid w:val="00741E8D"/>
    <w:rPr>
      <w:rFonts w:ascii="Times" w:eastAsia="Times New Roman" w:hAnsi="Times"/>
      <w:sz w:val="24"/>
      <w:lang w:val="en-GB"/>
    </w:rPr>
  </w:style>
  <w:style w:type="paragraph" w:styleId="BodyTextIndent">
    <w:name w:val="Body Text Indent"/>
    <w:basedOn w:val="Normal"/>
    <w:link w:val="BodyTextIndentChar"/>
    <w:uiPriority w:val="99"/>
    <w:unhideWhenUsed/>
    <w:rsid w:val="00741E8D"/>
    <w:pPr>
      <w:ind w:left="360"/>
    </w:pPr>
  </w:style>
  <w:style w:type="character" w:customStyle="1" w:styleId="BodyTextIndentChar">
    <w:name w:val="Body Text Indent Char"/>
    <w:link w:val="BodyTextIndent"/>
    <w:uiPriority w:val="99"/>
    <w:rsid w:val="00741E8D"/>
    <w:rPr>
      <w:rFonts w:ascii="Times New Roman" w:hAnsi="Times New Roman"/>
      <w:sz w:val="24"/>
      <w:szCs w:val="22"/>
    </w:rPr>
  </w:style>
  <w:style w:type="character" w:customStyle="1" w:styleId="Heading5Char">
    <w:name w:val="Heading 5 Char"/>
    <w:aliases w:val="CROMS_Heading 5 Char"/>
    <w:link w:val="Heading5"/>
    <w:rsid w:val="005968F1"/>
    <w:rPr>
      <w:rFonts w:eastAsia="Times New Roman"/>
      <w:b/>
      <w:bCs/>
      <w:i/>
      <w:iCs/>
      <w:sz w:val="26"/>
      <w:szCs w:val="26"/>
    </w:rPr>
  </w:style>
  <w:style w:type="paragraph" w:styleId="BodyText2">
    <w:name w:val="Body Text 2"/>
    <w:basedOn w:val="Normal"/>
    <w:link w:val="BodyText2Char"/>
    <w:uiPriority w:val="99"/>
    <w:semiHidden/>
    <w:unhideWhenUsed/>
    <w:rsid w:val="005968F1"/>
    <w:pPr>
      <w:spacing w:line="480" w:lineRule="auto"/>
    </w:pPr>
  </w:style>
  <w:style w:type="character" w:customStyle="1" w:styleId="BodyText2Char">
    <w:name w:val="Body Text 2 Char"/>
    <w:link w:val="BodyText2"/>
    <w:uiPriority w:val="99"/>
    <w:semiHidden/>
    <w:rsid w:val="005968F1"/>
    <w:rPr>
      <w:rFonts w:ascii="Times New Roman" w:hAnsi="Times New Roman"/>
      <w:sz w:val="24"/>
      <w:szCs w:val="22"/>
    </w:rPr>
  </w:style>
  <w:style w:type="paragraph" w:styleId="Footer">
    <w:name w:val="footer"/>
    <w:basedOn w:val="Normal"/>
    <w:link w:val="FooterChar"/>
    <w:uiPriority w:val="99"/>
    <w:unhideWhenUsed/>
    <w:rsid w:val="00435648"/>
    <w:pPr>
      <w:tabs>
        <w:tab w:val="center" w:pos="4680"/>
        <w:tab w:val="right" w:pos="9360"/>
      </w:tabs>
    </w:pPr>
  </w:style>
  <w:style w:type="character" w:customStyle="1" w:styleId="FooterChar">
    <w:name w:val="Footer Char"/>
    <w:link w:val="Footer"/>
    <w:uiPriority w:val="99"/>
    <w:rsid w:val="00435648"/>
    <w:rPr>
      <w:rFonts w:ascii="Times New Roman" w:hAnsi="Times New Roman"/>
      <w:sz w:val="24"/>
      <w:szCs w:val="22"/>
    </w:rPr>
  </w:style>
  <w:style w:type="character" w:customStyle="1" w:styleId="Heading4Char">
    <w:name w:val="Heading 4 Char"/>
    <w:aliases w:val="CROMS_Heading 4 Char"/>
    <w:link w:val="Heading4"/>
    <w:uiPriority w:val="3"/>
    <w:rsid w:val="00F87430"/>
    <w:rPr>
      <w:rFonts w:ascii="Times New Roman" w:eastAsia="Times New Roman" w:hAnsi="Times New Roman"/>
      <w:b/>
      <w:sz w:val="24"/>
      <w:szCs w:val="24"/>
    </w:rPr>
  </w:style>
  <w:style w:type="character" w:customStyle="1" w:styleId="Heading6Char">
    <w:name w:val="Heading 6 Char"/>
    <w:aliases w:val="CROMS_Heading 6 Char"/>
    <w:link w:val="Heading6"/>
    <w:uiPriority w:val="9"/>
    <w:rsid w:val="006C05C9"/>
    <w:rPr>
      <w:rFonts w:eastAsia="Times New Roman"/>
      <w:b/>
      <w:bCs/>
      <w:sz w:val="22"/>
      <w:szCs w:val="22"/>
    </w:rPr>
  </w:style>
  <w:style w:type="character" w:customStyle="1" w:styleId="Heading7Char">
    <w:name w:val="Heading 7 Char"/>
    <w:aliases w:val="CROMS_Heading 7 Char"/>
    <w:link w:val="Heading7"/>
    <w:uiPriority w:val="9"/>
    <w:rsid w:val="006C05C9"/>
    <w:rPr>
      <w:rFonts w:eastAsia="Times New Roman"/>
      <w:sz w:val="24"/>
      <w:szCs w:val="24"/>
    </w:rPr>
  </w:style>
  <w:style w:type="character" w:customStyle="1" w:styleId="Heading8Char">
    <w:name w:val="Heading 8 Char"/>
    <w:aliases w:val="CROMS_Heading 8 Char"/>
    <w:link w:val="Heading8"/>
    <w:uiPriority w:val="9"/>
    <w:rsid w:val="006C05C9"/>
    <w:rPr>
      <w:rFonts w:eastAsia="Times New Roman"/>
      <w:i/>
      <w:iCs/>
      <w:sz w:val="24"/>
      <w:szCs w:val="24"/>
    </w:rPr>
  </w:style>
  <w:style w:type="character" w:customStyle="1" w:styleId="Heading9Char">
    <w:name w:val="Heading 9 Char"/>
    <w:aliases w:val="CROMS_Heading 9 Char"/>
    <w:link w:val="Heading9"/>
    <w:uiPriority w:val="9"/>
    <w:rsid w:val="006C05C9"/>
    <w:rPr>
      <w:rFonts w:ascii="Cambria" w:eastAsia="Times New Roman" w:hAnsi="Cambria"/>
      <w:sz w:val="22"/>
      <w:szCs w:val="22"/>
    </w:rPr>
  </w:style>
  <w:style w:type="character" w:styleId="Hyperlink">
    <w:name w:val="Hyperlink"/>
    <w:uiPriority w:val="99"/>
    <w:rsid w:val="00C03DCC"/>
    <w:rPr>
      <w:color w:val="0000FF"/>
      <w:u w:val="single"/>
    </w:rPr>
  </w:style>
  <w:style w:type="character" w:customStyle="1" w:styleId="Style10ptBold1">
    <w:name w:val="Style 10 pt Bold1"/>
    <w:rsid w:val="00760F97"/>
    <w:rPr>
      <w:rFonts w:ascii="Times New Roman" w:hAnsi="Times New Roman"/>
      <w:b/>
      <w:bCs/>
      <w:sz w:val="24"/>
    </w:rPr>
  </w:style>
  <w:style w:type="paragraph" w:styleId="TOCHeading">
    <w:name w:val="TOC Heading"/>
    <w:basedOn w:val="Heading1"/>
    <w:next w:val="Normal"/>
    <w:uiPriority w:val="39"/>
    <w:qFormat/>
    <w:rsid w:val="00601E3A"/>
    <w:pPr>
      <w:numPr>
        <w:numId w:val="0"/>
      </w:numPr>
      <w:spacing w:line="276" w:lineRule="auto"/>
      <w:outlineLvl w:val="9"/>
    </w:pPr>
    <w:rPr>
      <w:rFonts w:ascii="Cambria" w:hAnsi="Cambria"/>
      <w:caps w:val="0"/>
      <w:color w:val="365F91"/>
      <w:sz w:val="28"/>
    </w:rPr>
  </w:style>
  <w:style w:type="paragraph" w:styleId="TOC1">
    <w:name w:val="toc 1"/>
    <w:basedOn w:val="Normal"/>
    <w:next w:val="Normal"/>
    <w:autoRedefine/>
    <w:uiPriority w:val="39"/>
    <w:unhideWhenUsed/>
    <w:rsid w:val="00063C95"/>
    <w:rPr>
      <w:color w:val="0000FF"/>
    </w:rPr>
  </w:style>
  <w:style w:type="paragraph" w:styleId="TOC2">
    <w:name w:val="toc 2"/>
    <w:basedOn w:val="Normal"/>
    <w:next w:val="Normal"/>
    <w:autoRedefine/>
    <w:uiPriority w:val="39"/>
    <w:unhideWhenUsed/>
    <w:rsid w:val="00617664"/>
    <w:pPr>
      <w:tabs>
        <w:tab w:val="left" w:pos="880"/>
        <w:tab w:val="right" w:leader="dot" w:pos="9350"/>
      </w:tabs>
      <w:ind w:left="245"/>
    </w:pPr>
    <w:rPr>
      <w:color w:val="0000FF"/>
    </w:rPr>
  </w:style>
  <w:style w:type="paragraph" w:styleId="TOC3">
    <w:name w:val="toc 3"/>
    <w:basedOn w:val="Normal"/>
    <w:next w:val="Normal"/>
    <w:autoRedefine/>
    <w:uiPriority w:val="39"/>
    <w:unhideWhenUsed/>
    <w:rsid w:val="00063C95"/>
    <w:pPr>
      <w:tabs>
        <w:tab w:val="left" w:pos="1320"/>
        <w:tab w:val="right" w:leader="dot" w:pos="9350"/>
      </w:tabs>
      <w:ind w:left="480"/>
    </w:pPr>
    <w:rPr>
      <w:noProof/>
      <w:color w:val="0000FF"/>
    </w:rPr>
  </w:style>
  <w:style w:type="paragraph" w:customStyle="1" w:styleId="Level1">
    <w:name w:val="Level 1"/>
    <w:basedOn w:val="Normal"/>
    <w:rsid w:val="00EF3D91"/>
    <w:pPr>
      <w:widowControl w:val="0"/>
      <w:spacing w:before="0" w:after="0"/>
      <w:ind w:left="354" w:hanging="354"/>
    </w:pPr>
    <w:rPr>
      <w:rFonts w:eastAsia="Times New Roman"/>
      <w:snapToGrid w:val="0"/>
      <w:szCs w:val="20"/>
    </w:rPr>
  </w:style>
  <w:style w:type="character" w:styleId="FollowedHyperlink">
    <w:name w:val="FollowedHyperlink"/>
    <w:uiPriority w:val="99"/>
    <w:semiHidden/>
    <w:unhideWhenUsed/>
    <w:rsid w:val="00C05039"/>
    <w:rPr>
      <w:color w:val="800080"/>
      <w:u w:val="single"/>
    </w:rPr>
  </w:style>
  <w:style w:type="paragraph" w:customStyle="1" w:styleId="Outline1">
    <w:name w:val="Outline 1"/>
    <w:basedOn w:val="Normal"/>
    <w:uiPriority w:val="99"/>
    <w:rsid w:val="00D54B44"/>
    <w:pPr>
      <w:spacing w:before="0" w:after="0"/>
      <w:ind w:left="720"/>
    </w:pPr>
    <w:rPr>
      <w:rFonts w:eastAsia="Times New Roman"/>
      <w:sz w:val="20"/>
      <w:szCs w:val="20"/>
    </w:rPr>
  </w:style>
  <w:style w:type="paragraph" w:styleId="BodyTextIndent2">
    <w:name w:val="Body Text Indent 2"/>
    <w:basedOn w:val="Normal"/>
    <w:link w:val="BodyTextIndent2Char"/>
    <w:uiPriority w:val="99"/>
    <w:semiHidden/>
    <w:unhideWhenUsed/>
    <w:rsid w:val="006D6BEC"/>
    <w:pPr>
      <w:spacing w:line="480" w:lineRule="auto"/>
      <w:ind w:left="360"/>
    </w:pPr>
  </w:style>
  <w:style w:type="character" w:customStyle="1" w:styleId="BodyTextIndent2Char">
    <w:name w:val="Body Text Indent 2 Char"/>
    <w:link w:val="BodyTextIndent2"/>
    <w:uiPriority w:val="99"/>
    <w:semiHidden/>
    <w:rsid w:val="006D6BEC"/>
    <w:rPr>
      <w:rFonts w:ascii="Times New Roman" w:hAnsi="Times New Roman"/>
      <w:sz w:val="24"/>
      <w:szCs w:val="22"/>
    </w:rPr>
  </w:style>
  <w:style w:type="paragraph" w:customStyle="1" w:styleId="WPDefaultslocal">
    <w:name w:val="WP Defaults(local)"/>
    <w:rsid w:val="006D6B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pPr>
    <w:rPr>
      <w:rFonts w:ascii="Geneva" w:eastAsia="Times New Roman" w:hAnsi="Geneva"/>
      <w:color w:val="000000"/>
      <w:sz w:val="24"/>
    </w:rPr>
  </w:style>
  <w:style w:type="paragraph" w:styleId="NormalWeb">
    <w:name w:val="Normal (Web)"/>
    <w:basedOn w:val="Normal"/>
    <w:uiPriority w:val="99"/>
    <w:rsid w:val="006D6BEC"/>
    <w:pPr>
      <w:spacing w:before="100" w:beforeAutospacing="1" w:after="100" w:afterAutospacing="1"/>
    </w:pPr>
    <w:rPr>
      <w:rFonts w:eastAsia="Times New Roman"/>
      <w:szCs w:val="24"/>
    </w:rPr>
  </w:style>
  <w:style w:type="paragraph" w:styleId="BalloonText">
    <w:name w:val="Balloon Text"/>
    <w:basedOn w:val="Normal"/>
    <w:link w:val="BalloonTextChar"/>
    <w:uiPriority w:val="99"/>
    <w:semiHidden/>
    <w:unhideWhenUsed/>
    <w:rsid w:val="00714EB0"/>
    <w:pPr>
      <w:spacing w:before="0" w:after="0"/>
    </w:pPr>
    <w:rPr>
      <w:rFonts w:ascii="Tahoma" w:hAnsi="Tahoma" w:cs="Tahoma"/>
      <w:sz w:val="16"/>
      <w:szCs w:val="16"/>
    </w:rPr>
  </w:style>
  <w:style w:type="character" w:customStyle="1" w:styleId="BalloonTextChar">
    <w:name w:val="Balloon Text Char"/>
    <w:link w:val="BalloonText"/>
    <w:uiPriority w:val="99"/>
    <w:semiHidden/>
    <w:rsid w:val="00714EB0"/>
    <w:rPr>
      <w:rFonts w:ascii="Tahoma" w:hAnsi="Tahoma" w:cs="Tahoma"/>
      <w:sz w:val="16"/>
      <w:szCs w:val="16"/>
    </w:rPr>
  </w:style>
  <w:style w:type="character" w:styleId="CommentReference">
    <w:name w:val="annotation reference"/>
    <w:uiPriority w:val="99"/>
    <w:unhideWhenUsed/>
    <w:rsid w:val="00714EB0"/>
    <w:rPr>
      <w:sz w:val="16"/>
      <w:szCs w:val="16"/>
    </w:rPr>
  </w:style>
  <w:style w:type="paragraph" w:styleId="CommentText">
    <w:name w:val="annotation text"/>
    <w:basedOn w:val="Normal"/>
    <w:link w:val="CommentTextChar"/>
    <w:uiPriority w:val="99"/>
    <w:unhideWhenUsed/>
    <w:rsid w:val="00714EB0"/>
    <w:rPr>
      <w:sz w:val="20"/>
      <w:szCs w:val="20"/>
    </w:rPr>
  </w:style>
  <w:style w:type="character" w:customStyle="1" w:styleId="CommentTextChar">
    <w:name w:val="Comment Text Char"/>
    <w:link w:val="CommentText"/>
    <w:uiPriority w:val="99"/>
    <w:rsid w:val="00714EB0"/>
    <w:rPr>
      <w:rFonts w:ascii="Times New Roman" w:hAnsi="Times New Roman"/>
    </w:rPr>
  </w:style>
  <w:style w:type="paragraph" w:styleId="CommentSubject">
    <w:name w:val="annotation subject"/>
    <w:basedOn w:val="CommentText"/>
    <w:next w:val="CommentText"/>
    <w:link w:val="CommentSubjectChar"/>
    <w:uiPriority w:val="99"/>
    <w:semiHidden/>
    <w:unhideWhenUsed/>
    <w:rsid w:val="00714EB0"/>
    <w:rPr>
      <w:b/>
      <w:bCs/>
    </w:rPr>
  </w:style>
  <w:style w:type="character" w:customStyle="1" w:styleId="CommentSubjectChar">
    <w:name w:val="Comment Subject Char"/>
    <w:link w:val="CommentSubject"/>
    <w:uiPriority w:val="99"/>
    <w:semiHidden/>
    <w:rsid w:val="00714EB0"/>
    <w:rPr>
      <w:rFonts w:ascii="Times New Roman" w:hAnsi="Times New Roman"/>
      <w:b/>
      <w:bCs/>
    </w:rPr>
  </w:style>
  <w:style w:type="paragraph" w:customStyle="1" w:styleId="Default">
    <w:name w:val="Default"/>
    <w:rsid w:val="005F7640"/>
    <w:pPr>
      <w:autoSpaceDE w:val="0"/>
      <w:autoSpaceDN w:val="0"/>
      <w:adjustRightInd w:val="0"/>
    </w:pPr>
    <w:rPr>
      <w:rFonts w:ascii="Times New Roman" w:hAnsi="Times New Roman"/>
      <w:color w:val="000000"/>
      <w:sz w:val="24"/>
      <w:szCs w:val="24"/>
    </w:rPr>
  </w:style>
  <w:style w:type="paragraph" w:styleId="DocumentMap">
    <w:name w:val="Document Map"/>
    <w:basedOn w:val="Normal"/>
    <w:semiHidden/>
    <w:rsid w:val="009D160D"/>
    <w:pPr>
      <w:shd w:val="clear" w:color="auto" w:fill="000080"/>
    </w:pPr>
    <w:rPr>
      <w:rFonts w:ascii="Tahoma" w:hAnsi="Tahoma" w:cs="Tahoma"/>
      <w:sz w:val="20"/>
      <w:szCs w:val="20"/>
    </w:rPr>
  </w:style>
  <w:style w:type="character" w:customStyle="1" w:styleId="summary-citation-pubmed1">
    <w:name w:val="summary-citation-pubmed1"/>
    <w:rsid w:val="006C4DCC"/>
    <w:rPr>
      <w:sz w:val="15"/>
      <w:szCs w:val="15"/>
    </w:rPr>
  </w:style>
  <w:style w:type="paragraph" w:styleId="TOC4">
    <w:name w:val="toc 4"/>
    <w:basedOn w:val="Normal"/>
    <w:next w:val="Normal"/>
    <w:autoRedefine/>
    <w:uiPriority w:val="39"/>
    <w:unhideWhenUsed/>
    <w:rsid w:val="0062652D"/>
    <w:pPr>
      <w:spacing w:before="0"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62652D"/>
    <w:pPr>
      <w:spacing w:before="0"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62652D"/>
    <w:pPr>
      <w:spacing w:before="0"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62652D"/>
    <w:pPr>
      <w:spacing w:before="0"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62652D"/>
    <w:pPr>
      <w:spacing w:before="0"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62652D"/>
    <w:pPr>
      <w:spacing w:before="0" w:after="100" w:line="276" w:lineRule="auto"/>
      <w:ind w:left="1760"/>
    </w:pPr>
    <w:rPr>
      <w:rFonts w:ascii="Calibri" w:eastAsia="Times New Roman" w:hAnsi="Calibri"/>
      <w:sz w:val="22"/>
    </w:rPr>
  </w:style>
  <w:style w:type="paragraph" w:styleId="EndnoteText">
    <w:name w:val="endnote text"/>
    <w:basedOn w:val="Normal"/>
    <w:link w:val="EndnoteTextChar"/>
    <w:uiPriority w:val="99"/>
    <w:semiHidden/>
    <w:unhideWhenUsed/>
    <w:rsid w:val="00E20667"/>
    <w:rPr>
      <w:sz w:val="20"/>
      <w:szCs w:val="20"/>
    </w:rPr>
  </w:style>
  <w:style w:type="character" w:customStyle="1" w:styleId="EndnoteTextChar">
    <w:name w:val="Endnote Text Char"/>
    <w:link w:val="EndnoteText"/>
    <w:uiPriority w:val="99"/>
    <w:semiHidden/>
    <w:rsid w:val="00E20667"/>
    <w:rPr>
      <w:rFonts w:ascii="Times New Roman" w:hAnsi="Times New Roman"/>
    </w:rPr>
  </w:style>
  <w:style w:type="character" w:styleId="EndnoteReference">
    <w:name w:val="endnote reference"/>
    <w:uiPriority w:val="99"/>
    <w:semiHidden/>
    <w:unhideWhenUsed/>
    <w:rsid w:val="00E20667"/>
    <w:rPr>
      <w:vertAlign w:val="superscript"/>
    </w:rPr>
  </w:style>
  <w:style w:type="paragraph" w:styleId="Title">
    <w:name w:val="Title"/>
    <w:basedOn w:val="Normal"/>
    <w:link w:val="TitleChar"/>
    <w:qFormat/>
    <w:rsid w:val="00F64798"/>
    <w:pPr>
      <w:widowControl w:val="0"/>
      <w:spacing w:before="0" w:after="0"/>
      <w:jc w:val="center"/>
    </w:pPr>
    <w:rPr>
      <w:rFonts w:eastAsia="Times New Roman"/>
      <w:b/>
      <w:szCs w:val="20"/>
    </w:rPr>
  </w:style>
  <w:style w:type="character" w:customStyle="1" w:styleId="TitleChar">
    <w:name w:val="Title Char"/>
    <w:link w:val="Title"/>
    <w:rsid w:val="00F64798"/>
    <w:rPr>
      <w:rFonts w:ascii="Times New Roman" w:eastAsia="Times New Roman" w:hAnsi="Times New Roman"/>
      <w:b/>
      <w:sz w:val="24"/>
    </w:rPr>
  </w:style>
  <w:style w:type="paragraph" w:styleId="BodyTextIndent3">
    <w:name w:val="Body Text Indent 3"/>
    <w:basedOn w:val="Normal"/>
    <w:link w:val="BodyTextIndent3Char"/>
    <w:uiPriority w:val="99"/>
    <w:semiHidden/>
    <w:unhideWhenUsed/>
    <w:rsid w:val="000F5316"/>
    <w:pPr>
      <w:ind w:left="360"/>
    </w:pPr>
    <w:rPr>
      <w:sz w:val="16"/>
      <w:szCs w:val="16"/>
    </w:rPr>
  </w:style>
  <w:style w:type="character" w:customStyle="1" w:styleId="BodyTextIndent3Char">
    <w:name w:val="Body Text Indent 3 Char"/>
    <w:link w:val="BodyTextIndent3"/>
    <w:uiPriority w:val="99"/>
    <w:semiHidden/>
    <w:rsid w:val="000F5316"/>
    <w:rPr>
      <w:rFonts w:ascii="Times New Roman" w:hAnsi="Times New Roman"/>
      <w:sz w:val="16"/>
      <w:szCs w:val="16"/>
    </w:rPr>
  </w:style>
  <w:style w:type="paragraph" w:customStyle="1" w:styleId="a">
    <w:name w:val="_"/>
    <w:basedOn w:val="Normal"/>
    <w:rsid w:val="000F5316"/>
    <w:pPr>
      <w:widowControl w:val="0"/>
      <w:spacing w:before="0" w:after="0"/>
      <w:ind w:left="1438" w:hanging="346"/>
    </w:pPr>
    <w:rPr>
      <w:rFonts w:eastAsia="Times New Roman"/>
      <w:snapToGrid w:val="0"/>
      <w:szCs w:val="24"/>
    </w:rPr>
  </w:style>
  <w:style w:type="paragraph" w:styleId="NormalIndent">
    <w:name w:val="Normal Indent"/>
    <w:basedOn w:val="Normal"/>
    <w:rsid w:val="000F5316"/>
    <w:pPr>
      <w:overflowPunct w:val="0"/>
      <w:autoSpaceDE w:val="0"/>
      <w:autoSpaceDN w:val="0"/>
      <w:adjustRightInd w:val="0"/>
      <w:spacing w:before="0" w:after="0"/>
      <w:ind w:left="720"/>
      <w:textAlignment w:val="baseline"/>
    </w:pPr>
    <w:rPr>
      <w:rFonts w:eastAsia="Times New Roman"/>
      <w:szCs w:val="24"/>
    </w:rPr>
  </w:style>
  <w:style w:type="paragraph" w:styleId="ListParagraph">
    <w:name w:val="List Paragraph"/>
    <w:basedOn w:val="Normal"/>
    <w:uiPriority w:val="34"/>
    <w:qFormat/>
    <w:rsid w:val="007E008A"/>
    <w:pPr>
      <w:spacing w:before="0" w:after="0"/>
      <w:ind w:left="720"/>
      <w:contextualSpacing/>
    </w:pPr>
    <w:rPr>
      <w:rFonts w:eastAsia="Times New Roman"/>
      <w:szCs w:val="24"/>
    </w:rPr>
  </w:style>
  <w:style w:type="table" w:styleId="TableGrid">
    <w:name w:val="Table Grid"/>
    <w:basedOn w:val="TableNormal"/>
    <w:uiPriority w:val="39"/>
    <w:rsid w:val="00340203"/>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B56B0"/>
    <w:rPr>
      <w:rFonts w:ascii="Times New Roman" w:hAnsi="Times New Roman"/>
      <w:sz w:val="24"/>
      <w:szCs w:val="22"/>
    </w:rPr>
  </w:style>
  <w:style w:type="paragraph" w:customStyle="1" w:styleId="Normal1">
    <w:name w:val="Normal1"/>
    <w:basedOn w:val="Normal"/>
    <w:uiPriority w:val="99"/>
    <w:rsid w:val="00416DEB"/>
    <w:pPr>
      <w:widowControl w:val="0"/>
      <w:autoSpaceDE w:val="0"/>
      <w:autoSpaceDN w:val="0"/>
      <w:adjustRightInd w:val="0"/>
      <w:spacing w:after="0" w:line="240" w:lineRule="atLeast"/>
    </w:pPr>
    <w:rPr>
      <w:rFonts w:ascii="Palatino" w:eastAsia="Times New Roman" w:hAnsi="Palatino"/>
      <w:szCs w:val="20"/>
    </w:rPr>
  </w:style>
  <w:style w:type="character" w:styleId="Emphasis">
    <w:name w:val="Emphasis"/>
    <w:uiPriority w:val="20"/>
    <w:qFormat/>
    <w:rsid w:val="002D764B"/>
    <w:rPr>
      <w:i/>
      <w:iCs/>
    </w:rPr>
  </w:style>
  <w:style w:type="character" w:styleId="IntenseReference">
    <w:name w:val="Intense Reference"/>
    <w:uiPriority w:val="32"/>
    <w:qFormat/>
    <w:rsid w:val="00A836DF"/>
    <w:rPr>
      <w:b/>
      <w:bCs/>
      <w:i/>
      <w:iCs/>
      <w:caps/>
      <w:color w:val="4F81BD"/>
    </w:rPr>
  </w:style>
  <w:style w:type="paragraph" w:customStyle="1" w:styleId="Style4">
    <w:name w:val="Style4"/>
    <w:basedOn w:val="Heading2"/>
    <w:qFormat/>
    <w:rsid w:val="00A836DF"/>
    <w:pPr>
      <w:widowControl w:val="0"/>
      <w:numPr>
        <w:numId w:val="13"/>
      </w:numPr>
      <w:tabs>
        <w:tab w:val="num" w:pos="360"/>
      </w:tabs>
      <w:spacing w:before="0" w:after="0"/>
      <w:ind w:left="720" w:hanging="432"/>
    </w:pPr>
    <w:rPr>
      <w:rFonts w:ascii="Cambria" w:eastAsia="MS Mincho" w:hAnsi="Cambria"/>
      <w:b w:val="0"/>
      <w:bCs w:val="0"/>
      <w:i/>
      <w:iCs/>
      <w:smallCaps w:val="0"/>
      <w:color w:val="9C129D"/>
      <w:spacing w:val="15"/>
      <w:szCs w:val="22"/>
    </w:rPr>
  </w:style>
  <w:style w:type="paragraph" w:styleId="NoSpacing">
    <w:name w:val="No Spacing"/>
    <w:basedOn w:val="Normal"/>
    <w:link w:val="NoSpacingChar"/>
    <w:uiPriority w:val="1"/>
    <w:qFormat/>
    <w:rsid w:val="00984A92"/>
    <w:pPr>
      <w:spacing w:before="0" w:after="0"/>
    </w:pPr>
    <w:rPr>
      <w:rFonts w:ascii="Calibri" w:eastAsia="MS Mincho" w:hAnsi="Calibri"/>
      <w:sz w:val="20"/>
      <w:szCs w:val="20"/>
    </w:rPr>
  </w:style>
  <w:style w:type="character" w:customStyle="1" w:styleId="NoSpacingChar">
    <w:name w:val="No Spacing Char"/>
    <w:link w:val="NoSpacing"/>
    <w:uiPriority w:val="1"/>
    <w:rsid w:val="00984A92"/>
    <w:rPr>
      <w:rFonts w:eastAsia="MS Mincho"/>
    </w:rPr>
  </w:style>
  <w:style w:type="character" w:styleId="Mention">
    <w:name w:val="Mention"/>
    <w:uiPriority w:val="99"/>
    <w:semiHidden/>
    <w:unhideWhenUsed/>
    <w:rsid w:val="005323DD"/>
    <w:rPr>
      <w:color w:val="2B579A"/>
      <w:shd w:val="clear" w:color="auto" w:fill="E6E6E6"/>
    </w:rPr>
  </w:style>
  <w:style w:type="character" w:styleId="UnresolvedMention">
    <w:name w:val="Unresolved Mention"/>
    <w:uiPriority w:val="99"/>
    <w:semiHidden/>
    <w:unhideWhenUsed/>
    <w:rsid w:val="002F0DD1"/>
    <w:rPr>
      <w:color w:val="808080"/>
      <w:shd w:val="clear" w:color="auto" w:fill="E6E6E6"/>
    </w:rPr>
  </w:style>
  <w:style w:type="paragraph" w:customStyle="1" w:styleId="EndNoteBibliographyTitle">
    <w:name w:val="EndNote Bibliography Title"/>
    <w:basedOn w:val="Normal"/>
    <w:link w:val="EndNoteBibliographyTitleChar"/>
    <w:rsid w:val="00063C95"/>
    <w:pPr>
      <w:spacing w:after="0"/>
      <w:jc w:val="center"/>
    </w:pPr>
    <w:rPr>
      <w:noProof/>
    </w:rPr>
  </w:style>
  <w:style w:type="character" w:customStyle="1" w:styleId="EndNoteBibliographyTitleChar">
    <w:name w:val="EndNote Bibliography Title Char"/>
    <w:link w:val="EndNoteBibliographyTitle"/>
    <w:rsid w:val="00063C95"/>
    <w:rPr>
      <w:rFonts w:ascii="Times New Roman" w:hAnsi="Times New Roman"/>
      <w:noProof/>
      <w:sz w:val="24"/>
      <w:szCs w:val="22"/>
    </w:rPr>
  </w:style>
  <w:style w:type="paragraph" w:customStyle="1" w:styleId="EndNoteBibliography">
    <w:name w:val="EndNote Bibliography"/>
    <w:basedOn w:val="Normal"/>
    <w:link w:val="EndNoteBibliographyChar"/>
    <w:rsid w:val="00063C95"/>
    <w:rPr>
      <w:noProof/>
    </w:rPr>
  </w:style>
  <w:style w:type="character" w:customStyle="1" w:styleId="EndNoteBibliographyChar">
    <w:name w:val="EndNote Bibliography Char"/>
    <w:link w:val="EndNoteBibliography"/>
    <w:rsid w:val="00063C95"/>
    <w:rPr>
      <w:rFonts w:ascii="Times New Roman" w:hAnsi="Times New Roman"/>
      <w:noProof/>
      <w:sz w:val="24"/>
      <w:szCs w:val="22"/>
    </w:rPr>
  </w:style>
  <w:style w:type="character" w:customStyle="1" w:styleId="crossreference">
    <w:name w:val="cross reference"/>
    <w:uiPriority w:val="1"/>
    <w:qFormat/>
    <w:rsid w:val="00C94B8B"/>
    <w:rPr>
      <w:rFonts w:ascii="Times New Roman" w:hAnsi="Times New Roman"/>
      <w:b/>
      <w:color w:val="0000FF"/>
      <w:sz w:val="24"/>
      <w:u w:val="none"/>
    </w:rPr>
  </w:style>
  <w:style w:type="paragraph" w:styleId="FootnoteText">
    <w:name w:val="footnote text"/>
    <w:basedOn w:val="Normal"/>
    <w:link w:val="FootnoteTextChar"/>
    <w:uiPriority w:val="99"/>
    <w:unhideWhenUsed/>
    <w:qFormat/>
    <w:rsid w:val="008B3A3B"/>
    <w:pPr>
      <w:spacing w:before="0" w:after="0"/>
    </w:pPr>
    <w:rPr>
      <w:rFonts w:ascii="Arial" w:eastAsia="Times New Roman" w:hAnsi="Arial"/>
      <w:sz w:val="20"/>
      <w:szCs w:val="20"/>
    </w:rPr>
  </w:style>
  <w:style w:type="character" w:customStyle="1" w:styleId="FootnoteTextChar">
    <w:name w:val="Footnote Text Char"/>
    <w:basedOn w:val="DefaultParagraphFont"/>
    <w:link w:val="FootnoteText"/>
    <w:uiPriority w:val="99"/>
    <w:rsid w:val="008B3A3B"/>
    <w:rPr>
      <w:rFonts w:ascii="Arial" w:eastAsia="Times New Roman" w:hAnsi="Arial"/>
    </w:rPr>
  </w:style>
  <w:style w:type="character" w:styleId="FootnoteReference">
    <w:name w:val="footnote reference"/>
    <w:uiPriority w:val="99"/>
    <w:unhideWhenUsed/>
    <w:rsid w:val="008B3A3B"/>
    <w:rPr>
      <w:vertAlign w:val="superscript"/>
    </w:rPr>
  </w:style>
  <w:style w:type="paragraph" w:customStyle="1" w:styleId="CROMSInstruction">
    <w:name w:val="CROMS_Instruction"/>
    <w:basedOn w:val="BodyText"/>
    <w:uiPriority w:val="17"/>
    <w:qFormat/>
    <w:rsid w:val="00B76A12"/>
    <w:pPr>
      <w:spacing w:before="120" w:after="120"/>
    </w:pPr>
    <w:rPr>
      <w:rFonts w:ascii="Arial" w:hAnsi="Arial"/>
      <w:i/>
      <w:iCs/>
      <w:color w:val="44546A" w:themeColor="text2"/>
      <w:lang w:val="en-US"/>
    </w:rPr>
  </w:style>
  <w:style w:type="paragraph" w:customStyle="1" w:styleId="CROMSInstructionalTextBullets">
    <w:name w:val="CROMS_Instructional Text_Bullets"/>
    <w:basedOn w:val="CROMSInstruction"/>
    <w:rsid w:val="00A134BD"/>
    <w:pPr>
      <w:numPr>
        <w:numId w:val="18"/>
      </w:numPr>
    </w:pPr>
  </w:style>
  <w:style w:type="paragraph" w:styleId="ListBullet">
    <w:name w:val="List Bullet"/>
    <w:basedOn w:val="Normal"/>
    <w:unhideWhenUsed/>
    <w:rsid w:val="00A7283B"/>
    <w:pPr>
      <w:spacing w:before="200" w:after="200" w:line="276" w:lineRule="auto"/>
      <w:contextualSpacing/>
    </w:pPr>
    <w:rPr>
      <w:rFonts w:asciiTheme="minorHAnsi" w:eastAsiaTheme="minorEastAsia" w:hAnsiTheme="minorHAnsi" w:cstheme="minorBidi"/>
      <w:sz w:val="20"/>
      <w:szCs w:val="20"/>
    </w:rPr>
  </w:style>
  <w:style w:type="paragraph" w:customStyle="1" w:styleId="CROMSTextBullet">
    <w:name w:val="CROMS_Text_Bullet"/>
    <w:basedOn w:val="ListBullet"/>
    <w:rsid w:val="00A7283B"/>
    <w:pPr>
      <w:numPr>
        <w:numId w:val="21"/>
      </w:numPr>
      <w:spacing w:before="0" w:after="120" w:line="274" w:lineRule="auto"/>
      <w:contextualSpacing w:val="0"/>
    </w:pPr>
    <w:rPr>
      <w:rFonts w:ascii="Arial" w:eastAsia="Times New Roman" w:hAnsi="Arial" w:cs="Times New Roman"/>
      <w:sz w:val="24"/>
      <w:szCs w:val="24"/>
    </w:rPr>
  </w:style>
  <w:style w:type="numbering" w:customStyle="1" w:styleId="SPNumberedTabs">
    <w:name w:val="SP Numbered Tabs"/>
    <w:rsid w:val="003F3F44"/>
    <w:pPr>
      <w:numPr>
        <w:numId w:val="28"/>
      </w:numPr>
    </w:pPr>
  </w:style>
  <w:style w:type="paragraph" w:customStyle="1" w:styleId="Normal2">
    <w:name w:val="Normal 2"/>
    <w:basedOn w:val="Normal"/>
    <w:link w:val="Normal2Char"/>
    <w:qFormat/>
    <w:rsid w:val="005A6FFF"/>
    <w:pPr>
      <w:spacing w:before="0" w:after="0"/>
      <w:ind w:left="576"/>
      <w:contextualSpacing/>
    </w:pPr>
    <w:rPr>
      <w:rFonts w:eastAsia="Times New Roman"/>
      <w:szCs w:val="24"/>
    </w:rPr>
  </w:style>
  <w:style w:type="character" w:customStyle="1" w:styleId="Normal2Char">
    <w:name w:val="Normal 2 Char"/>
    <w:basedOn w:val="DefaultParagraphFont"/>
    <w:link w:val="Normal2"/>
    <w:rsid w:val="005A6FFF"/>
    <w:rPr>
      <w:rFonts w:ascii="Times New Roman" w:eastAsia="Times New Roman" w:hAnsi="Times New Roman"/>
      <w:sz w:val="24"/>
      <w:szCs w:val="24"/>
    </w:rPr>
  </w:style>
  <w:style w:type="paragraph" w:customStyle="1" w:styleId="Bulletpoints">
    <w:name w:val="Bullet points"/>
    <w:basedOn w:val="Normal"/>
    <w:qFormat/>
    <w:rsid w:val="009269BF"/>
    <w:pPr>
      <w:numPr>
        <w:numId w:val="48"/>
      </w:numPr>
      <w:spacing w:before="0" w:after="0"/>
      <w:ind w:left="1440"/>
    </w:pPr>
    <w:rPr>
      <w:szCs w:val="24"/>
    </w:rPr>
  </w:style>
  <w:style w:type="paragraph" w:customStyle="1" w:styleId="Tabletext">
    <w:name w:val="Table text"/>
    <w:basedOn w:val="Normal"/>
    <w:qFormat/>
    <w:rsid w:val="009269BF"/>
    <w:pPr>
      <w:spacing w:before="40" w:after="40"/>
    </w:pPr>
    <w:rPr>
      <w:szCs w:val="20"/>
    </w:rPr>
  </w:style>
  <w:style w:type="paragraph" w:customStyle="1" w:styleId="FigureHeadStyle">
    <w:name w:val="Figure Head Style"/>
    <w:basedOn w:val="TableHead"/>
    <w:link w:val="FigureHeadStyleChar"/>
    <w:qFormat/>
    <w:rsid w:val="00CB3597"/>
    <w:pPr>
      <w:numPr>
        <w:numId w:val="149"/>
      </w:numPr>
      <w:ind w:left="0" w:firstLine="0"/>
    </w:pPr>
  </w:style>
  <w:style w:type="character" w:customStyle="1" w:styleId="FigureHeadStyleChar">
    <w:name w:val="Figure Head Style Char"/>
    <w:basedOn w:val="DefaultParagraphFont"/>
    <w:link w:val="FigureHeadStyle"/>
    <w:rsid w:val="00CB3597"/>
    <w:rPr>
      <w:rFonts w:ascii="Times New Roman" w:hAnsi="Times New Roman"/>
      <w:b/>
      <w:bCs/>
      <w:sz w:val="24"/>
      <w:szCs w:val="24"/>
    </w:rPr>
  </w:style>
  <w:style w:type="character" w:customStyle="1" w:styleId="normaltextrun">
    <w:name w:val="normaltextrun"/>
    <w:basedOn w:val="DefaultParagraphFont"/>
    <w:rsid w:val="009269BF"/>
  </w:style>
  <w:style w:type="character" w:customStyle="1" w:styleId="eop">
    <w:name w:val="eop"/>
    <w:basedOn w:val="DefaultParagraphFont"/>
    <w:rsid w:val="009269BF"/>
  </w:style>
  <w:style w:type="paragraph" w:customStyle="1" w:styleId="TableHead">
    <w:name w:val="Table Head"/>
    <w:basedOn w:val="Normal"/>
    <w:link w:val="TableHeadChar"/>
    <w:qFormat/>
    <w:rsid w:val="00732A3E"/>
    <w:pPr>
      <w:numPr>
        <w:numId w:val="151"/>
      </w:numPr>
      <w:tabs>
        <w:tab w:val="left" w:pos="990"/>
        <w:tab w:val="left" w:pos="1080"/>
      </w:tabs>
      <w:spacing w:before="0" w:after="0"/>
      <w:ind w:hanging="720"/>
      <w:contextualSpacing/>
    </w:pPr>
    <w:rPr>
      <w:b/>
      <w:bCs/>
      <w:szCs w:val="24"/>
    </w:rPr>
  </w:style>
  <w:style w:type="character" w:customStyle="1" w:styleId="TableHeadChar">
    <w:name w:val="Table Head Char"/>
    <w:basedOn w:val="DefaultParagraphFont"/>
    <w:link w:val="TableHead"/>
    <w:rsid w:val="00732A3E"/>
    <w:rPr>
      <w:rFonts w:ascii="Times New Roman" w:hAnsi="Times New Roman"/>
      <w:b/>
      <w:bCs/>
      <w:sz w:val="24"/>
      <w:szCs w:val="24"/>
    </w:rPr>
  </w:style>
  <w:style w:type="table" w:styleId="GridTable4-Accent3">
    <w:name w:val="Grid Table 4 Accent 3"/>
    <w:basedOn w:val="TableNormal"/>
    <w:uiPriority w:val="49"/>
    <w:rsid w:val="004F5444"/>
    <w:rPr>
      <w:rFonts w:asciiTheme="minorHAnsi" w:eastAsiaTheme="minorHAnsi" w:hAnsiTheme="minorHAnsi" w:cstheme="minorBidi"/>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auto"/>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Normal3">
    <w:name w:val="Normal 3"/>
    <w:basedOn w:val="Normal"/>
    <w:link w:val="Normal3Char"/>
    <w:qFormat/>
    <w:rsid w:val="00A00876"/>
    <w:pPr>
      <w:spacing w:before="200" w:after="100"/>
      <w:ind w:left="720"/>
    </w:pPr>
    <w:rPr>
      <w:rFonts w:eastAsia="Times New Roman"/>
      <w:szCs w:val="24"/>
    </w:rPr>
  </w:style>
  <w:style w:type="character" w:customStyle="1" w:styleId="Normal3Char">
    <w:name w:val="Normal 3 Char"/>
    <w:basedOn w:val="DefaultParagraphFont"/>
    <w:link w:val="Normal3"/>
    <w:rsid w:val="00A00876"/>
    <w:rPr>
      <w:rFonts w:ascii="Times New Roman" w:eastAsia="Times New Roman" w:hAnsi="Times New Roman"/>
      <w:sz w:val="24"/>
      <w:szCs w:val="24"/>
    </w:rPr>
  </w:style>
  <w:style w:type="paragraph" w:customStyle="1" w:styleId="paragraph">
    <w:name w:val="paragraph"/>
    <w:basedOn w:val="Normal"/>
    <w:rsid w:val="00260CA8"/>
    <w:pPr>
      <w:spacing w:before="100" w:beforeAutospacing="1" w:after="100" w:afterAutospacing="1"/>
    </w:pPr>
    <w:rPr>
      <w:rFonts w:eastAsia="Times New Roman"/>
      <w:szCs w:val="24"/>
    </w:rPr>
  </w:style>
  <w:style w:type="character" w:customStyle="1" w:styleId="findhit">
    <w:name w:val="findhit"/>
    <w:basedOn w:val="DefaultParagraphFont"/>
    <w:rsid w:val="00260CA8"/>
  </w:style>
  <w:style w:type="character" w:styleId="PlaceholderText">
    <w:name w:val="Placeholder Text"/>
    <w:basedOn w:val="DefaultParagraphFont"/>
    <w:uiPriority w:val="99"/>
    <w:semiHidden/>
    <w:rsid w:val="004925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8673">
      <w:bodyDiv w:val="1"/>
      <w:marLeft w:val="0"/>
      <w:marRight w:val="0"/>
      <w:marTop w:val="0"/>
      <w:marBottom w:val="0"/>
      <w:divBdr>
        <w:top w:val="none" w:sz="0" w:space="0" w:color="auto"/>
        <w:left w:val="none" w:sz="0" w:space="0" w:color="auto"/>
        <w:bottom w:val="none" w:sz="0" w:space="0" w:color="auto"/>
        <w:right w:val="none" w:sz="0" w:space="0" w:color="auto"/>
      </w:divBdr>
    </w:div>
    <w:div w:id="230308970">
      <w:bodyDiv w:val="1"/>
      <w:marLeft w:val="0"/>
      <w:marRight w:val="0"/>
      <w:marTop w:val="0"/>
      <w:marBottom w:val="0"/>
      <w:divBdr>
        <w:top w:val="none" w:sz="0" w:space="0" w:color="auto"/>
        <w:left w:val="none" w:sz="0" w:space="0" w:color="auto"/>
        <w:bottom w:val="none" w:sz="0" w:space="0" w:color="auto"/>
        <w:right w:val="none" w:sz="0" w:space="0" w:color="auto"/>
      </w:divBdr>
    </w:div>
    <w:div w:id="247470342">
      <w:bodyDiv w:val="1"/>
      <w:marLeft w:val="0"/>
      <w:marRight w:val="0"/>
      <w:marTop w:val="0"/>
      <w:marBottom w:val="0"/>
      <w:divBdr>
        <w:top w:val="none" w:sz="0" w:space="0" w:color="auto"/>
        <w:left w:val="none" w:sz="0" w:space="0" w:color="auto"/>
        <w:bottom w:val="none" w:sz="0" w:space="0" w:color="auto"/>
        <w:right w:val="none" w:sz="0" w:space="0" w:color="auto"/>
      </w:divBdr>
      <w:divsChild>
        <w:div w:id="1464427034">
          <w:marLeft w:val="0"/>
          <w:marRight w:val="0"/>
          <w:marTop w:val="0"/>
          <w:marBottom w:val="0"/>
          <w:divBdr>
            <w:top w:val="none" w:sz="0" w:space="0" w:color="auto"/>
            <w:left w:val="none" w:sz="0" w:space="0" w:color="auto"/>
            <w:bottom w:val="none" w:sz="0" w:space="0" w:color="auto"/>
            <w:right w:val="none" w:sz="0" w:space="0" w:color="auto"/>
          </w:divBdr>
          <w:divsChild>
            <w:div w:id="240679536">
              <w:marLeft w:val="0"/>
              <w:marRight w:val="0"/>
              <w:marTop w:val="0"/>
              <w:marBottom w:val="0"/>
              <w:divBdr>
                <w:top w:val="none" w:sz="0" w:space="0" w:color="auto"/>
                <w:left w:val="none" w:sz="0" w:space="0" w:color="auto"/>
                <w:bottom w:val="none" w:sz="0" w:space="0" w:color="auto"/>
                <w:right w:val="none" w:sz="0" w:space="0" w:color="auto"/>
              </w:divBdr>
            </w:div>
          </w:divsChild>
        </w:div>
        <w:div w:id="814643518">
          <w:marLeft w:val="0"/>
          <w:marRight w:val="0"/>
          <w:marTop w:val="0"/>
          <w:marBottom w:val="0"/>
          <w:divBdr>
            <w:top w:val="none" w:sz="0" w:space="0" w:color="auto"/>
            <w:left w:val="none" w:sz="0" w:space="0" w:color="auto"/>
            <w:bottom w:val="none" w:sz="0" w:space="0" w:color="auto"/>
            <w:right w:val="none" w:sz="0" w:space="0" w:color="auto"/>
          </w:divBdr>
          <w:divsChild>
            <w:div w:id="581110686">
              <w:marLeft w:val="0"/>
              <w:marRight w:val="0"/>
              <w:marTop w:val="0"/>
              <w:marBottom w:val="0"/>
              <w:divBdr>
                <w:top w:val="none" w:sz="0" w:space="0" w:color="auto"/>
                <w:left w:val="none" w:sz="0" w:space="0" w:color="auto"/>
                <w:bottom w:val="none" w:sz="0" w:space="0" w:color="auto"/>
                <w:right w:val="none" w:sz="0" w:space="0" w:color="auto"/>
              </w:divBdr>
            </w:div>
          </w:divsChild>
        </w:div>
        <w:div w:id="1856845454">
          <w:marLeft w:val="0"/>
          <w:marRight w:val="0"/>
          <w:marTop w:val="0"/>
          <w:marBottom w:val="0"/>
          <w:divBdr>
            <w:top w:val="none" w:sz="0" w:space="0" w:color="auto"/>
            <w:left w:val="none" w:sz="0" w:space="0" w:color="auto"/>
            <w:bottom w:val="none" w:sz="0" w:space="0" w:color="auto"/>
            <w:right w:val="none" w:sz="0" w:space="0" w:color="auto"/>
          </w:divBdr>
          <w:divsChild>
            <w:div w:id="171870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25012">
      <w:bodyDiv w:val="1"/>
      <w:marLeft w:val="0"/>
      <w:marRight w:val="0"/>
      <w:marTop w:val="0"/>
      <w:marBottom w:val="0"/>
      <w:divBdr>
        <w:top w:val="none" w:sz="0" w:space="0" w:color="auto"/>
        <w:left w:val="none" w:sz="0" w:space="0" w:color="auto"/>
        <w:bottom w:val="none" w:sz="0" w:space="0" w:color="auto"/>
        <w:right w:val="none" w:sz="0" w:space="0" w:color="auto"/>
      </w:divBdr>
    </w:div>
    <w:div w:id="384455899">
      <w:bodyDiv w:val="1"/>
      <w:marLeft w:val="0"/>
      <w:marRight w:val="0"/>
      <w:marTop w:val="0"/>
      <w:marBottom w:val="0"/>
      <w:divBdr>
        <w:top w:val="none" w:sz="0" w:space="0" w:color="auto"/>
        <w:left w:val="none" w:sz="0" w:space="0" w:color="auto"/>
        <w:bottom w:val="none" w:sz="0" w:space="0" w:color="auto"/>
        <w:right w:val="none" w:sz="0" w:space="0" w:color="auto"/>
      </w:divBdr>
    </w:div>
    <w:div w:id="510802271">
      <w:bodyDiv w:val="1"/>
      <w:marLeft w:val="0"/>
      <w:marRight w:val="0"/>
      <w:marTop w:val="0"/>
      <w:marBottom w:val="0"/>
      <w:divBdr>
        <w:top w:val="none" w:sz="0" w:space="0" w:color="auto"/>
        <w:left w:val="none" w:sz="0" w:space="0" w:color="auto"/>
        <w:bottom w:val="none" w:sz="0" w:space="0" w:color="auto"/>
        <w:right w:val="none" w:sz="0" w:space="0" w:color="auto"/>
      </w:divBdr>
    </w:div>
    <w:div w:id="564530894">
      <w:bodyDiv w:val="1"/>
      <w:marLeft w:val="0"/>
      <w:marRight w:val="0"/>
      <w:marTop w:val="0"/>
      <w:marBottom w:val="0"/>
      <w:divBdr>
        <w:top w:val="none" w:sz="0" w:space="0" w:color="auto"/>
        <w:left w:val="none" w:sz="0" w:space="0" w:color="auto"/>
        <w:bottom w:val="none" w:sz="0" w:space="0" w:color="auto"/>
        <w:right w:val="none" w:sz="0" w:space="0" w:color="auto"/>
      </w:divBdr>
    </w:div>
    <w:div w:id="657419180">
      <w:bodyDiv w:val="1"/>
      <w:marLeft w:val="0"/>
      <w:marRight w:val="0"/>
      <w:marTop w:val="0"/>
      <w:marBottom w:val="0"/>
      <w:divBdr>
        <w:top w:val="none" w:sz="0" w:space="0" w:color="auto"/>
        <w:left w:val="none" w:sz="0" w:space="0" w:color="auto"/>
        <w:bottom w:val="none" w:sz="0" w:space="0" w:color="auto"/>
        <w:right w:val="none" w:sz="0" w:space="0" w:color="auto"/>
      </w:divBdr>
      <w:divsChild>
        <w:div w:id="1194420048">
          <w:marLeft w:val="0"/>
          <w:marRight w:val="0"/>
          <w:marTop w:val="0"/>
          <w:marBottom w:val="0"/>
          <w:divBdr>
            <w:top w:val="none" w:sz="0" w:space="0" w:color="auto"/>
            <w:left w:val="none" w:sz="0" w:space="0" w:color="auto"/>
            <w:bottom w:val="none" w:sz="0" w:space="0" w:color="auto"/>
            <w:right w:val="none" w:sz="0" w:space="0" w:color="auto"/>
          </w:divBdr>
        </w:div>
        <w:div w:id="442651579">
          <w:marLeft w:val="0"/>
          <w:marRight w:val="0"/>
          <w:marTop w:val="0"/>
          <w:marBottom w:val="0"/>
          <w:divBdr>
            <w:top w:val="none" w:sz="0" w:space="0" w:color="auto"/>
            <w:left w:val="none" w:sz="0" w:space="0" w:color="auto"/>
            <w:bottom w:val="none" w:sz="0" w:space="0" w:color="auto"/>
            <w:right w:val="none" w:sz="0" w:space="0" w:color="auto"/>
          </w:divBdr>
        </w:div>
        <w:div w:id="1333416849">
          <w:marLeft w:val="0"/>
          <w:marRight w:val="0"/>
          <w:marTop w:val="0"/>
          <w:marBottom w:val="0"/>
          <w:divBdr>
            <w:top w:val="none" w:sz="0" w:space="0" w:color="auto"/>
            <w:left w:val="none" w:sz="0" w:space="0" w:color="auto"/>
            <w:bottom w:val="none" w:sz="0" w:space="0" w:color="auto"/>
            <w:right w:val="none" w:sz="0" w:space="0" w:color="auto"/>
          </w:divBdr>
        </w:div>
        <w:div w:id="283312948">
          <w:marLeft w:val="0"/>
          <w:marRight w:val="0"/>
          <w:marTop w:val="0"/>
          <w:marBottom w:val="0"/>
          <w:divBdr>
            <w:top w:val="none" w:sz="0" w:space="0" w:color="auto"/>
            <w:left w:val="none" w:sz="0" w:space="0" w:color="auto"/>
            <w:bottom w:val="none" w:sz="0" w:space="0" w:color="auto"/>
            <w:right w:val="none" w:sz="0" w:space="0" w:color="auto"/>
          </w:divBdr>
        </w:div>
        <w:div w:id="1928995827">
          <w:marLeft w:val="0"/>
          <w:marRight w:val="0"/>
          <w:marTop w:val="0"/>
          <w:marBottom w:val="0"/>
          <w:divBdr>
            <w:top w:val="none" w:sz="0" w:space="0" w:color="auto"/>
            <w:left w:val="none" w:sz="0" w:space="0" w:color="auto"/>
            <w:bottom w:val="none" w:sz="0" w:space="0" w:color="auto"/>
            <w:right w:val="none" w:sz="0" w:space="0" w:color="auto"/>
          </w:divBdr>
        </w:div>
      </w:divsChild>
    </w:div>
    <w:div w:id="736712192">
      <w:bodyDiv w:val="1"/>
      <w:marLeft w:val="0"/>
      <w:marRight w:val="0"/>
      <w:marTop w:val="0"/>
      <w:marBottom w:val="0"/>
      <w:divBdr>
        <w:top w:val="none" w:sz="0" w:space="0" w:color="auto"/>
        <w:left w:val="none" w:sz="0" w:space="0" w:color="auto"/>
        <w:bottom w:val="none" w:sz="0" w:space="0" w:color="auto"/>
        <w:right w:val="none" w:sz="0" w:space="0" w:color="auto"/>
      </w:divBdr>
    </w:div>
    <w:div w:id="755976454">
      <w:bodyDiv w:val="1"/>
      <w:marLeft w:val="0"/>
      <w:marRight w:val="0"/>
      <w:marTop w:val="0"/>
      <w:marBottom w:val="0"/>
      <w:divBdr>
        <w:top w:val="none" w:sz="0" w:space="0" w:color="auto"/>
        <w:left w:val="none" w:sz="0" w:space="0" w:color="auto"/>
        <w:bottom w:val="none" w:sz="0" w:space="0" w:color="auto"/>
        <w:right w:val="none" w:sz="0" w:space="0" w:color="auto"/>
      </w:divBdr>
    </w:div>
    <w:div w:id="883561466">
      <w:bodyDiv w:val="1"/>
      <w:marLeft w:val="0"/>
      <w:marRight w:val="0"/>
      <w:marTop w:val="0"/>
      <w:marBottom w:val="0"/>
      <w:divBdr>
        <w:top w:val="none" w:sz="0" w:space="0" w:color="auto"/>
        <w:left w:val="none" w:sz="0" w:space="0" w:color="auto"/>
        <w:bottom w:val="none" w:sz="0" w:space="0" w:color="auto"/>
        <w:right w:val="none" w:sz="0" w:space="0" w:color="auto"/>
      </w:divBdr>
      <w:divsChild>
        <w:div w:id="678773169">
          <w:marLeft w:val="0"/>
          <w:marRight w:val="0"/>
          <w:marTop w:val="0"/>
          <w:marBottom w:val="0"/>
          <w:divBdr>
            <w:top w:val="none" w:sz="0" w:space="0" w:color="auto"/>
            <w:left w:val="none" w:sz="0" w:space="0" w:color="auto"/>
            <w:bottom w:val="none" w:sz="0" w:space="0" w:color="auto"/>
            <w:right w:val="none" w:sz="0" w:space="0" w:color="auto"/>
          </w:divBdr>
          <w:divsChild>
            <w:div w:id="51315497">
              <w:marLeft w:val="0"/>
              <w:marRight w:val="0"/>
              <w:marTop w:val="0"/>
              <w:marBottom w:val="0"/>
              <w:divBdr>
                <w:top w:val="none" w:sz="0" w:space="0" w:color="auto"/>
                <w:left w:val="none" w:sz="0" w:space="0" w:color="auto"/>
                <w:bottom w:val="none" w:sz="0" w:space="0" w:color="auto"/>
                <w:right w:val="none" w:sz="0" w:space="0" w:color="auto"/>
              </w:divBdr>
            </w:div>
            <w:div w:id="222252776">
              <w:marLeft w:val="0"/>
              <w:marRight w:val="0"/>
              <w:marTop w:val="0"/>
              <w:marBottom w:val="0"/>
              <w:divBdr>
                <w:top w:val="none" w:sz="0" w:space="0" w:color="auto"/>
                <w:left w:val="none" w:sz="0" w:space="0" w:color="auto"/>
                <w:bottom w:val="none" w:sz="0" w:space="0" w:color="auto"/>
                <w:right w:val="none" w:sz="0" w:space="0" w:color="auto"/>
              </w:divBdr>
            </w:div>
            <w:div w:id="12865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4878">
      <w:bodyDiv w:val="1"/>
      <w:marLeft w:val="0"/>
      <w:marRight w:val="0"/>
      <w:marTop w:val="0"/>
      <w:marBottom w:val="0"/>
      <w:divBdr>
        <w:top w:val="none" w:sz="0" w:space="0" w:color="auto"/>
        <w:left w:val="none" w:sz="0" w:space="0" w:color="auto"/>
        <w:bottom w:val="none" w:sz="0" w:space="0" w:color="auto"/>
        <w:right w:val="none" w:sz="0" w:space="0" w:color="auto"/>
      </w:divBdr>
    </w:div>
    <w:div w:id="1389378189">
      <w:bodyDiv w:val="1"/>
      <w:marLeft w:val="0"/>
      <w:marRight w:val="0"/>
      <w:marTop w:val="0"/>
      <w:marBottom w:val="0"/>
      <w:divBdr>
        <w:top w:val="none" w:sz="0" w:space="0" w:color="auto"/>
        <w:left w:val="none" w:sz="0" w:space="0" w:color="auto"/>
        <w:bottom w:val="none" w:sz="0" w:space="0" w:color="auto"/>
        <w:right w:val="none" w:sz="0" w:space="0" w:color="auto"/>
      </w:divBdr>
      <w:divsChild>
        <w:div w:id="112746611">
          <w:marLeft w:val="0"/>
          <w:marRight w:val="0"/>
          <w:marTop w:val="0"/>
          <w:marBottom w:val="0"/>
          <w:divBdr>
            <w:top w:val="none" w:sz="0" w:space="0" w:color="auto"/>
            <w:left w:val="none" w:sz="0" w:space="0" w:color="auto"/>
            <w:bottom w:val="none" w:sz="0" w:space="0" w:color="auto"/>
            <w:right w:val="none" w:sz="0" w:space="0" w:color="auto"/>
          </w:divBdr>
        </w:div>
      </w:divsChild>
    </w:div>
    <w:div w:id="1456870629">
      <w:bodyDiv w:val="1"/>
      <w:marLeft w:val="0"/>
      <w:marRight w:val="0"/>
      <w:marTop w:val="0"/>
      <w:marBottom w:val="0"/>
      <w:divBdr>
        <w:top w:val="none" w:sz="0" w:space="0" w:color="auto"/>
        <w:left w:val="none" w:sz="0" w:space="0" w:color="auto"/>
        <w:bottom w:val="none" w:sz="0" w:space="0" w:color="auto"/>
        <w:right w:val="none" w:sz="0" w:space="0" w:color="auto"/>
      </w:divBdr>
    </w:div>
    <w:div w:id="1827088978">
      <w:bodyDiv w:val="1"/>
      <w:marLeft w:val="0"/>
      <w:marRight w:val="0"/>
      <w:marTop w:val="0"/>
      <w:marBottom w:val="0"/>
      <w:divBdr>
        <w:top w:val="none" w:sz="0" w:space="0" w:color="auto"/>
        <w:left w:val="none" w:sz="0" w:space="0" w:color="auto"/>
        <w:bottom w:val="none" w:sz="0" w:space="0" w:color="auto"/>
        <w:right w:val="none" w:sz="0" w:space="0" w:color="auto"/>
      </w:divBdr>
      <w:divsChild>
        <w:div w:id="1992060154">
          <w:marLeft w:val="0"/>
          <w:marRight w:val="0"/>
          <w:marTop w:val="0"/>
          <w:marBottom w:val="0"/>
          <w:divBdr>
            <w:top w:val="none" w:sz="0" w:space="0" w:color="auto"/>
            <w:left w:val="none" w:sz="0" w:space="0" w:color="auto"/>
            <w:bottom w:val="none" w:sz="0" w:space="0" w:color="auto"/>
            <w:right w:val="none" w:sz="0" w:space="0" w:color="auto"/>
          </w:divBdr>
        </w:div>
      </w:divsChild>
    </w:div>
    <w:div w:id="1875771690">
      <w:bodyDiv w:val="1"/>
      <w:marLeft w:val="0"/>
      <w:marRight w:val="0"/>
      <w:marTop w:val="0"/>
      <w:marBottom w:val="0"/>
      <w:divBdr>
        <w:top w:val="none" w:sz="0" w:space="0" w:color="auto"/>
        <w:left w:val="none" w:sz="0" w:space="0" w:color="auto"/>
        <w:bottom w:val="none" w:sz="0" w:space="0" w:color="auto"/>
        <w:right w:val="none" w:sz="0" w:space="0" w:color="auto"/>
      </w:divBdr>
    </w:div>
    <w:div w:id="2035032888">
      <w:bodyDiv w:val="1"/>
      <w:marLeft w:val="0"/>
      <w:marRight w:val="0"/>
      <w:marTop w:val="0"/>
      <w:marBottom w:val="0"/>
      <w:divBdr>
        <w:top w:val="none" w:sz="0" w:space="0" w:color="auto"/>
        <w:left w:val="none" w:sz="0" w:space="0" w:color="auto"/>
        <w:bottom w:val="none" w:sz="0" w:space="0" w:color="auto"/>
        <w:right w:val="none" w:sz="0" w:space="0" w:color="auto"/>
      </w:divBdr>
    </w:div>
    <w:div w:id="209708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yperlink" Target="https://oma.od.nih.gov/DMS/Documents/Records/Record%20Schedules/NIH%20Intramural%20Research%20Records%20Schedule_12.18.2018.pdf" TargetMode="External"/><Relationship Id="rId39" Type="http://schemas.openxmlformats.org/officeDocument/2006/relationships/fontTable" Target="fontTable.xml"/><Relationship Id="rId21" Type="http://schemas.openxmlformats.org/officeDocument/2006/relationships/image" Target="media/image5.png"/><Relationship Id="rId34" Type="http://schemas.openxmlformats.org/officeDocument/2006/relationships/hyperlink" Target="https://www.cancer.gov/about-cancer/understanding/statistic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naaccr.org/about-vpr-cls/" TargetMode="External"/><Relationship Id="rId20" Type="http://schemas.openxmlformats.org/officeDocument/2006/relationships/hyperlink" Target="https://epi.grants.cancer.gov/dhq3/return-of-results.html" TargetMode="External"/><Relationship Id="rId29" Type="http://schemas.openxmlformats.org/officeDocument/2006/relationships/hyperlink" Target="https://osp.od.nih.gov/scientific-sharing/nih-data-management-and-sharing-activities-related-to-public-access-and-open-science/"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seer.cancer.gov/data/" TargetMode="External"/><Relationship Id="rId32" Type="http://schemas.openxmlformats.org/officeDocument/2006/relationships/hyperlink" Target="http://www.ukbiobank.ac.uk/wp-content/uploads/2011/05/EGF20082.pdf?phpMyAdmin=trmKQlYdjjnQIgJ%2CfAzikMhEnx6" TargetMode="External"/><Relationship Id="rId37" Type="http://schemas.openxmlformats.org/officeDocument/2006/relationships/image" Target="media/image6.png"/><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www.cdc.gov/nchs/ndi/index.htm" TargetMode="External"/><Relationship Id="rId23" Type="http://schemas.openxmlformats.org/officeDocument/2006/relationships/hyperlink" Target="file:///C:\Users\wentzenn\AppData\Local\Microsoft\Windows\INetCache\Content.Outlook\OKB14UER\Cancer.gov\gds" TargetMode="External"/><Relationship Id="rId28" Type="http://schemas.openxmlformats.org/officeDocument/2006/relationships/hyperlink" Target="http://C://Users/pourkeyn2/Downloads/Policy_802_Non-Compliance_in%20HSR_V1.1_06-19-19_KB%208-9-19%20(1).pdf" TargetMode="External"/><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epi.grants.cancer.gov/dhq3/" TargetMode="External"/><Relationship Id="rId31" Type="http://schemas.openxmlformats.org/officeDocument/2006/relationships/hyperlink" Target="http://www.ukbiobank.ac.uk/wp-content/uploads/2012/09/Access-Procedures-2011-1.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epi.grants.cancer.gov/dhq3/" TargetMode="External"/><Relationship Id="rId27" Type="http://schemas.openxmlformats.org/officeDocument/2006/relationships/hyperlink" Target="https://irbo.nih.gov/confluence/download/attachments/8519746/Policy%20801%20Reporting_Research_Events_v1.1_61919.pdf?api=v2." TargetMode="External"/><Relationship Id="rId30" Type="http://schemas.openxmlformats.org/officeDocument/2006/relationships/hyperlink" Target="https://commonfund.nih.gov/commons" TargetMode="External"/><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hyperlink" Target="https://grants.nih.gov/policy/humansubjects/coc/what-is.htm" TargetMode="External"/><Relationship Id="rId33" Type="http://schemas.openxmlformats.org/officeDocument/2006/relationships/hyperlink" Target="https://gds.nih.gov/PDF/NIH_GDS_Policy.pdf" TargetMode="External"/><Relationship Id="rId3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7BB2FBCB927B44AFF60B3A7C72B6FE" ma:contentTypeVersion="8" ma:contentTypeDescription="Create a new document." ma:contentTypeScope="" ma:versionID="13ac1962796294993025df1c21b045e0">
  <xsd:schema xmlns:xsd="http://www.w3.org/2001/XMLSchema" xmlns:xs="http://www.w3.org/2001/XMLSchema" xmlns:p="http://schemas.microsoft.com/office/2006/metadata/properties" xmlns:ns3="3880034e-1ec0-45ee-9dc7-129937ff75a7" targetNamespace="http://schemas.microsoft.com/office/2006/metadata/properties" ma:root="true" ma:fieldsID="14d54f6bf7db0a99435f8cd3d55e3eb2" ns3:_="">
    <xsd:import namespace="3880034e-1ec0-45ee-9dc7-129937ff75a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0034e-1ec0-45ee-9dc7-129937ff75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439E11-4F2F-4CB1-B2E1-E7A9D8A818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80034e-1ec0-45ee-9dc7-129937ff75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BB755C-1276-4017-9939-FF400CC9E9B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630B46D-1C03-4E4A-BAC6-628D90366E24}">
  <ds:schemaRefs>
    <ds:schemaRef ds:uri="http://schemas.microsoft.com/sharepoint/v3/contenttype/forms"/>
  </ds:schemaRefs>
</ds:datastoreItem>
</file>

<file path=customXml/itemProps4.xml><?xml version="1.0" encoding="utf-8"?>
<ds:datastoreItem xmlns:ds="http://schemas.openxmlformats.org/officeDocument/2006/customXml" ds:itemID="{82DCDE7C-8331-4B90-88FA-A8CCB7CEAC86}">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58</Pages>
  <Words>23624</Words>
  <Characters>134663</Characters>
  <Application>Microsoft Office Word</Application>
  <DocSecurity>0</DocSecurity>
  <Lines>1122</Lines>
  <Paragraphs>315</Paragraphs>
  <ScaleCrop>false</ScaleCrop>
  <Company/>
  <LinksUpToDate>false</LinksUpToDate>
  <CharactersWithSpaces>157972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Roberts, Amelia (NIH/NCI) [C]</dc:creator>
  <cp:keywords/>
  <cp:lastModifiedBy>Mia Gaudet</cp:lastModifiedBy>
  <cp:revision>3</cp:revision>
  <cp:lastPrinted>2026-03-13T13:20:00Z</cp:lastPrinted>
  <dcterms:created xsi:type="dcterms:W3CDTF">2026-03-13T13:20:00Z</dcterms:created>
  <dcterms:modified xsi:type="dcterms:W3CDTF">2026-03-13T13:20:00Z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0x010100CB7BB2FBCB927B44AFF60B3A7C72B6FE</vt:lpwstr>
  </property>
</Properties>
</file>